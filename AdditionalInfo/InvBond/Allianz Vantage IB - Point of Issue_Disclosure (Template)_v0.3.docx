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421900" w14:textId="16B35DAE" w:rsidR="00C21E30" w:rsidRDefault="00C21E30">
      <w:pPr>
        <w:pStyle w:val="BodyText"/>
        <w:spacing w:line="20" w:lineRule="exact"/>
        <w:ind w:left="-1300"/>
        <w:rPr>
          <w:sz w:val="2"/>
        </w:rPr>
      </w:pPr>
    </w:p>
    <w:p w14:paraId="09421901" w14:textId="19DC544C" w:rsidR="00C21E30" w:rsidRDefault="00025897">
      <w:pPr>
        <w:pStyle w:val="Heading1"/>
        <w:spacing w:before="93" w:line="686" w:lineRule="exact"/>
        <w:ind w:left="117"/>
      </w:pPr>
      <w:r>
        <w:rPr>
          <w:color w:val="00468B"/>
        </w:rPr>
        <w:t>H</w:t>
      </w:r>
      <w:r w:rsidR="003A7DAE">
        <w:rPr>
          <w:color w:val="00468B"/>
          <w:spacing w:val="-2"/>
        </w:rPr>
        <w:t>ere’s</w:t>
      </w:r>
    </w:p>
    <w:p w14:paraId="09421902" w14:textId="47C9F81E" w:rsidR="00C21E30" w:rsidRPr="00FF619C" w:rsidRDefault="00964902">
      <w:pPr>
        <w:spacing w:before="32" w:line="201" w:lineRule="auto"/>
        <w:ind w:left="942" w:firstLine="1477"/>
        <w:rPr>
          <w:sz w:val="60"/>
          <w:lang w:val="en-IE"/>
        </w:rPr>
      </w:pPr>
      <w:r w:rsidRPr="00FF619C">
        <w:rPr>
          <w:color w:val="00468B"/>
          <w:sz w:val="60"/>
          <w:lang w:val="en-IE"/>
        </w:rPr>
        <w:t xml:space="preserve">your </w:t>
      </w:r>
      <w:r w:rsidR="00552004" w:rsidRPr="00FF619C">
        <w:rPr>
          <w:color w:val="0CB7E1"/>
          <w:sz w:val="60"/>
          <w:lang w:val="en-IE"/>
        </w:rPr>
        <w:t>Allia</w:t>
      </w:r>
      <w:r w:rsidR="00FF619C" w:rsidRPr="00FF619C">
        <w:rPr>
          <w:color w:val="0CB7E1"/>
          <w:sz w:val="60"/>
          <w:lang w:val="en-IE"/>
        </w:rPr>
        <w:t>n</w:t>
      </w:r>
      <w:r w:rsidR="00552004" w:rsidRPr="00FF619C">
        <w:rPr>
          <w:color w:val="0CB7E1"/>
          <w:sz w:val="60"/>
          <w:lang w:val="en-IE"/>
        </w:rPr>
        <w:t xml:space="preserve">z Vantage </w:t>
      </w:r>
      <w:r w:rsidR="00502D77">
        <w:rPr>
          <w:color w:val="0CB7E1"/>
          <w:sz w:val="60"/>
          <w:lang w:val="en-IE"/>
        </w:rPr>
        <w:t>Investment Bond</w:t>
      </w:r>
      <w:r w:rsidR="00502D77" w:rsidRPr="00FF619C">
        <w:rPr>
          <w:color w:val="0CB7E1"/>
          <w:sz w:val="60"/>
          <w:lang w:val="en-IE"/>
        </w:rPr>
        <w:t xml:space="preserve"> </w:t>
      </w:r>
      <w:r w:rsidR="00D83404">
        <w:rPr>
          <w:color w:val="0CB7E1"/>
          <w:sz w:val="60"/>
          <w:lang w:val="en-IE"/>
        </w:rPr>
        <w:t>(</w:t>
      </w:r>
      <w:r w:rsidR="009E14F4" w:rsidRPr="00D83404">
        <w:rPr>
          <w:color w:val="0CB7E1"/>
          <w:sz w:val="60"/>
          <w:highlight w:val="yellow"/>
          <w:lang w:val="en-IE"/>
        </w:rPr>
        <w:t>[</w:t>
      </w:r>
      <w:r w:rsidR="00D83404" w:rsidRPr="00D83404">
        <w:rPr>
          <w:color w:val="0CB7E1"/>
          <w:sz w:val="60"/>
          <w:highlight w:val="yellow"/>
          <w:lang w:val="en-IE"/>
        </w:rPr>
        <w:t>version</w:t>
      </w:r>
      <w:r w:rsidR="009E14F4" w:rsidRPr="00D83404">
        <w:rPr>
          <w:color w:val="0CB7E1"/>
          <w:sz w:val="60"/>
          <w:highlight w:val="yellow"/>
          <w:lang w:val="en-IE"/>
        </w:rPr>
        <w:t>]</w:t>
      </w:r>
      <w:r w:rsidR="00D83404">
        <w:rPr>
          <w:color w:val="0CB7E1"/>
          <w:sz w:val="60"/>
          <w:lang w:val="en-IE"/>
        </w:rPr>
        <w:t>)</w:t>
      </w:r>
      <w:r w:rsidR="002E6704">
        <w:rPr>
          <w:color w:val="0CB7E1"/>
          <w:sz w:val="60"/>
          <w:lang w:val="en-IE"/>
        </w:rPr>
        <w:t xml:space="preserve"> </w:t>
      </w:r>
      <w:r w:rsidR="00F26FB5">
        <w:rPr>
          <w:color w:val="00468B"/>
          <w:sz w:val="60"/>
          <w:lang w:val="en-IE"/>
        </w:rPr>
        <w:t xml:space="preserve">Point of Issue </w:t>
      </w:r>
      <w:r w:rsidR="000F2DBC">
        <w:rPr>
          <w:color w:val="00468B"/>
          <w:sz w:val="60"/>
          <w:lang w:val="en-IE"/>
        </w:rPr>
        <w:t>D</w:t>
      </w:r>
      <w:r w:rsidR="00F26FB5">
        <w:rPr>
          <w:color w:val="00468B"/>
          <w:sz w:val="60"/>
          <w:lang w:val="en-IE"/>
        </w:rPr>
        <w:t>isclosure</w:t>
      </w:r>
    </w:p>
    <w:p w14:paraId="09421903" w14:textId="40AB6D77" w:rsidR="00C21E30" w:rsidRPr="00FF619C" w:rsidRDefault="00C21E30">
      <w:pPr>
        <w:pStyle w:val="BodyText"/>
        <w:rPr>
          <w:lang w:val="en-IE"/>
        </w:rPr>
      </w:pPr>
    </w:p>
    <w:p w14:paraId="09421904" w14:textId="4F272BE4" w:rsidR="00C21E30" w:rsidRPr="00FF619C" w:rsidRDefault="00C21E30">
      <w:pPr>
        <w:pStyle w:val="BodyText"/>
        <w:spacing w:before="127"/>
        <w:rPr>
          <w:lang w:val="en-IE"/>
        </w:rPr>
      </w:pPr>
    </w:p>
    <w:p w14:paraId="441C6467" w14:textId="0A922BBB" w:rsidR="004C3D61" w:rsidRPr="00FF619C" w:rsidRDefault="004C3D61">
      <w:pPr>
        <w:pStyle w:val="Heading3"/>
        <w:spacing w:before="90"/>
        <w:rPr>
          <w:color w:val="00468B"/>
          <w:spacing w:val="-2"/>
          <w:lang w:val="en-IE"/>
        </w:rPr>
      </w:pPr>
    </w:p>
    <w:p w14:paraId="09421915" w14:textId="09233B5D" w:rsidR="00C21E30" w:rsidRPr="00FF619C" w:rsidRDefault="00C21E30" w:rsidP="00054C7E">
      <w:pPr>
        <w:pStyle w:val="BodyText"/>
        <w:spacing w:before="90" w:line="252" w:lineRule="auto"/>
        <w:ind w:left="117" w:right="120"/>
        <w:rPr>
          <w:sz w:val="14"/>
          <w:lang w:val="en-IE"/>
        </w:rPr>
      </w:pPr>
    </w:p>
    <w:p w14:paraId="2221779D" w14:textId="33D6C221" w:rsidR="004D144D" w:rsidRPr="009A7182" w:rsidRDefault="006557D7" w:rsidP="00D46AF6">
      <w:pPr>
        <w:pStyle w:val="Heading2"/>
        <w:spacing w:before="0"/>
        <w:ind w:left="2835"/>
        <w:rPr>
          <w:b w:val="0"/>
          <w:bCs w:val="0"/>
          <w:color w:val="00468B"/>
        </w:rPr>
      </w:pPr>
      <w:r w:rsidRPr="00EE792B">
        <w:rPr>
          <w:noProof/>
          <w:color w:val="454547"/>
        </w:rPr>
        <mc:AlternateContent>
          <mc:Choice Requires="wpg">
            <w:drawing>
              <wp:anchor distT="0" distB="0" distL="114300" distR="114300" simplePos="0" relativeHeight="251658243" behindDoc="0" locked="0" layoutInCell="1" allowOverlap="1" wp14:anchorId="35FAA1D7" wp14:editId="235CAF7E">
                <wp:simplePos x="0" y="0"/>
                <wp:positionH relativeFrom="column">
                  <wp:posOffset>1797685</wp:posOffset>
                </wp:positionH>
                <wp:positionV relativeFrom="paragraph">
                  <wp:posOffset>290195</wp:posOffset>
                </wp:positionV>
                <wp:extent cx="271780" cy="254635"/>
                <wp:effectExtent l="0" t="0" r="0" b="0"/>
                <wp:wrapNone/>
                <wp:docPr id="281" name="Gruppieren 669">
                  <a:extLst xmlns:a="http://schemas.openxmlformats.org/drawingml/2006/main">
                    <a:ext uri="{FF2B5EF4-FFF2-40B4-BE49-F238E27FC236}">
                      <a16:creationId xmlns:a16="http://schemas.microsoft.com/office/drawing/2014/main" id="{D10C529F-957D-4A25-EBD8-8958796BCC77}"/>
                    </a:ext>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271780" cy="254635"/>
                          <a:chOff x="4530480" y="452985"/>
                          <a:chExt cx="328528" cy="328528"/>
                        </a:xfrm>
                        <a:solidFill>
                          <a:schemeClr val="tx2"/>
                        </a:solidFill>
                      </wpg:grpSpPr>
                      <wps:wsp>
                        <wps:cNvPr id="1094169448" name="Freihandform 1520">
                          <a:extLst>
                            <a:ext uri="{FF2B5EF4-FFF2-40B4-BE49-F238E27FC236}">
                              <a16:creationId xmlns:a16="http://schemas.microsoft.com/office/drawing/2014/main" id="{C9D74636-0278-5BB5-0CB6-9709E389A5D7}"/>
                            </a:ext>
                          </a:extLst>
                        </wps:cNvPr>
                        <wps:cNvSpPr/>
                        <wps:spPr>
                          <a:xfrm>
                            <a:off x="4530480" y="452985"/>
                            <a:ext cx="328528" cy="328528"/>
                          </a:xfrm>
                          <a:custGeom>
                            <a:avLst/>
                            <a:gdLst/>
                            <a:ahLst/>
                            <a:cxnLst>
                              <a:cxn ang="3cd4">
                                <a:pos x="hc" y="t"/>
                              </a:cxn>
                              <a:cxn ang="cd2">
                                <a:pos x="l" y="vc"/>
                              </a:cxn>
                              <a:cxn ang="cd4">
                                <a:pos x="hc" y="b"/>
                              </a:cxn>
                              <a:cxn ang="0">
                                <a:pos x="r" y="vc"/>
                              </a:cxn>
                            </a:cxnLst>
                            <a:rect l="l" t="t" r="r" b="b"/>
                            <a:pathLst>
                              <a:path w="1412" h="1412">
                                <a:moveTo>
                                  <a:pt x="705" y="1376"/>
                                </a:moveTo>
                                <a:cubicBezTo>
                                  <a:pt x="336" y="1376"/>
                                  <a:pt x="36" y="1075"/>
                                  <a:pt x="36" y="705"/>
                                </a:cubicBezTo>
                                <a:cubicBezTo>
                                  <a:pt x="36" y="337"/>
                                  <a:pt x="336" y="36"/>
                                  <a:pt x="705" y="36"/>
                                </a:cubicBezTo>
                                <a:cubicBezTo>
                                  <a:pt x="1075" y="36"/>
                                  <a:pt x="1376" y="337"/>
                                  <a:pt x="1376" y="705"/>
                                </a:cubicBezTo>
                                <a:cubicBezTo>
                                  <a:pt x="1376" y="1075"/>
                                  <a:pt x="1075" y="1376"/>
                                  <a:pt x="705" y="1376"/>
                                </a:cubicBezTo>
                                <a:close/>
                                <a:moveTo>
                                  <a:pt x="705" y="0"/>
                                </a:moveTo>
                                <a:cubicBezTo>
                                  <a:pt x="317" y="0"/>
                                  <a:pt x="0" y="318"/>
                                  <a:pt x="0" y="705"/>
                                </a:cubicBezTo>
                                <a:cubicBezTo>
                                  <a:pt x="0" y="1094"/>
                                  <a:pt x="317" y="1412"/>
                                  <a:pt x="705" y="1412"/>
                                </a:cubicBezTo>
                                <a:cubicBezTo>
                                  <a:pt x="1094" y="1412"/>
                                  <a:pt x="1412" y="1094"/>
                                  <a:pt x="1412" y="705"/>
                                </a:cubicBezTo>
                                <a:cubicBezTo>
                                  <a:pt x="1412" y="318"/>
                                  <a:pt x="1094" y="0"/>
                                  <a:pt x="705" y="0"/>
                                </a:cubicBezTo>
                                <a:close/>
                              </a:path>
                            </a:pathLst>
                          </a:custGeom>
                          <a:grpFill/>
                          <a:ln cap="flat">
                            <a:noFill/>
                            <a:prstDash val="solid"/>
                          </a:ln>
                        </wps:spPr>
                        <wps:bodyPr vert="horz" wrap="none" lIns="95246" tIns="47623" rIns="95246" bIns="47623" anchor="ctr" anchorCtr="1" compatLnSpc="0"/>
                      </wps:wsp>
                      <wps:wsp>
                        <wps:cNvPr id="27806268" name="Freihandform 1521">
                          <a:extLst>
                            <a:ext uri="{FF2B5EF4-FFF2-40B4-BE49-F238E27FC236}">
                              <a16:creationId xmlns:a16="http://schemas.microsoft.com/office/drawing/2014/main" id="{3449BE80-6124-A3C5-3F23-F59B118EFF01}"/>
                            </a:ext>
                          </a:extLst>
                        </wps:cNvPr>
                        <wps:cNvSpPr/>
                        <wps:spPr>
                          <a:xfrm>
                            <a:off x="4620587" y="527026"/>
                            <a:ext cx="147617" cy="180446"/>
                          </a:xfrm>
                          <a:custGeom>
                            <a:avLst/>
                            <a:gdLst/>
                            <a:ahLst/>
                            <a:cxnLst>
                              <a:cxn ang="3cd4">
                                <a:pos x="hc" y="t"/>
                              </a:cxn>
                              <a:cxn ang="cd2">
                                <a:pos x="l" y="vc"/>
                              </a:cxn>
                              <a:cxn ang="cd4">
                                <a:pos x="hc" y="b"/>
                              </a:cxn>
                              <a:cxn ang="0">
                                <a:pos x="r" y="vc"/>
                              </a:cxn>
                            </a:cxnLst>
                            <a:rect l="l" t="t" r="r" b="b"/>
                            <a:pathLst>
                              <a:path w="635" h="776">
                                <a:moveTo>
                                  <a:pt x="601" y="723"/>
                                </a:moveTo>
                                <a:cubicBezTo>
                                  <a:pt x="601" y="732"/>
                                  <a:pt x="593" y="740"/>
                                  <a:pt x="582" y="740"/>
                                </a:cubicBezTo>
                                <a:lnTo>
                                  <a:pt x="53" y="740"/>
                                </a:lnTo>
                                <a:cubicBezTo>
                                  <a:pt x="45" y="740"/>
                                  <a:pt x="36" y="732"/>
                                  <a:pt x="36" y="723"/>
                                </a:cubicBezTo>
                                <a:lnTo>
                                  <a:pt x="36" y="52"/>
                                </a:lnTo>
                                <a:cubicBezTo>
                                  <a:pt x="36" y="42"/>
                                  <a:pt x="45" y="36"/>
                                  <a:pt x="53" y="36"/>
                                </a:cubicBezTo>
                                <a:lnTo>
                                  <a:pt x="582" y="36"/>
                                </a:lnTo>
                                <a:cubicBezTo>
                                  <a:pt x="593" y="36"/>
                                  <a:pt x="601" y="42"/>
                                  <a:pt x="601" y="52"/>
                                </a:cubicBezTo>
                                <a:close/>
                                <a:moveTo>
                                  <a:pt x="582" y="0"/>
                                </a:moveTo>
                                <a:lnTo>
                                  <a:pt x="53" y="0"/>
                                </a:lnTo>
                                <a:cubicBezTo>
                                  <a:pt x="25" y="0"/>
                                  <a:pt x="0" y="23"/>
                                  <a:pt x="0" y="52"/>
                                </a:cubicBezTo>
                                <a:lnTo>
                                  <a:pt x="0" y="723"/>
                                </a:lnTo>
                                <a:cubicBezTo>
                                  <a:pt x="0" y="751"/>
                                  <a:pt x="25" y="776"/>
                                  <a:pt x="53" y="776"/>
                                </a:cubicBezTo>
                                <a:lnTo>
                                  <a:pt x="582" y="776"/>
                                </a:lnTo>
                                <a:cubicBezTo>
                                  <a:pt x="612" y="776"/>
                                  <a:pt x="635" y="751"/>
                                  <a:pt x="635" y="723"/>
                                </a:cubicBezTo>
                                <a:lnTo>
                                  <a:pt x="635" y="52"/>
                                </a:lnTo>
                                <a:cubicBezTo>
                                  <a:pt x="635" y="23"/>
                                  <a:pt x="612" y="0"/>
                                  <a:pt x="582" y="0"/>
                                </a:cubicBezTo>
                                <a:close/>
                              </a:path>
                            </a:pathLst>
                          </a:custGeom>
                          <a:grpFill/>
                          <a:ln cap="flat">
                            <a:noFill/>
                            <a:prstDash val="solid"/>
                          </a:ln>
                        </wps:spPr>
                        <wps:bodyPr vert="horz" wrap="none" lIns="95246" tIns="47623" rIns="95246" bIns="47623" anchor="ctr" anchorCtr="1" compatLnSpc="0"/>
                      </wps:wsp>
                      <wps:wsp>
                        <wps:cNvPr id="1147496597" name="Freihandform 1522">
                          <a:extLst>
                            <a:ext uri="{FF2B5EF4-FFF2-40B4-BE49-F238E27FC236}">
                              <a16:creationId xmlns:a16="http://schemas.microsoft.com/office/drawing/2014/main" id="{A32E78B0-92BE-F1C0-9375-DB39C7041327}"/>
                            </a:ext>
                          </a:extLst>
                        </wps:cNvPr>
                        <wps:cNvSpPr/>
                        <wps:spPr>
                          <a:xfrm>
                            <a:off x="4645267" y="551473"/>
                            <a:ext cx="98256" cy="8149"/>
                          </a:xfrm>
                          <a:custGeom>
                            <a:avLst/>
                            <a:gdLst/>
                            <a:ahLst/>
                            <a:cxnLst>
                              <a:cxn ang="3cd4">
                                <a:pos x="hc" y="t"/>
                              </a:cxn>
                              <a:cxn ang="cd2">
                                <a:pos x="l" y="vc"/>
                              </a:cxn>
                              <a:cxn ang="cd4">
                                <a:pos x="hc" y="b"/>
                              </a:cxn>
                              <a:cxn ang="0">
                                <a:pos x="r" y="vc"/>
                              </a:cxn>
                            </a:cxnLst>
                            <a:rect l="l" t="t" r="r" b="b"/>
                            <a:pathLst>
                              <a:path w="423" h="36">
                                <a:moveTo>
                                  <a:pt x="406" y="0"/>
                                </a:moveTo>
                                <a:lnTo>
                                  <a:pt x="19" y="0"/>
                                </a:lnTo>
                                <a:cubicBezTo>
                                  <a:pt x="8" y="0"/>
                                  <a:pt x="0" y="9"/>
                                  <a:pt x="0" y="17"/>
                                </a:cubicBezTo>
                                <a:cubicBezTo>
                                  <a:pt x="0" y="28"/>
                                  <a:pt x="8" y="36"/>
                                  <a:pt x="19" y="36"/>
                                </a:cubicBezTo>
                                <a:lnTo>
                                  <a:pt x="406" y="36"/>
                                </a:lnTo>
                                <a:cubicBezTo>
                                  <a:pt x="417" y="36"/>
                                  <a:pt x="423" y="28"/>
                                  <a:pt x="423" y="17"/>
                                </a:cubicBezTo>
                                <a:cubicBezTo>
                                  <a:pt x="423" y="9"/>
                                  <a:pt x="417" y="0"/>
                                  <a:pt x="406" y="0"/>
                                </a:cubicBezTo>
                                <a:close/>
                              </a:path>
                            </a:pathLst>
                          </a:custGeom>
                          <a:grpFill/>
                          <a:ln cap="flat">
                            <a:noFill/>
                            <a:prstDash val="solid"/>
                          </a:ln>
                        </wps:spPr>
                        <wps:bodyPr vert="horz" wrap="none" lIns="95246" tIns="47623" rIns="95246" bIns="47623" anchor="ctr" anchorCtr="1" compatLnSpc="0"/>
                      </wps:wsp>
                      <wps:wsp>
                        <wps:cNvPr id="935995704" name="Freihandform 1523">
                          <a:extLst>
                            <a:ext uri="{FF2B5EF4-FFF2-40B4-BE49-F238E27FC236}">
                              <a16:creationId xmlns:a16="http://schemas.microsoft.com/office/drawing/2014/main" id="{66C0A2E2-7BE9-E16F-0B0B-C9935598581D}"/>
                            </a:ext>
                          </a:extLst>
                        </wps:cNvPr>
                        <wps:cNvSpPr/>
                        <wps:spPr>
                          <a:xfrm>
                            <a:off x="4645267" y="576154"/>
                            <a:ext cx="98256" cy="8149"/>
                          </a:xfrm>
                          <a:custGeom>
                            <a:avLst/>
                            <a:gdLst/>
                            <a:ahLst/>
                            <a:cxnLst>
                              <a:cxn ang="3cd4">
                                <a:pos x="hc" y="t"/>
                              </a:cxn>
                              <a:cxn ang="cd2">
                                <a:pos x="l" y="vc"/>
                              </a:cxn>
                              <a:cxn ang="cd4">
                                <a:pos x="hc" y="b"/>
                              </a:cxn>
                              <a:cxn ang="0">
                                <a:pos x="r" y="vc"/>
                              </a:cxn>
                            </a:cxnLst>
                            <a:rect l="l" t="t" r="r" b="b"/>
                            <a:pathLst>
                              <a:path w="423" h="36">
                                <a:moveTo>
                                  <a:pt x="406" y="0"/>
                                </a:moveTo>
                                <a:lnTo>
                                  <a:pt x="19" y="0"/>
                                </a:lnTo>
                                <a:cubicBezTo>
                                  <a:pt x="8" y="0"/>
                                  <a:pt x="0" y="9"/>
                                  <a:pt x="0" y="17"/>
                                </a:cubicBezTo>
                                <a:cubicBezTo>
                                  <a:pt x="0" y="28"/>
                                  <a:pt x="8" y="36"/>
                                  <a:pt x="19" y="36"/>
                                </a:cubicBezTo>
                                <a:lnTo>
                                  <a:pt x="406" y="36"/>
                                </a:lnTo>
                                <a:cubicBezTo>
                                  <a:pt x="417" y="36"/>
                                  <a:pt x="423" y="28"/>
                                  <a:pt x="423" y="17"/>
                                </a:cubicBezTo>
                                <a:cubicBezTo>
                                  <a:pt x="423" y="9"/>
                                  <a:pt x="417" y="0"/>
                                  <a:pt x="406" y="0"/>
                                </a:cubicBezTo>
                                <a:close/>
                              </a:path>
                            </a:pathLst>
                          </a:custGeom>
                          <a:grpFill/>
                          <a:ln cap="flat">
                            <a:noFill/>
                            <a:prstDash val="solid"/>
                          </a:ln>
                        </wps:spPr>
                        <wps:bodyPr vert="horz" wrap="none" lIns="95246" tIns="47623" rIns="95246" bIns="47623" anchor="ctr" anchorCtr="1" compatLnSpc="0"/>
                      </wps:wsp>
                      <wps:wsp>
                        <wps:cNvPr id="1318869711" name="Freihandform 1524">
                          <a:extLst>
                            <a:ext uri="{FF2B5EF4-FFF2-40B4-BE49-F238E27FC236}">
                              <a16:creationId xmlns:a16="http://schemas.microsoft.com/office/drawing/2014/main" id="{1472FD05-6A62-1F7C-2581-482B6691D977}"/>
                            </a:ext>
                          </a:extLst>
                        </wps:cNvPr>
                        <wps:cNvSpPr/>
                        <wps:spPr>
                          <a:xfrm>
                            <a:off x="4645733" y="608983"/>
                            <a:ext cx="98023" cy="65426"/>
                          </a:xfrm>
                          <a:custGeom>
                            <a:avLst/>
                            <a:gdLst/>
                            <a:ahLst/>
                            <a:cxnLst>
                              <a:cxn ang="3cd4">
                                <a:pos x="hc" y="t"/>
                              </a:cxn>
                              <a:cxn ang="cd2">
                                <a:pos x="l" y="vc"/>
                              </a:cxn>
                              <a:cxn ang="cd4">
                                <a:pos x="hc" y="b"/>
                              </a:cxn>
                              <a:cxn ang="0">
                                <a:pos x="r" y="vc"/>
                              </a:cxn>
                            </a:cxnLst>
                            <a:rect l="l" t="t" r="r" b="b"/>
                            <a:pathLst>
                              <a:path w="422" h="282">
                                <a:moveTo>
                                  <a:pt x="392" y="4"/>
                                </a:moveTo>
                                <a:lnTo>
                                  <a:pt x="157" y="239"/>
                                </a:lnTo>
                                <a:lnTo>
                                  <a:pt x="30" y="110"/>
                                </a:lnTo>
                                <a:cubicBezTo>
                                  <a:pt x="21" y="104"/>
                                  <a:pt x="11" y="104"/>
                                  <a:pt x="4" y="110"/>
                                </a:cubicBezTo>
                                <a:cubicBezTo>
                                  <a:pt x="-1" y="116"/>
                                  <a:pt x="-1" y="129"/>
                                  <a:pt x="4" y="135"/>
                                </a:cubicBezTo>
                                <a:lnTo>
                                  <a:pt x="144" y="277"/>
                                </a:lnTo>
                                <a:cubicBezTo>
                                  <a:pt x="148" y="279"/>
                                  <a:pt x="152" y="282"/>
                                  <a:pt x="157" y="282"/>
                                </a:cubicBezTo>
                                <a:cubicBezTo>
                                  <a:pt x="161" y="282"/>
                                  <a:pt x="167" y="279"/>
                                  <a:pt x="169" y="277"/>
                                </a:cubicBezTo>
                                <a:lnTo>
                                  <a:pt x="417" y="30"/>
                                </a:lnTo>
                                <a:cubicBezTo>
                                  <a:pt x="423" y="23"/>
                                  <a:pt x="423" y="11"/>
                                  <a:pt x="417" y="4"/>
                                </a:cubicBezTo>
                                <a:cubicBezTo>
                                  <a:pt x="411" y="-1"/>
                                  <a:pt x="398" y="-1"/>
                                  <a:pt x="392" y="4"/>
                                </a:cubicBezTo>
                                <a:close/>
                              </a:path>
                            </a:pathLst>
                          </a:custGeom>
                          <a:grpFill/>
                          <a:ln cap="flat">
                            <a:noFill/>
                            <a:prstDash val="solid"/>
                          </a:ln>
                        </wps:spPr>
                        <wps:bodyPr vert="horz" wrap="none" lIns="95246" tIns="47623" rIns="95246" bIns="47623" anchor="ctr" anchorCtr="1" compatLnSpc="0"/>
                      </wps:wsp>
                    </wpg:wgp>
                  </a:graphicData>
                </a:graphic>
                <wp14:sizeRelH relativeFrom="margin">
                  <wp14:pctWidth>0</wp14:pctWidth>
                </wp14:sizeRelH>
                <wp14:sizeRelV relativeFrom="margin">
                  <wp14:pctHeight>0</wp14:pctHeight>
                </wp14:sizeRelV>
              </wp:anchor>
            </w:drawing>
          </mc:Choice>
          <mc:Fallback>
            <w:pict>
              <v:group w14:anchorId="517DA07D" id="Gruppieren 669" o:spid="_x0000_s1026" alt="&quot;&quot;" style="position:absolute;margin-left:141.55pt;margin-top:22.85pt;width:21.4pt;height:20.05pt;z-index:251658243;mso-width-relative:margin;mso-height-relative:margin" coordorigin="45304,4529" coordsize="3285,3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">
                <v:shape id="Freihandform 1520" o:spid="_x0000_s1027" style="position:absolute;left:45304;top:4529;width:3286;height:3286;visibility:visible;mso-wrap-style:none;v-text-anchor:middle-center" coordsize="1412,14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" path="m705,1376c336,1376,36,1075,36,705,36,337,336,36,705,36v370,,671,301,671,669c1376,1075,1075,1376,705,1376xm705,c317,,,318,,705v,389,317,707,705,707c1094,1412,1412,1094,1412,705,1412,318,1094,,705,xe" filled="f" stroked="f">
                  <v:path arrowok="t" o:connecttype="custom" o:connectlocs="164264,0;0,164264;164264,328528;328528,164264" o:connectangles="270,180,90,0"/>
                </v:shape>
                <v:shape id="Freihandform 1521" o:spid="_x0000_s1028" style="position:absolute;left:46205;top:5270;width:1477;height:1804;visibility:visible;mso-wrap-style:none;v-text-anchor:middle-center" coordsize="635,7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" path="m601,723v,9,-8,17,-19,17l53,740v-8,,-17,-8,-17,-17l36,52c36,42,45,36,53,36r529,c593,36,601,42,601,52r,671xm582,l53,c25,,,23,,52l,723v,28,25,53,53,53l582,776v30,,53,-25,53,-53l635,52c635,23,612,,582,xe" filled="f" stroked="f">
                  <v:path arrowok="t" o:connecttype="custom" o:connectlocs="73809,0;0,90223;73809,180446;147617,90223" o:connectangles="270,180,90,0"/>
                </v:shape>
                <v:shape id="Freihandform 1522" o:spid="_x0000_s1029" style="position:absolute;left:46452;top:5514;width:983;height:82;visibility:visible;mso-wrap-style:none;v-text-anchor:middle-center" coordsize="423,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" path="m406,l19,c8,,,9,,17,,28,8,36,19,36r387,c417,36,423,28,423,17,423,9,417,,406,xe" filled="f" stroked="f">
                  <v:path arrowok="t" o:connecttype="custom" o:connectlocs="49128,0;0,4075;49128,8149;98256,4075" o:connectangles="270,180,90,0"/>
                </v:shape>
                <v:shape id="Freihandform 1523" o:spid="_x0000_s1030" style="position:absolute;left:46452;top:5761;width:983;height:82;visibility:visible;mso-wrap-style:none;v-text-anchor:middle-center" coordsize="423,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" path="m406,l19,c8,,,9,,17,,28,8,36,19,36r387,c417,36,423,28,423,17,423,9,417,,406,xe" filled="f" stroked="f">
                  <v:path arrowok="t" o:connecttype="custom" o:connectlocs="49128,0;0,4075;49128,8149;98256,4075" o:connectangles="270,180,90,0"/>
                </v:shape>
                <v:shape id="Freihandform 1524" o:spid="_x0000_s1031" style="position:absolute;left:46457;top:6089;width:980;height:655;visibility:visible;mso-wrap-style:none;v-text-anchor:middle-center" coordsize="422,2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" path="m392,4l157,239,30,110v-9,-6,-19,-6,-26,c-1,116,-1,129,4,135l144,277v4,2,8,5,13,5c161,282,167,279,169,277l417,30v6,-7,6,-19,,-26c411,-1,398,-1,392,4xe" filled="f" stroked="f">
                  <v:path arrowok="t" o:connecttype="custom" o:connectlocs="49012,0;0,32713;49012,65426;98023,32713" o:connectangles="270,180,90,0"/>
                </v:shape>
              </v:group>
            </w:pict>
          </mc:Fallback>
        </mc:AlternateContent>
      </w:r>
      <w:r w:rsidR="006F2388" w:rsidRPr="006F2388">
        <w:rPr>
          <w:noProof/>
          <w:sz w:val="14"/>
        </w:rPr>
        <mc:AlternateContent>
          <mc:Choice Requires="wps">
            <w:drawing>
              <wp:anchor distT="45720" distB="45720" distL="114300" distR="114300" simplePos="0" relativeHeight="251658240" behindDoc="0" locked="0" layoutInCell="1" allowOverlap="1" wp14:anchorId="5FC972CB" wp14:editId="36A75D34">
                <wp:simplePos x="0" y="0"/>
                <wp:positionH relativeFrom="column">
                  <wp:posOffset>112049</wp:posOffset>
                </wp:positionH>
                <wp:positionV relativeFrom="paragraph">
                  <wp:posOffset>4606</wp:posOffset>
                </wp:positionV>
                <wp:extent cx="1672542" cy="1404620"/>
                <wp:effectExtent l="0" t="0" r="4445" b="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72542" cy="1404620"/>
                        </a:xfrm>
                        <a:prstGeom prst="rect">
                          <a:avLst/>
                        </a:prstGeom>
                        <a:solidFill>
                          <a:srgbClr val="FFFFFF"/>
                        </a:solidFill>
                        <a:ln w="9525">
                          <a:noFill/>
                          <a:miter lim="800000"/>
                          <a:headEnd/>
                          <a:tailEnd/>
                        </a:ln>
                      </wps:spPr>
                      <wps:txbx>
                        <w:txbxContent>
                          <w:p w14:paraId="0E4A22E2" w14:textId="2DE197AE" w:rsidR="006F2388" w:rsidRPr="00656C25" w:rsidRDefault="00CA31CB" w:rsidP="006F2388">
                            <w:pPr>
                              <w:rPr>
                                <w:color w:val="1F497D" w:themeColor="text2"/>
                                <w:sz w:val="20"/>
                                <w:szCs w:val="20"/>
                              </w:rPr>
                            </w:pPr>
                            <w:r w:rsidRPr="00317239">
                              <w:rPr>
                                <w:color w:val="1F497D" w:themeColor="text2"/>
                                <w:sz w:val="20"/>
                                <w:szCs w:val="20"/>
                                <w:highlight w:val="yellow"/>
                              </w:rPr>
                              <w:t>01</w:t>
                            </w:r>
                            <w:r w:rsidR="006F2388" w:rsidRPr="00317239">
                              <w:rPr>
                                <w:color w:val="1F497D" w:themeColor="text2"/>
                                <w:sz w:val="20"/>
                                <w:szCs w:val="20"/>
                                <w:highlight w:val="yellow"/>
                              </w:rPr>
                              <w:t>/</w:t>
                            </w:r>
                            <w:r w:rsidRPr="00317239">
                              <w:rPr>
                                <w:color w:val="1F497D" w:themeColor="text2"/>
                                <w:sz w:val="20"/>
                                <w:szCs w:val="20"/>
                                <w:highlight w:val="yellow"/>
                              </w:rPr>
                              <w:t>01</w:t>
                            </w:r>
                            <w:r w:rsidR="006F2388" w:rsidRPr="00317239">
                              <w:rPr>
                                <w:color w:val="1F497D" w:themeColor="text2"/>
                                <w:sz w:val="20"/>
                                <w:szCs w:val="20"/>
                                <w:highlight w:val="yellow"/>
                              </w:rPr>
                              <w:t>/</w:t>
                            </w:r>
                            <w:r w:rsidRPr="00317239">
                              <w:rPr>
                                <w:color w:val="1F497D" w:themeColor="text2"/>
                                <w:sz w:val="20"/>
                                <w:szCs w:val="20"/>
                                <w:highlight w:val="yellow"/>
                              </w:rPr>
                              <w:t>2025</w:t>
                            </w:r>
                          </w:p>
                          <w:p w14:paraId="4D28F52B" w14:textId="77777777" w:rsidR="006F2388" w:rsidRPr="006F2388" w:rsidRDefault="006F2388" w:rsidP="006F2388">
                            <w:pPr>
                              <w:rPr>
                                <w:color w:val="1F497D" w:themeColor="text2"/>
                                <w:sz w:val="14"/>
                                <w:szCs w:val="14"/>
                              </w:rPr>
                            </w:pPr>
                          </w:p>
                          <w:p w14:paraId="37524DE2" w14:textId="237D18E6" w:rsidR="006F2388" w:rsidRPr="006F2388" w:rsidRDefault="00CA31CB" w:rsidP="006F2388">
                            <w:pPr>
                              <w:rPr>
                                <w:b/>
                                <w:color w:val="1F497D" w:themeColor="text2"/>
                                <w:sz w:val="14"/>
                                <w:szCs w:val="14"/>
                              </w:rPr>
                            </w:pPr>
                            <w:r>
                              <w:rPr>
                                <w:b/>
                                <w:color w:val="1F497D" w:themeColor="text2"/>
                                <w:sz w:val="14"/>
                                <w:szCs w:val="14"/>
                              </w:rPr>
                              <w:t>Allianz Global Life dac</w:t>
                            </w:r>
                          </w:p>
                          <w:p w14:paraId="65D82659" w14:textId="77777777" w:rsidR="000D5EA6" w:rsidRPr="000D5EA6" w:rsidRDefault="000D5EA6" w:rsidP="000D5EA6">
                            <w:pPr>
                              <w:rPr>
                                <w:color w:val="1F497D" w:themeColor="text2"/>
                                <w:sz w:val="14"/>
                                <w:szCs w:val="14"/>
                              </w:rPr>
                            </w:pPr>
                            <w:r w:rsidRPr="000D5EA6">
                              <w:rPr>
                                <w:color w:val="1F497D" w:themeColor="text2"/>
                                <w:sz w:val="14"/>
                                <w:szCs w:val="14"/>
                              </w:rPr>
                              <w:t xml:space="preserve">Maple House, </w:t>
                            </w:r>
                          </w:p>
                          <w:p w14:paraId="30441733" w14:textId="77777777" w:rsidR="000D5EA6" w:rsidRPr="000D5EA6" w:rsidRDefault="000D5EA6" w:rsidP="000D5EA6">
                            <w:pPr>
                              <w:rPr>
                                <w:color w:val="1F497D" w:themeColor="text2"/>
                                <w:sz w:val="14"/>
                                <w:szCs w:val="14"/>
                              </w:rPr>
                            </w:pPr>
                            <w:r w:rsidRPr="000D5EA6">
                              <w:rPr>
                                <w:color w:val="1F497D" w:themeColor="text2"/>
                                <w:sz w:val="14"/>
                                <w:szCs w:val="14"/>
                              </w:rPr>
                              <w:t>Temple Road,</w:t>
                            </w:r>
                          </w:p>
                          <w:p w14:paraId="3F3AC476" w14:textId="77777777" w:rsidR="000D5EA6" w:rsidRPr="000D5EA6" w:rsidRDefault="000D5EA6" w:rsidP="000D5EA6">
                            <w:pPr>
                              <w:rPr>
                                <w:color w:val="1F497D" w:themeColor="text2"/>
                                <w:sz w:val="14"/>
                                <w:szCs w:val="14"/>
                              </w:rPr>
                            </w:pPr>
                            <w:r w:rsidRPr="000D5EA6">
                              <w:rPr>
                                <w:color w:val="1F497D" w:themeColor="text2"/>
                                <w:sz w:val="14"/>
                                <w:szCs w:val="14"/>
                              </w:rPr>
                              <w:t>Blackrock,</w:t>
                            </w:r>
                          </w:p>
                          <w:p w14:paraId="4C8FC0E7" w14:textId="77777777" w:rsidR="000D5EA6" w:rsidRPr="000D5EA6" w:rsidRDefault="000D5EA6" w:rsidP="000D5EA6">
                            <w:pPr>
                              <w:rPr>
                                <w:color w:val="1F497D" w:themeColor="text2"/>
                                <w:sz w:val="14"/>
                                <w:szCs w:val="14"/>
                              </w:rPr>
                            </w:pPr>
                            <w:r w:rsidRPr="000D5EA6">
                              <w:rPr>
                                <w:color w:val="1F497D" w:themeColor="text2"/>
                                <w:sz w:val="14"/>
                                <w:szCs w:val="14"/>
                              </w:rPr>
                              <w:t>Co. Dublin,</w:t>
                            </w:r>
                          </w:p>
                          <w:p w14:paraId="6B82BA14" w14:textId="41E8362F" w:rsidR="006F2388" w:rsidRPr="006F2388" w:rsidRDefault="000D5EA6" w:rsidP="000D5EA6">
                            <w:pPr>
                              <w:rPr>
                                <w:color w:val="1F497D" w:themeColor="text2"/>
                                <w:sz w:val="14"/>
                                <w:szCs w:val="14"/>
                              </w:rPr>
                            </w:pPr>
                            <w:r w:rsidRPr="000D5EA6">
                              <w:rPr>
                                <w:color w:val="1F497D" w:themeColor="text2"/>
                                <w:sz w:val="14"/>
                                <w:szCs w:val="14"/>
                              </w:rPr>
                              <w:t>Ireland</w:t>
                            </w:r>
                          </w:p>
                          <w:p w14:paraId="11298F73" w14:textId="14421F33" w:rsidR="006F2388" w:rsidRDefault="000D5EA6" w:rsidP="006F2388">
                            <w:pPr>
                              <w:rPr>
                                <w:color w:val="1F497D" w:themeColor="text2"/>
                                <w:sz w:val="14"/>
                                <w:szCs w:val="14"/>
                              </w:rPr>
                            </w:pPr>
                            <w:hyperlink r:id="rId12" w:history="1">
                              <w:r w:rsidRPr="00A30CFB">
                                <w:rPr>
                                  <w:rStyle w:val="Hyperlink"/>
                                  <w:sz w:val="14"/>
                                  <w:szCs w:val="14"/>
                                </w:rPr>
                                <w:t>www.allianzgloballife.ie</w:t>
                              </w:r>
                            </w:hyperlink>
                          </w:p>
                          <w:p w14:paraId="55768A21" w14:textId="77777777" w:rsidR="000D5EA6" w:rsidRPr="006F2388" w:rsidRDefault="000D5EA6" w:rsidP="006F2388">
                            <w:pPr>
                              <w:rPr>
                                <w:color w:val="1F497D" w:themeColor="text2"/>
                                <w:sz w:val="14"/>
                                <w:szCs w:val="14"/>
                              </w:rPr>
                            </w:pPr>
                          </w:p>
                          <w:p w14:paraId="0270DDC3" w14:textId="4347A0D4" w:rsidR="006F2388" w:rsidRPr="006F2388" w:rsidRDefault="000B37E4" w:rsidP="006F2388">
                            <w:pPr>
                              <w:rPr>
                                <w:b/>
                                <w:color w:val="1F497D" w:themeColor="text2"/>
                                <w:sz w:val="14"/>
                                <w:szCs w:val="14"/>
                              </w:rPr>
                            </w:pPr>
                            <w:r>
                              <w:rPr>
                                <w:b/>
                                <w:color w:val="1F497D" w:themeColor="text2"/>
                                <w:sz w:val="14"/>
                                <w:szCs w:val="14"/>
                              </w:rPr>
                              <w:t>For customer support</w:t>
                            </w:r>
                          </w:p>
                          <w:p w14:paraId="3EF8310C" w14:textId="5FE236E9" w:rsidR="006F2388" w:rsidRPr="006F2388" w:rsidRDefault="000B37E4" w:rsidP="006F2388">
                            <w:pPr>
                              <w:rPr>
                                <w:color w:val="1F497D" w:themeColor="text2"/>
                                <w:sz w:val="14"/>
                                <w:szCs w:val="14"/>
                              </w:rPr>
                            </w:pPr>
                            <w:r>
                              <w:rPr>
                                <w:color w:val="1F497D" w:themeColor="text2"/>
                                <w:sz w:val="14"/>
                                <w:szCs w:val="14"/>
                              </w:rPr>
                              <w:t xml:space="preserve">01 </w:t>
                            </w:r>
                            <w:r w:rsidR="004562DF">
                              <w:rPr>
                                <w:color w:val="1F497D" w:themeColor="text2"/>
                                <w:sz w:val="14"/>
                                <w:szCs w:val="14"/>
                              </w:rPr>
                              <w:t>242 2333</w:t>
                            </w:r>
                          </w:p>
                          <w:p w14:paraId="64B7DC24" w14:textId="3BA36D32" w:rsidR="006F2388" w:rsidRPr="00131A31" w:rsidRDefault="000E7D8E">
                            <w:pPr>
                              <w:rPr>
                                <w:color w:val="1F497D" w:themeColor="text2"/>
                                <w:sz w:val="14"/>
                                <w:szCs w:val="14"/>
                              </w:rPr>
                            </w:pPr>
                            <w:r>
                              <w:rPr>
                                <w:color w:val="1F497D" w:themeColor="text2"/>
                                <w:sz w:val="14"/>
                                <w:szCs w:val="14"/>
                              </w:rPr>
                              <w:t>customer</w:t>
                            </w:r>
                            <w:r w:rsidR="004562DF">
                              <w:rPr>
                                <w:color w:val="1F497D" w:themeColor="text2"/>
                                <w:sz w:val="14"/>
                                <w:szCs w:val="14"/>
                              </w:rPr>
                              <w:t>support</w:t>
                            </w:r>
                            <w:r>
                              <w:rPr>
                                <w:color w:val="1F497D" w:themeColor="text2"/>
                                <w:sz w:val="14"/>
                                <w:szCs w:val="14"/>
                              </w:rPr>
                              <w:t>@allianzgloballife.ie</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5FC972CB" id="_x0000_t202" coordsize="21600,21600" o:spt="202" path="m,l,21600r21600,l21600,xe">
                <v:stroke joinstyle="miter"/>
                <v:path gradientshapeok="t" o:connecttype="rect"/>
              </v:shapetype>
              <v:shape id="Text Box 2" o:spid="_x0000_s1026" type="#_x0000_t202" style="position:absolute;left:0;text-align:left;margin-left:8.8pt;margin-top:.35pt;width:131.7pt;height:110.6pt;z-index:25165824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" stroked="f">
                <v:textbox style="mso-fit-shape-to-text:t">
                  <w:txbxContent>
                    <w:p w14:paraId="0E4A22E2" w14:textId="2DE197AE" w:rsidR="006F2388" w:rsidRPr="00656C25" w:rsidRDefault="00CA31CB" w:rsidP="006F2388">
                      <w:pPr>
                        <w:rPr>
                          <w:color w:val="1F497D" w:themeColor="text2"/>
                          <w:sz w:val="20"/>
                          <w:szCs w:val="20"/>
                        </w:rPr>
                      </w:pPr>
                      <w:r w:rsidRPr="00317239">
                        <w:rPr>
                          <w:color w:val="1F497D" w:themeColor="text2"/>
                          <w:sz w:val="20"/>
                          <w:szCs w:val="20"/>
                          <w:highlight w:val="yellow"/>
                        </w:rPr>
                        <w:t>01</w:t>
                      </w:r>
                      <w:r w:rsidR="006F2388" w:rsidRPr="00317239">
                        <w:rPr>
                          <w:color w:val="1F497D" w:themeColor="text2"/>
                          <w:sz w:val="20"/>
                          <w:szCs w:val="20"/>
                          <w:highlight w:val="yellow"/>
                        </w:rPr>
                        <w:t>/</w:t>
                      </w:r>
                      <w:r w:rsidRPr="00317239">
                        <w:rPr>
                          <w:color w:val="1F497D" w:themeColor="text2"/>
                          <w:sz w:val="20"/>
                          <w:szCs w:val="20"/>
                          <w:highlight w:val="yellow"/>
                        </w:rPr>
                        <w:t>01</w:t>
                      </w:r>
                      <w:r w:rsidR="006F2388" w:rsidRPr="00317239">
                        <w:rPr>
                          <w:color w:val="1F497D" w:themeColor="text2"/>
                          <w:sz w:val="20"/>
                          <w:szCs w:val="20"/>
                          <w:highlight w:val="yellow"/>
                        </w:rPr>
                        <w:t>/</w:t>
                      </w:r>
                      <w:r w:rsidRPr="00317239">
                        <w:rPr>
                          <w:color w:val="1F497D" w:themeColor="text2"/>
                          <w:sz w:val="20"/>
                          <w:szCs w:val="20"/>
                          <w:highlight w:val="yellow"/>
                        </w:rPr>
                        <w:t>2025</w:t>
                      </w:r>
                    </w:p>
                    <w:p w14:paraId="4D28F52B" w14:textId="77777777" w:rsidR="006F2388" w:rsidRPr="006F2388" w:rsidRDefault="006F2388" w:rsidP="006F2388">
                      <w:pPr>
                        <w:rPr>
                          <w:color w:val="1F497D" w:themeColor="text2"/>
                          <w:sz w:val="14"/>
                          <w:szCs w:val="14"/>
                        </w:rPr>
                      </w:pPr>
                    </w:p>
                    <w:p w14:paraId="37524DE2" w14:textId="237D18E6" w:rsidR="006F2388" w:rsidRPr="006F2388" w:rsidRDefault="00CA31CB" w:rsidP="006F2388">
                      <w:pPr>
                        <w:rPr>
                          <w:b/>
                          <w:color w:val="1F497D" w:themeColor="text2"/>
                          <w:sz w:val="14"/>
                          <w:szCs w:val="14"/>
                        </w:rPr>
                      </w:pPr>
                      <w:r>
                        <w:rPr>
                          <w:b/>
                          <w:color w:val="1F497D" w:themeColor="text2"/>
                          <w:sz w:val="14"/>
                          <w:szCs w:val="14"/>
                        </w:rPr>
                        <w:t>Allianz Global Life dac</w:t>
                      </w:r>
                    </w:p>
                    <w:p w14:paraId="65D82659" w14:textId="77777777" w:rsidR="000D5EA6" w:rsidRPr="000D5EA6" w:rsidRDefault="000D5EA6" w:rsidP="000D5EA6">
                      <w:pPr>
                        <w:rPr>
                          <w:color w:val="1F497D" w:themeColor="text2"/>
                          <w:sz w:val="14"/>
                          <w:szCs w:val="14"/>
                        </w:rPr>
                      </w:pPr>
                      <w:r w:rsidRPr="000D5EA6">
                        <w:rPr>
                          <w:color w:val="1F497D" w:themeColor="text2"/>
                          <w:sz w:val="14"/>
                          <w:szCs w:val="14"/>
                        </w:rPr>
                        <w:t xml:space="preserve">Maple House, </w:t>
                      </w:r>
                    </w:p>
                    <w:p w14:paraId="30441733" w14:textId="77777777" w:rsidR="000D5EA6" w:rsidRPr="000D5EA6" w:rsidRDefault="000D5EA6" w:rsidP="000D5EA6">
                      <w:pPr>
                        <w:rPr>
                          <w:color w:val="1F497D" w:themeColor="text2"/>
                          <w:sz w:val="14"/>
                          <w:szCs w:val="14"/>
                        </w:rPr>
                      </w:pPr>
                      <w:r w:rsidRPr="000D5EA6">
                        <w:rPr>
                          <w:color w:val="1F497D" w:themeColor="text2"/>
                          <w:sz w:val="14"/>
                          <w:szCs w:val="14"/>
                        </w:rPr>
                        <w:t>Temple Road,</w:t>
                      </w:r>
                    </w:p>
                    <w:p w14:paraId="3F3AC476" w14:textId="77777777" w:rsidR="000D5EA6" w:rsidRPr="000D5EA6" w:rsidRDefault="000D5EA6" w:rsidP="000D5EA6">
                      <w:pPr>
                        <w:rPr>
                          <w:color w:val="1F497D" w:themeColor="text2"/>
                          <w:sz w:val="14"/>
                          <w:szCs w:val="14"/>
                        </w:rPr>
                      </w:pPr>
                      <w:r w:rsidRPr="000D5EA6">
                        <w:rPr>
                          <w:color w:val="1F497D" w:themeColor="text2"/>
                          <w:sz w:val="14"/>
                          <w:szCs w:val="14"/>
                        </w:rPr>
                        <w:t>Blackrock,</w:t>
                      </w:r>
                    </w:p>
                    <w:p w14:paraId="4C8FC0E7" w14:textId="77777777" w:rsidR="000D5EA6" w:rsidRPr="000D5EA6" w:rsidRDefault="000D5EA6" w:rsidP="000D5EA6">
                      <w:pPr>
                        <w:rPr>
                          <w:color w:val="1F497D" w:themeColor="text2"/>
                          <w:sz w:val="14"/>
                          <w:szCs w:val="14"/>
                        </w:rPr>
                      </w:pPr>
                      <w:r w:rsidRPr="000D5EA6">
                        <w:rPr>
                          <w:color w:val="1F497D" w:themeColor="text2"/>
                          <w:sz w:val="14"/>
                          <w:szCs w:val="14"/>
                        </w:rPr>
                        <w:t>Co. Dublin,</w:t>
                      </w:r>
                    </w:p>
                    <w:p w14:paraId="6B82BA14" w14:textId="41E8362F" w:rsidR="006F2388" w:rsidRPr="006F2388" w:rsidRDefault="000D5EA6" w:rsidP="000D5EA6">
                      <w:pPr>
                        <w:rPr>
                          <w:color w:val="1F497D" w:themeColor="text2"/>
                          <w:sz w:val="14"/>
                          <w:szCs w:val="14"/>
                        </w:rPr>
                      </w:pPr>
                      <w:r w:rsidRPr="000D5EA6">
                        <w:rPr>
                          <w:color w:val="1F497D" w:themeColor="text2"/>
                          <w:sz w:val="14"/>
                          <w:szCs w:val="14"/>
                        </w:rPr>
                        <w:t>Ireland</w:t>
                      </w:r>
                    </w:p>
                    <w:p w14:paraId="11298F73" w14:textId="14421F33" w:rsidR="006F2388" w:rsidRDefault="000D5EA6" w:rsidP="006F2388">
                      <w:pPr>
                        <w:rPr>
                          <w:color w:val="1F497D" w:themeColor="text2"/>
                          <w:sz w:val="14"/>
                          <w:szCs w:val="14"/>
                        </w:rPr>
                      </w:pPr>
                      <w:hyperlink r:id="rId13" w:history="1">
                        <w:r w:rsidRPr="00A30CFB">
                          <w:rPr>
                            <w:rStyle w:val="Hyperlink"/>
                            <w:sz w:val="14"/>
                            <w:szCs w:val="14"/>
                          </w:rPr>
                          <w:t>www.allianzgloballife.ie</w:t>
                        </w:r>
                      </w:hyperlink>
                    </w:p>
                    <w:p w14:paraId="55768A21" w14:textId="77777777" w:rsidR="000D5EA6" w:rsidRPr="006F2388" w:rsidRDefault="000D5EA6" w:rsidP="006F2388">
                      <w:pPr>
                        <w:rPr>
                          <w:color w:val="1F497D" w:themeColor="text2"/>
                          <w:sz w:val="14"/>
                          <w:szCs w:val="14"/>
                        </w:rPr>
                      </w:pPr>
                    </w:p>
                    <w:p w14:paraId="0270DDC3" w14:textId="4347A0D4" w:rsidR="006F2388" w:rsidRPr="006F2388" w:rsidRDefault="000B37E4" w:rsidP="006F2388">
                      <w:pPr>
                        <w:rPr>
                          <w:b/>
                          <w:color w:val="1F497D" w:themeColor="text2"/>
                          <w:sz w:val="14"/>
                          <w:szCs w:val="14"/>
                        </w:rPr>
                      </w:pPr>
                      <w:r>
                        <w:rPr>
                          <w:b/>
                          <w:color w:val="1F497D" w:themeColor="text2"/>
                          <w:sz w:val="14"/>
                          <w:szCs w:val="14"/>
                        </w:rPr>
                        <w:t>For customer support</w:t>
                      </w:r>
                    </w:p>
                    <w:p w14:paraId="3EF8310C" w14:textId="5FE236E9" w:rsidR="006F2388" w:rsidRPr="006F2388" w:rsidRDefault="000B37E4" w:rsidP="006F2388">
                      <w:pPr>
                        <w:rPr>
                          <w:color w:val="1F497D" w:themeColor="text2"/>
                          <w:sz w:val="14"/>
                          <w:szCs w:val="14"/>
                        </w:rPr>
                      </w:pPr>
                      <w:r>
                        <w:rPr>
                          <w:color w:val="1F497D" w:themeColor="text2"/>
                          <w:sz w:val="14"/>
                          <w:szCs w:val="14"/>
                        </w:rPr>
                        <w:t xml:space="preserve">01 </w:t>
                      </w:r>
                      <w:r w:rsidR="004562DF">
                        <w:rPr>
                          <w:color w:val="1F497D" w:themeColor="text2"/>
                          <w:sz w:val="14"/>
                          <w:szCs w:val="14"/>
                        </w:rPr>
                        <w:t>242 2333</w:t>
                      </w:r>
                    </w:p>
                    <w:p w14:paraId="64B7DC24" w14:textId="3BA36D32" w:rsidR="006F2388" w:rsidRPr="00131A31" w:rsidRDefault="000E7D8E">
                      <w:pPr>
                        <w:rPr>
                          <w:color w:val="1F497D" w:themeColor="text2"/>
                          <w:sz w:val="14"/>
                          <w:szCs w:val="14"/>
                        </w:rPr>
                      </w:pPr>
                      <w:r>
                        <w:rPr>
                          <w:color w:val="1F497D" w:themeColor="text2"/>
                          <w:sz w:val="14"/>
                          <w:szCs w:val="14"/>
                        </w:rPr>
                        <w:t>customer</w:t>
                      </w:r>
                      <w:r w:rsidR="004562DF">
                        <w:rPr>
                          <w:color w:val="1F497D" w:themeColor="text2"/>
                          <w:sz w:val="14"/>
                          <w:szCs w:val="14"/>
                        </w:rPr>
                        <w:t>support</w:t>
                      </w:r>
                      <w:r>
                        <w:rPr>
                          <w:color w:val="1F497D" w:themeColor="text2"/>
                          <w:sz w:val="14"/>
                          <w:szCs w:val="14"/>
                        </w:rPr>
                        <w:t>@allianzgloballife.ie</w:t>
                      </w:r>
                    </w:p>
                  </w:txbxContent>
                </v:textbox>
              </v:shape>
            </w:pict>
          </mc:Fallback>
        </mc:AlternateContent>
      </w:r>
      <w:r w:rsidR="009A7182" w:rsidRPr="00023A56">
        <w:rPr>
          <w:b w:val="0"/>
          <w:bCs w:val="0"/>
          <w:noProof/>
          <w:color w:val="00468B"/>
        </w:rPr>
        <mc:AlternateContent>
          <mc:Choice Requires="wps">
            <w:drawing>
              <wp:anchor distT="0" distB="0" distL="0" distR="0" simplePos="0" relativeHeight="251658241" behindDoc="1" locked="0" layoutInCell="1" allowOverlap="1" wp14:anchorId="3F3B7F9C" wp14:editId="58F3705E">
                <wp:simplePos x="0" y="0"/>
                <wp:positionH relativeFrom="margin">
                  <wp:posOffset>1808480</wp:posOffset>
                </wp:positionH>
                <wp:positionV relativeFrom="paragraph">
                  <wp:posOffset>256540</wp:posOffset>
                </wp:positionV>
                <wp:extent cx="4114800" cy="45085"/>
                <wp:effectExtent l="0" t="0" r="0" b="0"/>
                <wp:wrapTopAndBottom/>
                <wp:docPr id="971066144" name="Graphic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114800" cy="45085"/>
                        </a:xfrm>
                        <a:custGeom>
                          <a:avLst/>
                          <a:gdLst/>
                          <a:ahLst/>
                          <a:cxnLst/>
                          <a:rect l="l" t="t" r="r" b="b"/>
                          <a:pathLst>
                            <a:path w="4711700">
                              <a:moveTo>
                                <a:pt x="0" y="0"/>
                              </a:moveTo>
                              <a:lnTo>
                                <a:pt x="4711496" y="0"/>
                              </a:lnTo>
                            </a:path>
                          </a:pathLst>
                        </a:custGeom>
                        <a:ln w="6350">
                          <a:solidFill>
                            <a:srgbClr val="00468B"/>
                          </a:solidFill>
                          <a:prstDash val="solid"/>
                        </a:ln>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87B9675" id="Graphic 17" o:spid="_x0000_s1026" style="position:absolute;margin-left:142.4pt;margin-top:20.2pt;width:324pt;height:3.55pt;z-index:-251658239;visibility:visible;mso-wrap-style:square;mso-width-percent:0;mso-height-percent:0;mso-wrap-distance-left:0;mso-wrap-distance-top:0;mso-wrap-distance-right:0;mso-wrap-distance-bottom:0;mso-position-horizontal:absolute;mso-position-horizontal-relative:margin;mso-position-vertical:absolute;mso-position-vertical-relative:text;mso-width-percent:0;mso-height-percent:0;mso-width-relative:margin;mso-height-relative:margin;v-text-anchor:top" coordsize="4711700,45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" path="m,l4711496,e" filled="f" strokecolor="#00468b" strokeweight=".5pt">
                <v:path arrowok="t"/>
                <w10:wrap type="topAndBottom" anchorx="margin"/>
              </v:shape>
            </w:pict>
          </mc:Fallback>
        </mc:AlternateContent>
      </w:r>
      <w:r w:rsidR="00317239" w:rsidRPr="00317239">
        <w:rPr>
          <w:noProof/>
          <w:color w:val="00468B"/>
        </w:rPr>
        <w:t>P</w:t>
      </w:r>
      <w:r w:rsidR="00D46AF6">
        <w:rPr>
          <w:noProof/>
          <w:color w:val="00468B"/>
        </w:rPr>
        <w:t xml:space="preserve">olicy </w:t>
      </w:r>
      <w:r w:rsidR="000F2DBC">
        <w:rPr>
          <w:noProof/>
          <w:color w:val="00468B"/>
        </w:rPr>
        <w:t>D</w:t>
      </w:r>
      <w:r w:rsidR="00D46AF6">
        <w:rPr>
          <w:noProof/>
          <w:color w:val="00468B"/>
        </w:rPr>
        <w:t>etails</w:t>
      </w:r>
      <w:r w:rsidR="00317239" w:rsidRPr="00317239">
        <w:rPr>
          <w:noProof/>
          <w:color w:val="00468B"/>
        </w:rPr>
        <w:t xml:space="preserve"> </w:t>
      </w:r>
    </w:p>
    <w:p w14:paraId="7FB85B85" w14:textId="752C6256" w:rsidR="00355F08" w:rsidRPr="00355F08" w:rsidRDefault="00194683" w:rsidP="00194683">
      <w:pPr>
        <w:pStyle w:val="BodyText"/>
        <w:spacing w:before="71" w:line="252" w:lineRule="auto"/>
        <w:ind w:left="3402" w:right="-22"/>
        <w:rPr>
          <w:noProof/>
          <w:color w:val="00468B"/>
        </w:rPr>
      </w:pPr>
      <w:r>
        <w:rPr>
          <w:noProof/>
          <w:color w:val="00468B"/>
        </w:rPr>
        <w:t>P</w:t>
      </w:r>
      <w:r w:rsidR="00424022">
        <w:rPr>
          <w:noProof/>
          <w:color w:val="00468B"/>
        </w:rPr>
        <w:t>olicy</w:t>
      </w:r>
      <w:r w:rsidR="00355F08" w:rsidRPr="00355F08">
        <w:rPr>
          <w:noProof/>
          <w:color w:val="00468B"/>
        </w:rPr>
        <w:t xml:space="preserve"> </w:t>
      </w:r>
      <w:commentRangeStart w:id="0"/>
      <w:r w:rsidR="00355F08" w:rsidRPr="00355F08">
        <w:rPr>
          <w:noProof/>
          <w:color w:val="00468B"/>
        </w:rPr>
        <w:t>number</w:t>
      </w:r>
      <w:commentRangeEnd w:id="0"/>
      <w:r w:rsidR="00F61706">
        <w:rPr>
          <w:rStyle w:val="CommentReference"/>
          <w:noProof/>
          <w:color w:val="00468B"/>
          <w:sz w:val="20"/>
          <w:szCs w:val="20"/>
        </w:rPr>
        <w:commentReference w:id="0"/>
      </w:r>
      <w:r w:rsidR="00F61706">
        <w:rPr>
          <w:noProof/>
          <w:color w:val="00468B"/>
        </w:rPr>
        <w:t xml:space="preserve">: </w:t>
      </w:r>
      <w:r w:rsidR="00F47CA6" w:rsidRPr="00F47CA6">
        <w:rPr>
          <w:noProof/>
          <w:color w:val="00468B"/>
          <w:highlight w:val="yellow"/>
        </w:rPr>
        <w:t>[Policy number]</w:t>
      </w:r>
    </w:p>
    <w:p w14:paraId="289E32DA" w14:textId="17C19BEB" w:rsidR="00355F08" w:rsidRPr="00355F08" w:rsidRDefault="006557D7" w:rsidP="00194683">
      <w:pPr>
        <w:pStyle w:val="BodyText"/>
        <w:spacing w:before="71" w:line="252" w:lineRule="auto"/>
        <w:ind w:left="3402" w:right="-22"/>
        <w:rPr>
          <w:noProof/>
          <w:color w:val="00468B"/>
        </w:rPr>
      </w:pPr>
      <w:r w:rsidRPr="003E6378">
        <w:rPr>
          <w:noProof/>
          <w:color w:val="00468B"/>
        </w:rPr>
        <mc:AlternateContent>
          <mc:Choice Requires="wpg">
            <w:drawing>
              <wp:anchor distT="0" distB="0" distL="114300" distR="114300" simplePos="0" relativeHeight="251658246" behindDoc="0" locked="0" layoutInCell="1" allowOverlap="1" wp14:anchorId="5CF34EB8" wp14:editId="557AD7B7">
                <wp:simplePos x="0" y="0"/>
                <wp:positionH relativeFrom="margin">
                  <wp:posOffset>1814195</wp:posOffset>
                </wp:positionH>
                <wp:positionV relativeFrom="paragraph">
                  <wp:posOffset>205740</wp:posOffset>
                </wp:positionV>
                <wp:extent cx="242570" cy="231140"/>
                <wp:effectExtent l="0" t="0" r="5080" b="0"/>
                <wp:wrapNone/>
                <wp:docPr id="968546259" name="Gruppieren 568">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242570" cy="231140"/>
                          <a:chOff x="0" y="0"/>
                          <a:chExt cx="328296" cy="328528"/>
                        </a:xfrm>
                        <a:solidFill>
                          <a:schemeClr val="tx1"/>
                        </a:solidFill>
                      </wpg:grpSpPr>
                      <wps:wsp>
                        <wps:cNvPr id="407470654" name="Freihandform 1419"/>
                        <wps:cNvSpPr/>
                        <wps:spPr>
                          <a:xfrm>
                            <a:off x="0" y="0"/>
                            <a:ext cx="328296" cy="328528"/>
                          </a:xfrm>
                          <a:custGeom>
                            <a:avLst/>
                            <a:gdLst/>
                            <a:ahLst/>
                            <a:cxnLst>
                              <a:cxn ang="3cd4">
                                <a:pos x="hc" y="t"/>
                              </a:cxn>
                              <a:cxn ang="cd2">
                                <a:pos x="l" y="vc"/>
                              </a:cxn>
                              <a:cxn ang="cd4">
                                <a:pos x="hc" y="b"/>
                              </a:cxn>
                              <a:cxn ang="0">
                                <a:pos x="r" y="vc"/>
                              </a:cxn>
                            </a:cxnLst>
                            <a:rect l="l" t="t" r="r" b="b"/>
                            <a:pathLst>
                              <a:path w="1411" h="1412">
                                <a:moveTo>
                                  <a:pt x="704" y="1376"/>
                                </a:moveTo>
                                <a:cubicBezTo>
                                  <a:pt x="336" y="1376"/>
                                  <a:pt x="36" y="1075"/>
                                  <a:pt x="36" y="705"/>
                                </a:cubicBezTo>
                                <a:cubicBezTo>
                                  <a:pt x="36" y="337"/>
                                  <a:pt x="336" y="36"/>
                                  <a:pt x="704" y="36"/>
                                </a:cubicBezTo>
                                <a:cubicBezTo>
                                  <a:pt x="1075" y="36"/>
                                  <a:pt x="1375" y="337"/>
                                  <a:pt x="1375" y="705"/>
                                </a:cubicBezTo>
                                <a:cubicBezTo>
                                  <a:pt x="1375" y="1075"/>
                                  <a:pt x="1075" y="1376"/>
                                  <a:pt x="704" y="1376"/>
                                </a:cubicBezTo>
                                <a:close/>
                                <a:moveTo>
                                  <a:pt x="704" y="0"/>
                                </a:moveTo>
                                <a:cubicBezTo>
                                  <a:pt x="317" y="0"/>
                                  <a:pt x="0" y="318"/>
                                  <a:pt x="0" y="705"/>
                                </a:cubicBezTo>
                                <a:cubicBezTo>
                                  <a:pt x="0" y="1094"/>
                                  <a:pt x="317" y="1412"/>
                                  <a:pt x="704" y="1412"/>
                                </a:cubicBezTo>
                                <a:cubicBezTo>
                                  <a:pt x="1094" y="1412"/>
                                  <a:pt x="1411" y="1094"/>
                                  <a:pt x="1411" y="705"/>
                                </a:cubicBezTo>
                                <a:cubicBezTo>
                                  <a:pt x="1411" y="318"/>
                                  <a:pt x="1094" y="0"/>
                                  <a:pt x="704" y="0"/>
                                </a:cubicBezTo>
                                <a:close/>
                              </a:path>
                            </a:pathLst>
                          </a:custGeom>
                          <a:grpFill/>
                          <a:ln cap="flat">
                            <a:noFill/>
                            <a:prstDash val="solid"/>
                          </a:ln>
                        </wps:spPr>
                        <wps:bodyPr vert="horz" wrap="none" lIns="95246" tIns="47623" rIns="95246" bIns="47623" anchor="ctr" anchorCtr="1" compatLnSpc="0"/>
                      </wps:wsp>
                      <wps:wsp>
                        <wps:cNvPr id="770063552" name="Freihandform 1420"/>
                        <wps:cNvSpPr/>
                        <wps:spPr>
                          <a:xfrm>
                            <a:off x="123168" y="74041"/>
                            <a:ext cx="81958" cy="81958"/>
                          </a:xfrm>
                          <a:custGeom>
                            <a:avLst/>
                            <a:gdLst/>
                            <a:ahLst/>
                            <a:cxnLst>
                              <a:cxn ang="3cd4">
                                <a:pos x="hc" y="t"/>
                              </a:cxn>
                              <a:cxn ang="cd2">
                                <a:pos x="l" y="vc"/>
                              </a:cxn>
                              <a:cxn ang="cd4">
                                <a:pos x="hc" y="b"/>
                              </a:cxn>
                              <a:cxn ang="0">
                                <a:pos x="r" y="vc"/>
                              </a:cxn>
                            </a:cxnLst>
                            <a:rect l="l" t="t" r="r" b="b"/>
                            <a:pathLst>
                              <a:path w="353" h="353">
                                <a:moveTo>
                                  <a:pt x="175" y="36"/>
                                </a:moveTo>
                                <a:cubicBezTo>
                                  <a:pt x="254" y="36"/>
                                  <a:pt x="317" y="99"/>
                                  <a:pt x="317" y="175"/>
                                </a:cubicBezTo>
                                <a:cubicBezTo>
                                  <a:pt x="317" y="254"/>
                                  <a:pt x="254" y="317"/>
                                  <a:pt x="175" y="317"/>
                                </a:cubicBezTo>
                                <a:cubicBezTo>
                                  <a:pt x="99" y="317"/>
                                  <a:pt x="36" y="254"/>
                                  <a:pt x="36" y="175"/>
                                </a:cubicBezTo>
                                <a:cubicBezTo>
                                  <a:pt x="36" y="99"/>
                                  <a:pt x="99" y="36"/>
                                  <a:pt x="175" y="36"/>
                                </a:cubicBezTo>
                                <a:close/>
                                <a:moveTo>
                                  <a:pt x="175" y="353"/>
                                </a:moveTo>
                                <a:cubicBezTo>
                                  <a:pt x="273" y="353"/>
                                  <a:pt x="353" y="273"/>
                                  <a:pt x="353" y="175"/>
                                </a:cubicBezTo>
                                <a:cubicBezTo>
                                  <a:pt x="353" y="78"/>
                                  <a:pt x="273" y="0"/>
                                  <a:pt x="175" y="0"/>
                                </a:cubicBezTo>
                                <a:cubicBezTo>
                                  <a:pt x="78" y="0"/>
                                  <a:pt x="0" y="78"/>
                                  <a:pt x="0" y="175"/>
                                </a:cubicBezTo>
                                <a:cubicBezTo>
                                  <a:pt x="0" y="273"/>
                                  <a:pt x="78" y="353"/>
                                  <a:pt x="175" y="353"/>
                                </a:cubicBezTo>
                                <a:close/>
                              </a:path>
                            </a:pathLst>
                          </a:custGeom>
                          <a:grpFill/>
                          <a:ln cap="flat">
                            <a:noFill/>
                            <a:prstDash val="solid"/>
                          </a:ln>
                        </wps:spPr>
                        <wps:bodyPr vert="horz" wrap="none" lIns="95246" tIns="47623" rIns="95246" bIns="47623" anchor="ctr" anchorCtr="1" compatLnSpc="0"/>
                      </wps:wsp>
                      <wps:wsp>
                        <wps:cNvPr id="255351945" name="Freihandform 1421"/>
                        <wps:cNvSpPr/>
                        <wps:spPr>
                          <a:xfrm>
                            <a:off x="90106" y="164149"/>
                            <a:ext cx="147617" cy="90340"/>
                          </a:xfrm>
                          <a:custGeom>
                            <a:avLst/>
                            <a:gdLst/>
                            <a:ahLst/>
                            <a:cxnLst>
                              <a:cxn ang="3cd4">
                                <a:pos x="hc" y="t"/>
                              </a:cxn>
                              <a:cxn ang="cd2">
                                <a:pos x="l" y="vc"/>
                              </a:cxn>
                              <a:cxn ang="cd4">
                                <a:pos x="hc" y="b"/>
                              </a:cxn>
                              <a:cxn ang="0">
                                <a:pos x="r" y="vc"/>
                              </a:cxn>
                            </a:cxnLst>
                            <a:rect l="l" t="t" r="r" b="b"/>
                            <a:pathLst>
                              <a:path w="635" h="389">
                                <a:moveTo>
                                  <a:pt x="476" y="0"/>
                                </a:moveTo>
                                <a:lnTo>
                                  <a:pt x="159" y="0"/>
                                </a:lnTo>
                                <a:cubicBezTo>
                                  <a:pt x="72" y="0"/>
                                  <a:pt x="0" y="72"/>
                                  <a:pt x="0" y="159"/>
                                </a:cubicBezTo>
                                <a:lnTo>
                                  <a:pt x="0" y="370"/>
                                </a:lnTo>
                                <a:cubicBezTo>
                                  <a:pt x="0" y="381"/>
                                  <a:pt x="8" y="389"/>
                                  <a:pt x="19" y="389"/>
                                </a:cubicBezTo>
                                <a:cubicBezTo>
                                  <a:pt x="27" y="389"/>
                                  <a:pt x="36" y="381"/>
                                  <a:pt x="36" y="370"/>
                                </a:cubicBezTo>
                                <a:lnTo>
                                  <a:pt x="36" y="159"/>
                                </a:lnTo>
                                <a:cubicBezTo>
                                  <a:pt x="36" y="91"/>
                                  <a:pt x="91" y="36"/>
                                  <a:pt x="159" y="36"/>
                                </a:cubicBezTo>
                                <a:lnTo>
                                  <a:pt x="476" y="36"/>
                                </a:lnTo>
                                <a:cubicBezTo>
                                  <a:pt x="544" y="36"/>
                                  <a:pt x="601" y="91"/>
                                  <a:pt x="601" y="159"/>
                                </a:cubicBezTo>
                                <a:lnTo>
                                  <a:pt x="601" y="370"/>
                                </a:lnTo>
                                <a:cubicBezTo>
                                  <a:pt x="601" y="381"/>
                                  <a:pt x="607" y="389"/>
                                  <a:pt x="618" y="389"/>
                                </a:cubicBezTo>
                                <a:cubicBezTo>
                                  <a:pt x="629" y="389"/>
                                  <a:pt x="635" y="381"/>
                                  <a:pt x="635" y="370"/>
                                </a:cubicBezTo>
                                <a:lnTo>
                                  <a:pt x="635" y="159"/>
                                </a:lnTo>
                                <a:cubicBezTo>
                                  <a:pt x="635" y="72"/>
                                  <a:pt x="565" y="0"/>
                                  <a:pt x="476" y="0"/>
                                </a:cubicBezTo>
                                <a:close/>
                              </a:path>
                            </a:pathLst>
                          </a:custGeom>
                          <a:grpFill/>
                          <a:ln cap="flat">
                            <a:noFill/>
                            <a:prstDash val="solid"/>
                          </a:ln>
                        </wps:spPr>
                        <wps:bodyPr vert="horz" wrap="none" lIns="95246" tIns="47623" rIns="95246" bIns="47623" anchor="ctr" anchorCtr="1" compatLnSpc="0"/>
                      </wps:wsp>
                    </wpg:wgp>
                  </a:graphicData>
                </a:graphic>
                <wp14:sizeRelH relativeFrom="margin">
                  <wp14:pctWidth>0</wp14:pctWidth>
                </wp14:sizeRelH>
                <wp14:sizeRelV relativeFrom="margin">
                  <wp14:pctHeight>0</wp14:pctHeight>
                </wp14:sizeRelV>
              </wp:anchor>
            </w:drawing>
          </mc:Choice>
          <mc:Fallback>
            <w:pict>
              <v:group w14:anchorId="4F4F5E70" id="Gruppieren 568" o:spid="_x0000_s1026" alt="&quot;&quot;" style="position:absolute;margin-left:142.85pt;margin-top:16.2pt;width:19.1pt;height:18.2pt;z-index:251658246;mso-position-horizontal-relative:margin;mso-width-relative:margin;mso-height-relative:margin" coordsize="328296,3285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">
                <v:shape id="Freihandform 1419" o:spid="_x0000_s1027" style="position:absolute;width:328296;height:328528;visibility:visible;mso-wrap-style:none;v-text-anchor:middle-center" coordsize="1411,14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" path="m704,1376c336,1376,36,1075,36,705,36,337,336,36,704,36v371,,671,301,671,669c1375,1075,1075,1376,704,1376xm704,c317,,,318,,705v,389,317,707,704,707c1094,1412,1411,1094,1411,705,1411,318,1094,,704,xe" filled="f" stroked="f">
                  <v:path arrowok="t" o:connecttype="custom" o:connectlocs="164148,0;0,164264;164148,328528;328296,164264" o:connectangles="270,180,90,0"/>
                </v:shape>
                <v:shape id="Freihandform 1420" o:spid="_x0000_s1028" style="position:absolute;left:123168;top:74041;width:81958;height:81958;visibility:visible;mso-wrap-style:none;v-text-anchor:middle-center" coordsize="353,3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" path="m175,36v79,,142,63,142,139c317,254,254,317,175,317,99,317,36,254,36,175,36,99,99,36,175,36xm175,353v98,,178,-80,178,-178c353,78,273,,175,,78,,,78,,175v,98,78,178,175,178xe" filled="f" stroked="f">
                  <v:path arrowok="t" o:connecttype="custom" o:connectlocs="40979,0;0,40979;40979,81958;81958,40979" o:connectangles="270,180,90,0"/>
                </v:shape>
                <v:shape id="Freihandform 1421" o:spid="_x0000_s1029" style="position:absolute;left:90106;top:164149;width:147617;height:90340;visibility:visible;mso-wrap-style:none;v-text-anchor:middle-center" coordsize="635,3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" path="m476,l159,c72,,,72,,159l,370v,11,8,19,19,19c27,389,36,381,36,370r,-211c36,91,91,36,159,36r317,c544,36,601,91,601,159r,211c601,381,607,389,618,389v11,,17,-8,17,-19l635,159c635,72,565,,476,xe" filled="f" stroked="f">
                  <v:path arrowok="t" o:connecttype="custom" o:connectlocs="73809,0;0,45170;73809,90340;147617,45170" o:connectangles="270,180,90,0"/>
                </v:shape>
                <w10:wrap anchorx="margin"/>
              </v:group>
            </w:pict>
          </mc:Fallback>
        </mc:AlternateContent>
      </w:r>
    </w:p>
    <w:p w14:paraId="343C1A14" w14:textId="731470BB" w:rsidR="00355F08" w:rsidRPr="00355F08" w:rsidRDefault="006557D7" w:rsidP="00194683">
      <w:pPr>
        <w:pStyle w:val="BodyText"/>
        <w:spacing w:before="71" w:line="252" w:lineRule="auto"/>
        <w:ind w:left="3402" w:right="-22"/>
        <w:rPr>
          <w:noProof/>
          <w:color w:val="00468B"/>
        </w:rPr>
      </w:pPr>
      <w:commentRangeStart w:id="1"/>
      <w:r>
        <w:rPr>
          <w:noProof/>
          <w:color w:val="00468B"/>
        </w:rPr>
        <w:t>Policyholder</w:t>
      </w:r>
      <w:commentRangeEnd w:id="1"/>
      <w:r w:rsidR="005532AE">
        <w:rPr>
          <w:rStyle w:val="CommentReference"/>
          <w:noProof/>
          <w:color w:val="00468B"/>
          <w:sz w:val="20"/>
          <w:szCs w:val="20"/>
        </w:rPr>
        <w:commentReference w:id="1"/>
      </w:r>
      <w:r w:rsidR="00F61706">
        <w:rPr>
          <w:noProof/>
          <w:color w:val="00468B"/>
        </w:rPr>
        <w:t xml:space="preserve">: </w:t>
      </w:r>
      <w:r w:rsidR="00F47CA6" w:rsidRPr="00F47CA6">
        <w:rPr>
          <w:noProof/>
          <w:color w:val="00468B"/>
          <w:highlight w:val="yellow"/>
        </w:rPr>
        <w:t>[Policyholder name</w:t>
      </w:r>
      <w:r w:rsidR="00EE2805">
        <w:rPr>
          <w:noProof/>
          <w:color w:val="00468B"/>
          <w:highlight w:val="yellow"/>
        </w:rPr>
        <w:t>1</w:t>
      </w:r>
      <w:r w:rsidR="00F47CA6" w:rsidRPr="00F47CA6">
        <w:rPr>
          <w:noProof/>
          <w:color w:val="00468B"/>
          <w:highlight w:val="yellow"/>
        </w:rPr>
        <w:t>]</w:t>
      </w:r>
    </w:p>
    <w:p w14:paraId="487368AC" w14:textId="77777777" w:rsidR="00502D77" w:rsidRPr="00355F08" w:rsidRDefault="00502D77" w:rsidP="00502D77">
      <w:pPr>
        <w:pStyle w:val="BodyText"/>
        <w:spacing w:before="71" w:line="252" w:lineRule="auto"/>
        <w:ind w:left="3402" w:right="-22"/>
        <w:rPr>
          <w:noProof/>
          <w:color w:val="00468B"/>
        </w:rPr>
      </w:pPr>
      <w:r w:rsidRPr="003E6378">
        <w:rPr>
          <w:noProof/>
          <w:color w:val="00468B"/>
        </w:rPr>
        <mc:AlternateContent>
          <mc:Choice Requires="wpg">
            <w:drawing>
              <wp:anchor distT="0" distB="0" distL="114300" distR="114300" simplePos="0" relativeHeight="251660301" behindDoc="0" locked="0" layoutInCell="1" allowOverlap="1" wp14:anchorId="64D86336" wp14:editId="5C62EE4D">
                <wp:simplePos x="0" y="0"/>
                <wp:positionH relativeFrom="margin">
                  <wp:posOffset>1814195</wp:posOffset>
                </wp:positionH>
                <wp:positionV relativeFrom="paragraph">
                  <wp:posOffset>205740</wp:posOffset>
                </wp:positionV>
                <wp:extent cx="242570" cy="231140"/>
                <wp:effectExtent l="0" t="0" r="5080" b="0"/>
                <wp:wrapNone/>
                <wp:docPr id="1753405873" name="Gruppieren 568">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242570" cy="231140"/>
                          <a:chOff x="0" y="0"/>
                          <a:chExt cx="328296" cy="328528"/>
                        </a:xfrm>
                        <a:solidFill>
                          <a:schemeClr val="tx1"/>
                        </a:solidFill>
                      </wpg:grpSpPr>
                      <wps:wsp>
                        <wps:cNvPr id="533531562" name="Freihandform 1419"/>
                        <wps:cNvSpPr/>
                        <wps:spPr>
                          <a:xfrm>
                            <a:off x="0" y="0"/>
                            <a:ext cx="328296" cy="328528"/>
                          </a:xfrm>
                          <a:custGeom>
                            <a:avLst/>
                            <a:gdLst/>
                            <a:ahLst/>
                            <a:cxnLst>
                              <a:cxn ang="3cd4">
                                <a:pos x="hc" y="t"/>
                              </a:cxn>
                              <a:cxn ang="cd2">
                                <a:pos x="l" y="vc"/>
                              </a:cxn>
                              <a:cxn ang="cd4">
                                <a:pos x="hc" y="b"/>
                              </a:cxn>
                              <a:cxn ang="0">
                                <a:pos x="r" y="vc"/>
                              </a:cxn>
                            </a:cxnLst>
                            <a:rect l="l" t="t" r="r" b="b"/>
                            <a:pathLst>
                              <a:path w="1411" h="1412">
                                <a:moveTo>
                                  <a:pt x="704" y="1376"/>
                                </a:moveTo>
                                <a:cubicBezTo>
                                  <a:pt x="336" y="1376"/>
                                  <a:pt x="36" y="1075"/>
                                  <a:pt x="36" y="705"/>
                                </a:cubicBezTo>
                                <a:cubicBezTo>
                                  <a:pt x="36" y="337"/>
                                  <a:pt x="336" y="36"/>
                                  <a:pt x="704" y="36"/>
                                </a:cubicBezTo>
                                <a:cubicBezTo>
                                  <a:pt x="1075" y="36"/>
                                  <a:pt x="1375" y="337"/>
                                  <a:pt x="1375" y="705"/>
                                </a:cubicBezTo>
                                <a:cubicBezTo>
                                  <a:pt x="1375" y="1075"/>
                                  <a:pt x="1075" y="1376"/>
                                  <a:pt x="704" y="1376"/>
                                </a:cubicBezTo>
                                <a:close/>
                                <a:moveTo>
                                  <a:pt x="704" y="0"/>
                                </a:moveTo>
                                <a:cubicBezTo>
                                  <a:pt x="317" y="0"/>
                                  <a:pt x="0" y="318"/>
                                  <a:pt x="0" y="705"/>
                                </a:cubicBezTo>
                                <a:cubicBezTo>
                                  <a:pt x="0" y="1094"/>
                                  <a:pt x="317" y="1412"/>
                                  <a:pt x="704" y="1412"/>
                                </a:cubicBezTo>
                                <a:cubicBezTo>
                                  <a:pt x="1094" y="1412"/>
                                  <a:pt x="1411" y="1094"/>
                                  <a:pt x="1411" y="705"/>
                                </a:cubicBezTo>
                                <a:cubicBezTo>
                                  <a:pt x="1411" y="318"/>
                                  <a:pt x="1094" y="0"/>
                                  <a:pt x="704" y="0"/>
                                </a:cubicBezTo>
                                <a:close/>
                              </a:path>
                            </a:pathLst>
                          </a:custGeom>
                          <a:grpFill/>
                          <a:ln cap="flat">
                            <a:noFill/>
                            <a:prstDash val="solid"/>
                          </a:ln>
                        </wps:spPr>
                        <wps:bodyPr vert="horz" wrap="none" lIns="95246" tIns="47623" rIns="95246" bIns="47623" anchor="ctr" anchorCtr="1" compatLnSpc="0"/>
                      </wps:wsp>
                      <wps:wsp>
                        <wps:cNvPr id="1825461598" name="Freihandform 1420"/>
                        <wps:cNvSpPr/>
                        <wps:spPr>
                          <a:xfrm>
                            <a:off x="123168" y="74041"/>
                            <a:ext cx="81958" cy="81958"/>
                          </a:xfrm>
                          <a:custGeom>
                            <a:avLst/>
                            <a:gdLst/>
                            <a:ahLst/>
                            <a:cxnLst>
                              <a:cxn ang="3cd4">
                                <a:pos x="hc" y="t"/>
                              </a:cxn>
                              <a:cxn ang="cd2">
                                <a:pos x="l" y="vc"/>
                              </a:cxn>
                              <a:cxn ang="cd4">
                                <a:pos x="hc" y="b"/>
                              </a:cxn>
                              <a:cxn ang="0">
                                <a:pos x="r" y="vc"/>
                              </a:cxn>
                            </a:cxnLst>
                            <a:rect l="l" t="t" r="r" b="b"/>
                            <a:pathLst>
                              <a:path w="353" h="353">
                                <a:moveTo>
                                  <a:pt x="175" y="36"/>
                                </a:moveTo>
                                <a:cubicBezTo>
                                  <a:pt x="254" y="36"/>
                                  <a:pt x="317" y="99"/>
                                  <a:pt x="317" y="175"/>
                                </a:cubicBezTo>
                                <a:cubicBezTo>
                                  <a:pt x="317" y="254"/>
                                  <a:pt x="254" y="317"/>
                                  <a:pt x="175" y="317"/>
                                </a:cubicBezTo>
                                <a:cubicBezTo>
                                  <a:pt x="99" y="317"/>
                                  <a:pt x="36" y="254"/>
                                  <a:pt x="36" y="175"/>
                                </a:cubicBezTo>
                                <a:cubicBezTo>
                                  <a:pt x="36" y="99"/>
                                  <a:pt x="99" y="36"/>
                                  <a:pt x="175" y="36"/>
                                </a:cubicBezTo>
                                <a:close/>
                                <a:moveTo>
                                  <a:pt x="175" y="353"/>
                                </a:moveTo>
                                <a:cubicBezTo>
                                  <a:pt x="273" y="353"/>
                                  <a:pt x="353" y="273"/>
                                  <a:pt x="353" y="175"/>
                                </a:cubicBezTo>
                                <a:cubicBezTo>
                                  <a:pt x="353" y="78"/>
                                  <a:pt x="273" y="0"/>
                                  <a:pt x="175" y="0"/>
                                </a:cubicBezTo>
                                <a:cubicBezTo>
                                  <a:pt x="78" y="0"/>
                                  <a:pt x="0" y="78"/>
                                  <a:pt x="0" y="175"/>
                                </a:cubicBezTo>
                                <a:cubicBezTo>
                                  <a:pt x="0" y="273"/>
                                  <a:pt x="78" y="353"/>
                                  <a:pt x="175" y="353"/>
                                </a:cubicBezTo>
                                <a:close/>
                              </a:path>
                            </a:pathLst>
                          </a:custGeom>
                          <a:grpFill/>
                          <a:ln cap="flat">
                            <a:noFill/>
                            <a:prstDash val="solid"/>
                          </a:ln>
                        </wps:spPr>
                        <wps:bodyPr vert="horz" wrap="none" lIns="95246" tIns="47623" rIns="95246" bIns="47623" anchor="ctr" anchorCtr="1" compatLnSpc="0"/>
                      </wps:wsp>
                      <wps:wsp>
                        <wps:cNvPr id="1172204073" name="Freihandform 1421"/>
                        <wps:cNvSpPr/>
                        <wps:spPr>
                          <a:xfrm>
                            <a:off x="90106" y="164149"/>
                            <a:ext cx="147617" cy="90340"/>
                          </a:xfrm>
                          <a:custGeom>
                            <a:avLst/>
                            <a:gdLst/>
                            <a:ahLst/>
                            <a:cxnLst>
                              <a:cxn ang="3cd4">
                                <a:pos x="hc" y="t"/>
                              </a:cxn>
                              <a:cxn ang="cd2">
                                <a:pos x="l" y="vc"/>
                              </a:cxn>
                              <a:cxn ang="cd4">
                                <a:pos x="hc" y="b"/>
                              </a:cxn>
                              <a:cxn ang="0">
                                <a:pos x="r" y="vc"/>
                              </a:cxn>
                            </a:cxnLst>
                            <a:rect l="l" t="t" r="r" b="b"/>
                            <a:pathLst>
                              <a:path w="635" h="389">
                                <a:moveTo>
                                  <a:pt x="476" y="0"/>
                                </a:moveTo>
                                <a:lnTo>
                                  <a:pt x="159" y="0"/>
                                </a:lnTo>
                                <a:cubicBezTo>
                                  <a:pt x="72" y="0"/>
                                  <a:pt x="0" y="72"/>
                                  <a:pt x="0" y="159"/>
                                </a:cubicBezTo>
                                <a:lnTo>
                                  <a:pt x="0" y="370"/>
                                </a:lnTo>
                                <a:cubicBezTo>
                                  <a:pt x="0" y="381"/>
                                  <a:pt x="8" y="389"/>
                                  <a:pt x="19" y="389"/>
                                </a:cubicBezTo>
                                <a:cubicBezTo>
                                  <a:pt x="27" y="389"/>
                                  <a:pt x="36" y="381"/>
                                  <a:pt x="36" y="370"/>
                                </a:cubicBezTo>
                                <a:lnTo>
                                  <a:pt x="36" y="159"/>
                                </a:lnTo>
                                <a:cubicBezTo>
                                  <a:pt x="36" y="91"/>
                                  <a:pt x="91" y="36"/>
                                  <a:pt x="159" y="36"/>
                                </a:cubicBezTo>
                                <a:lnTo>
                                  <a:pt x="476" y="36"/>
                                </a:lnTo>
                                <a:cubicBezTo>
                                  <a:pt x="544" y="36"/>
                                  <a:pt x="601" y="91"/>
                                  <a:pt x="601" y="159"/>
                                </a:cubicBezTo>
                                <a:lnTo>
                                  <a:pt x="601" y="370"/>
                                </a:lnTo>
                                <a:cubicBezTo>
                                  <a:pt x="601" y="381"/>
                                  <a:pt x="607" y="389"/>
                                  <a:pt x="618" y="389"/>
                                </a:cubicBezTo>
                                <a:cubicBezTo>
                                  <a:pt x="629" y="389"/>
                                  <a:pt x="635" y="381"/>
                                  <a:pt x="635" y="370"/>
                                </a:cubicBezTo>
                                <a:lnTo>
                                  <a:pt x="635" y="159"/>
                                </a:lnTo>
                                <a:cubicBezTo>
                                  <a:pt x="635" y="72"/>
                                  <a:pt x="565" y="0"/>
                                  <a:pt x="476" y="0"/>
                                </a:cubicBezTo>
                                <a:close/>
                              </a:path>
                            </a:pathLst>
                          </a:custGeom>
                          <a:grpFill/>
                          <a:ln cap="flat">
                            <a:noFill/>
                            <a:prstDash val="solid"/>
                          </a:ln>
                        </wps:spPr>
                        <wps:bodyPr vert="horz" wrap="none" lIns="95246" tIns="47623" rIns="95246" bIns="47623" anchor="ctr" anchorCtr="1" compatLnSpc="0"/>
                      </wps:wsp>
                    </wpg:wgp>
                  </a:graphicData>
                </a:graphic>
                <wp14:sizeRelH relativeFrom="margin">
                  <wp14:pctWidth>0</wp14:pctWidth>
                </wp14:sizeRelH>
                <wp14:sizeRelV relativeFrom="margin">
                  <wp14:pctHeight>0</wp14:pctHeight>
                </wp14:sizeRelV>
              </wp:anchor>
            </w:drawing>
          </mc:Choice>
          <mc:Fallback>
            <w:pict>
              <v:group w14:anchorId="60E8B8B2" id="Gruppieren 568" o:spid="_x0000_s1026" alt="&quot;&quot;" style="position:absolute;margin-left:142.85pt;margin-top:16.2pt;width:19.1pt;height:18.2pt;z-index:251660301;mso-position-horizontal-relative:margin;mso-width-relative:margin;mso-height-relative:margin" coordsize="328296,3285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">
                <v:shape id="Freihandform 1419" o:spid="_x0000_s1027" style="position:absolute;width:328296;height:328528;visibility:visible;mso-wrap-style:none;v-text-anchor:middle-center" coordsize="1411,14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" path="m704,1376c336,1376,36,1075,36,705,36,337,336,36,704,36v371,,671,301,671,669c1375,1075,1075,1376,704,1376xm704,c317,,,318,,705v,389,317,707,704,707c1094,1412,1411,1094,1411,705,1411,318,1094,,704,xe" filled="f" stroked="f">
                  <v:path arrowok="t" o:connecttype="custom" o:connectlocs="164148,0;0,164264;164148,328528;328296,164264" o:connectangles="270,180,90,0"/>
                </v:shape>
                <v:shape id="Freihandform 1420" o:spid="_x0000_s1028" style="position:absolute;left:123168;top:74041;width:81958;height:81958;visibility:visible;mso-wrap-style:none;v-text-anchor:middle-center" coordsize="353,3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" path="m175,36v79,,142,63,142,139c317,254,254,317,175,317,99,317,36,254,36,175,36,99,99,36,175,36xm175,353v98,,178,-80,178,-178c353,78,273,,175,,78,,,78,,175v,98,78,178,175,178xe" filled="f" stroked="f">
                  <v:path arrowok="t" o:connecttype="custom" o:connectlocs="40979,0;0,40979;40979,81958;81958,40979" o:connectangles="270,180,90,0"/>
                </v:shape>
                <v:shape id="Freihandform 1421" o:spid="_x0000_s1029" style="position:absolute;left:90106;top:164149;width:147617;height:90340;visibility:visible;mso-wrap-style:none;v-text-anchor:middle-center" coordsize="635,3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" path="m476,l159,c72,,,72,,159l,370v,11,8,19,19,19c27,389,36,381,36,370r,-211c36,91,91,36,159,36r317,c544,36,601,91,601,159r,211c601,381,607,389,618,389v11,,17,-8,17,-19l635,159c635,72,565,,476,xe" filled="f" stroked="f">
                  <v:path arrowok="t" o:connecttype="custom" o:connectlocs="73809,0;0,45170;73809,90340;147617,45170" o:connectangles="270,180,90,0"/>
                </v:shape>
                <w10:wrap anchorx="margin"/>
              </v:group>
            </w:pict>
          </mc:Fallback>
        </mc:AlternateContent>
      </w:r>
    </w:p>
    <w:p w14:paraId="15425209" w14:textId="043167F5" w:rsidR="00502D77" w:rsidRDefault="00502D77" w:rsidP="00502D77">
      <w:pPr>
        <w:pStyle w:val="BodyText"/>
        <w:spacing w:before="71" w:line="252" w:lineRule="auto"/>
        <w:ind w:left="3402" w:right="-22"/>
        <w:rPr>
          <w:noProof/>
          <w:color w:val="00468B"/>
        </w:rPr>
      </w:pPr>
      <w:commentRangeStart w:id="2"/>
      <w:r>
        <w:rPr>
          <w:noProof/>
          <w:color w:val="00468B"/>
        </w:rPr>
        <w:t xml:space="preserve">Second </w:t>
      </w:r>
      <w:commentRangeStart w:id="3"/>
      <w:r>
        <w:rPr>
          <w:noProof/>
          <w:color w:val="00468B"/>
        </w:rPr>
        <w:t>Policyholder</w:t>
      </w:r>
      <w:commentRangeEnd w:id="3"/>
      <w:r>
        <w:rPr>
          <w:rStyle w:val="CommentReference"/>
          <w:noProof/>
          <w:color w:val="00468B"/>
          <w:sz w:val="20"/>
          <w:szCs w:val="20"/>
        </w:rPr>
        <w:commentReference w:id="3"/>
      </w:r>
      <w:r>
        <w:rPr>
          <w:noProof/>
          <w:color w:val="00468B"/>
        </w:rPr>
        <w:t xml:space="preserve">: </w:t>
      </w:r>
      <w:r w:rsidRPr="00F47CA6">
        <w:rPr>
          <w:noProof/>
          <w:color w:val="00468B"/>
          <w:highlight w:val="yellow"/>
        </w:rPr>
        <w:t>[Policyholder name</w:t>
      </w:r>
      <w:r w:rsidR="00A94D78">
        <w:rPr>
          <w:noProof/>
          <w:color w:val="00468B"/>
          <w:highlight w:val="yellow"/>
        </w:rPr>
        <w:t>2</w:t>
      </w:r>
      <w:r w:rsidRPr="00F47CA6">
        <w:rPr>
          <w:noProof/>
          <w:color w:val="00468B"/>
          <w:highlight w:val="yellow"/>
        </w:rPr>
        <w:t>]</w:t>
      </w:r>
      <w:commentRangeEnd w:id="2"/>
      <w:r w:rsidR="00856273">
        <w:rPr>
          <w:rStyle w:val="CommentReference"/>
          <w:noProof/>
          <w:color w:val="00468B"/>
          <w:sz w:val="20"/>
          <w:szCs w:val="20"/>
        </w:rPr>
        <w:commentReference w:id="2"/>
      </w:r>
    </w:p>
    <w:p w14:paraId="2DFC5EB6" w14:textId="50A64217" w:rsidR="00355F08" w:rsidRPr="00355F08" w:rsidRDefault="006557D7" w:rsidP="00194683">
      <w:pPr>
        <w:pStyle w:val="BodyText"/>
        <w:spacing w:before="71" w:line="252" w:lineRule="auto"/>
        <w:ind w:left="3402" w:right="-22"/>
        <w:rPr>
          <w:noProof/>
          <w:color w:val="00468B"/>
        </w:rPr>
      </w:pPr>
      <w:r>
        <w:rPr>
          <w:noProof/>
          <w:color w:val="454547"/>
        </w:rPr>
        <w:drawing>
          <wp:anchor distT="0" distB="0" distL="114300" distR="114300" simplePos="0" relativeHeight="251658247" behindDoc="0" locked="0" layoutInCell="1" allowOverlap="1" wp14:anchorId="3C51CC55" wp14:editId="00F61488">
            <wp:simplePos x="0" y="0"/>
            <wp:positionH relativeFrom="column">
              <wp:posOffset>1816100</wp:posOffset>
            </wp:positionH>
            <wp:positionV relativeFrom="paragraph">
              <wp:posOffset>201295</wp:posOffset>
            </wp:positionV>
            <wp:extent cx="260431" cy="260431"/>
            <wp:effectExtent l="0" t="0" r="6350" b="6350"/>
            <wp:wrapNone/>
            <wp:docPr id="102131152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60431" cy="260431"/>
                    </a:xfrm>
                    <a:prstGeom prst="rect">
                      <a:avLst/>
                    </a:prstGeom>
                    <a:noFill/>
                  </pic:spPr>
                </pic:pic>
              </a:graphicData>
            </a:graphic>
            <wp14:sizeRelH relativeFrom="margin">
              <wp14:pctWidth>0</wp14:pctWidth>
            </wp14:sizeRelH>
            <wp14:sizeRelV relativeFrom="margin">
              <wp14:pctHeight>0</wp14:pctHeight>
            </wp14:sizeRelV>
          </wp:anchor>
        </w:drawing>
      </w:r>
    </w:p>
    <w:p w14:paraId="0BE33E40" w14:textId="641758CD" w:rsidR="00355F08" w:rsidRPr="00355F08" w:rsidRDefault="005532AE" w:rsidP="00194683">
      <w:pPr>
        <w:pStyle w:val="BodyText"/>
        <w:spacing w:before="71" w:line="252" w:lineRule="auto"/>
        <w:ind w:left="3402" w:right="-22"/>
        <w:rPr>
          <w:noProof/>
          <w:color w:val="00468B"/>
        </w:rPr>
      </w:pPr>
      <w:r w:rsidRPr="005532AE">
        <w:rPr>
          <w:noProof/>
          <w:color w:val="00468B"/>
        </w:rPr>
        <w:t xml:space="preserve">Policy start </w:t>
      </w:r>
      <w:commentRangeStart w:id="4"/>
      <w:r w:rsidRPr="005532AE">
        <w:rPr>
          <w:noProof/>
          <w:color w:val="00468B"/>
        </w:rPr>
        <w:t>date</w:t>
      </w:r>
      <w:commentRangeEnd w:id="4"/>
      <w:r>
        <w:rPr>
          <w:rStyle w:val="CommentReference"/>
          <w:noProof/>
          <w:color w:val="00468B"/>
          <w:sz w:val="20"/>
          <w:szCs w:val="20"/>
        </w:rPr>
        <w:commentReference w:id="4"/>
      </w:r>
      <w:r w:rsidR="00DB37DE">
        <w:rPr>
          <w:noProof/>
          <w:color w:val="00468B"/>
        </w:rPr>
        <w:t>:</w:t>
      </w:r>
      <w:r w:rsidR="00F47CA6">
        <w:rPr>
          <w:noProof/>
          <w:color w:val="00468B"/>
        </w:rPr>
        <w:t xml:space="preserve"> </w:t>
      </w:r>
      <w:r w:rsidR="00F47CA6" w:rsidRPr="00607545">
        <w:rPr>
          <w:noProof/>
          <w:color w:val="00468B"/>
          <w:highlight w:val="yellow"/>
        </w:rPr>
        <w:t>[Policy start dat</w:t>
      </w:r>
      <w:r w:rsidR="00607545" w:rsidRPr="00607545">
        <w:rPr>
          <w:noProof/>
          <w:color w:val="00468B"/>
          <w:highlight w:val="yellow"/>
        </w:rPr>
        <w:t>e]</w:t>
      </w:r>
    </w:p>
    <w:p w14:paraId="74F994F1" w14:textId="431E6406" w:rsidR="00355F08" w:rsidRPr="00355F08" w:rsidRDefault="00355F08" w:rsidP="00194683">
      <w:pPr>
        <w:pStyle w:val="BodyText"/>
        <w:spacing w:before="71" w:line="252" w:lineRule="auto"/>
        <w:ind w:left="3402" w:right="-22"/>
        <w:rPr>
          <w:noProof/>
          <w:color w:val="00468B"/>
        </w:rPr>
      </w:pPr>
    </w:p>
    <w:p w14:paraId="3CEDC11C" w14:textId="791CB99F" w:rsidR="00194683" w:rsidRDefault="00194683" w:rsidP="00194683">
      <w:pPr>
        <w:pStyle w:val="BodyText"/>
        <w:spacing w:before="71" w:line="252" w:lineRule="auto"/>
        <w:ind w:left="3402" w:right="-22"/>
        <w:rPr>
          <w:noProof/>
          <w:color w:val="00468B"/>
        </w:rPr>
      </w:pPr>
    </w:p>
    <w:p w14:paraId="1F5FA63A" w14:textId="0CA961C1" w:rsidR="00DB09E3" w:rsidRDefault="004552EF" w:rsidP="004552EF">
      <w:pPr>
        <w:pStyle w:val="Heading2"/>
        <w:spacing w:before="0"/>
        <w:ind w:left="2835"/>
      </w:pPr>
      <w:r w:rsidRPr="00023A56">
        <w:rPr>
          <w:b w:val="0"/>
          <w:bCs w:val="0"/>
          <w:noProof/>
          <w:color w:val="00468B"/>
        </w:rPr>
        <mc:AlternateContent>
          <mc:Choice Requires="wps">
            <w:drawing>
              <wp:anchor distT="0" distB="0" distL="0" distR="0" simplePos="0" relativeHeight="251658249" behindDoc="1" locked="0" layoutInCell="1" allowOverlap="1" wp14:anchorId="3D06C140" wp14:editId="71137723">
                <wp:simplePos x="0" y="0"/>
                <wp:positionH relativeFrom="margin">
                  <wp:align>right</wp:align>
                </wp:positionH>
                <wp:positionV relativeFrom="paragraph">
                  <wp:posOffset>193040</wp:posOffset>
                </wp:positionV>
                <wp:extent cx="4114800" cy="45085"/>
                <wp:effectExtent l="0" t="0" r="0" b="0"/>
                <wp:wrapTopAndBottom/>
                <wp:docPr id="1354486021" name="Graphic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114800" cy="45085"/>
                        </a:xfrm>
                        <a:custGeom>
                          <a:avLst/>
                          <a:gdLst/>
                          <a:ahLst/>
                          <a:cxnLst/>
                          <a:rect l="l" t="t" r="r" b="b"/>
                          <a:pathLst>
                            <a:path w="4711700">
                              <a:moveTo>
                                <a:pt x="0" y="0"/>
                              </a:moveTo>
                              <a:lnTo>
                                <a:pt x="4711496" y="0"/>
                              </a:lnTo>
                            </a:path>
                          </a:pathLst>
                        </a:custGeom>
                        <a:ln w="6350">
                          <a:solidFill>
                            <a:srgbClr val="00468B"/>
                          </a:solidFill>
                          <a:prstDash val="solid"/>
                        </a:ln>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AF71E77" id="Graphic 17" o:spid="_x0000_s1026" style="position:absolute;margin-left:272.8pt;margin-top:15.2pt;width:324pt;height:3.55pt;z-index:-251658231;visibility:visible;mso-wrap-style:square;mso-width-percent:0;mso-height-percent:0;mso-wrap-distance-left:0;mso-wrap-distance-top:0;mso-wrap-distance-right:0;mso-wrap-distance-bottom:0;mso-position-horizontal:right;mso-position-horizontal-relative:margin;mso-position-vertical:absolute;mso-position-vertical-relative:text;mso-width-percent:0;mso-height-percent:0;mso-width-relative:margin;mso-height-relative:margin;v-text-anchor:top" coordsize="4711700,45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" path="m,l4711496,e" filled="f" strokecolor="#00468b" strokeweight=".5pt">
                <v:path arrowok="t"/>
                <w10:wrap type="topAndBottom" anchorx="margin"/>
              </v:shape>
            </w:pict>
          </mc:Fallback>
        </mc:AlternateContent>
      </w:r>
      <w:r w:rsidR="00E56ED2">
        <w:rPr>
          <w:noProof/>
          <w:color w:val="00468B"/>
        </w:rPr>
        <w:t>Notice from Allianz Global Life</w:t>
      </w:r>
      <w:r w:rsidR="00661418" w:rsidRPr="00317239">
        <w:rPr>
          <w:noProof/>
          <w:color w:val="00468B"/>
        </w:rPr>
        <w:t xml:space="preserve"> </w:t>
      </w:r>
    </w:p>
    <w:p w14:paraId="2AF307E0" w14:textId="349AB1A4" w:rsidR="00355F08" w:rsidRPr="00555C67" w:rsidRDefault="00555C67" w:rsidP="00DB09E3">
      <w:pPr>
        <w:pStyle w:val="BodyText"/>
        <w:spacing w:before="71" w:line="252" w:lineRule="auto"/>
        <w:ind w:left="2835" w:right="-22"/>
        <w:rPr>
          <w:color w:val="454547"/>
        </w:rPr>
      </w:pPr>
      <w:r w:rsidRPr="00555C67">
        <w:rPr>
          <w:color w:val="454547"/>
        </w:rPr>
        <w:t xml:space="preserve">Before signing the application form for your Allianz Vantage </w:t>
      </w:r>
      <w:r w:rsidR="00502D77">
        <w:rPr>
          <w:color w:val="454547"/>
        </w:rPr>
        <w:t>Investment Bond</w:t>
      </w:r>
      <w:r w:rsidRPr="00555C67">
        <w:rPr>
          <w:color w:val="454547"/>
        </w:rPr>
        <w:t xml:space="preserve">, you </w:t>
      </w:r>
      <w:r w:rsidR="00266388" w:rsidRPr="00555C67">
        <w:rPr>
          <w:color w:val="454547"/>
        </w:rPr>
        <w:t>rece</w:t>
      </w:r>
      <w:r w:rsidR="00266388">
        <w:rPr>
          <w:color w:val="454547"/>
        </w:rPr>
        <w:t>iv</w:t>
      </w:r>
      <w:r w:rsidR="00266388" w:rsidRPr="00555C67">
        <w:rPr>
          <w:color w:val="454547"/>
        </w:rPr>
        <w:t>ed</w:t>
      </w:r>
      <w:r w:rsidRPr="00555C67">
        <w:rPr>
          <w:color w:val="454547"/>
        </w:rPr>
        <w:t xml:space="preserve"> a point of sale disclosure document providing you with important information about your </w:t>
      </w:r>
      <w:r w:rsidR="00502D77">
        <w:rPr>
          <w:color w:val="454547"/>
        </w:rPr>
        <w:t>Investment Bond</w:t>
      </w:r>
      <w:r w:rsidRPr="00555C67">
        <w:rPr>
          <w:color w:val="454547"/>
        </w:rPr>
        <w:t xml:space="preserve">. That document contained a generic illustration of projected benefits for a typical </w:t>
      </w:r>
      <w:r w:rsidR="00502D77">
        <w:rPr>
          <w:color w:val="454547"/>
        </w:rPr>
        <w:t>Investment Bond</w:t>
      </w:r>
      <w:r w:rsidRPr="00555C67">
        <w:rPr>
          <w:color w:val="454547"/>
        </w:rPr>
        <w:t xml:space="preserve"> contract. This document is a person-specific disclosure document which provides an illustration of projected benefits for your </w:t>
      </w:r>
      <w:r w:rsidR="00502D77">
        <w:rPr>
          <w:color w:val="454547"/>
        </w:rPr>
        <w:t>Investment Bond</w:t>
      </w:r>
      <w:r w:rsidRPr="00555C67">
        <w:rPr>
          <w:color w:val="454547"/>
        </w:rPr>
        <w:t>, using your actual policy details, as set out in your policy schedule.  It is an important document and should be read in conjunction with the point of sale disclosure document provided previously.</w:t>
      </w:r>
    </w:p>
    <w:p w14:paraId="27F8C91B" w14:textId="0ED00FDB" w:rsidR="00317239" w:rsidRDefault="00EE792B" w:rsidP="009A7182">
      <w:pPr>
        <w:pStyle w:val="BodyText"/>
        <w:spacing w:before="71" w:line="252" w:lineRule="auto"/>
        <w:ind w:left="2835" w:right="-22"/>
        <w:rPr>
          <w:color w:val="454547"/>
        </w:rPr>
      </w:pPr>
      <w:r w:rsidRPr="00EE792B">
        <w:rPr>
          <w:noProof/>
          <w:color w:val="454547"/>
        </w:rPr>
        <mc:AlternateContent>
          <mc:Choice Requires="wpg">
            <w:drawing>
              <wp:anchor distT="0" distB="0" distL="114300" distR="114300" simplePos="0" relativeHeight="251658242" behindDoc="0" locked="0" layoutInCell="1" allowOverlap="1" wp14:anchorId="0A69C5CF" wp14:editId="5EE5B222">
                <wp:simplePos x="0" y="0"/>
                <wp:positionH relativeFrom="column">
                  <wp:posOffset>9060815</wp:posOffset>
                </wp:positionH>
                <wp:positionV relativeFrom="paragraph">
                  <wp:posOffset>-635</wp:posOffset>
                </wp:positionV>
                <wp:extent cx="360000" cy="360000"/>
                <wp:effectExtent l="0" t="0" r="2540" b="2540"/>
                <wp:wrapNone/>
                <wp:docPr id="114" name="Gruppieren 61">
                  <a:extLst xmlns:a="http://schemas.openxmlformats.org/drawingml/2006/main">
                    <a:ext uri="{FF2B5EF4-FFF2-40B4-BE49-F238E27FC236}">
                      <a16:creationId xmlns:a16="http://schemas.microsoft.com/office/drawing/2014/main" id="{74AA0927-3A3C-CC76-6E3C-7061B0508A62}"/>
                    </a:ext>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360000" cy="360000"/>
                          <a:chOff x="9060960" y="0"/>
                          <a:chExt cx="328528" cy="328528"/>
                        </a:xfrm>
                        <a:solidFill>
                          <a:schemeClr val="tx2"/>
                        </a:solidFill>
                      </wpg:grpSpPr>
                      <wps:wsp>
                        <wps:cNvPr id="46664758" name="Freihandform 1052">
                          <a:extLst>
                            <a:ext uri="{FF2B5EF4-FFF2-40B4-BE49-F238E27FC236}">
                              <a16:creationId xmlns:a16="http://schemas.microsoft.com/office/drawing/2014/main" id="{C183E481-7B86-147D-17AA-6479180D51BF}"/>
                            </a:ext>
                          </a:extLst>
                        </wps:cNvPr>
                        <wps:cNvSpPr/>
                        <wps:spPr>
                          <a:xfrm>
                            <a:off x="9060960" y="0"/>
                            <a:ext cx="328528" cy="328528"/>
                          </a:xfrm>
                          <a:custGeom>
                            <a:avLst/>
                            <a:gdLst/>
                            <a:ahLst/>
                            <a:cxnLst>
                              <a:cxn ang="3cd4">
                                <a:pos x="hc" y="t"/>
                              </a:cxn>
                              <a:cxn ang="cd2">
                                <a:pos x="l" y="vc"/>
                              </a:cxn>
                              <a:cxn ang="cd4">
                                <a:pos x="hc" y="b"/>
                              </a:cxn>
                              <a:cxn ang="0">
                                <a:pos x="r" y="vc"/>
                              </a:cxn>
                            </a:cxnLst>
                            <a:rect l="l" t="t" r="r" b="b"/>
                            <a:pathLst>
                              <a:path w="1412" h="1412">
                                <a:moveTo>
                                  <a:pt x="705" y="1376"/>
                                </a:moveTo>
                                <a:cubicBezTo>
                                  <a:pt x="337" y="1376"/>
                                  <a:pt x="36" y="1075"/>
                                  <a:pt x="36" y="705"/>
                                </a:cubicBezTo>
                                <a:cubicBezTo>
                                  <a:pt x="36" y="337"/>
                                  <a:pt x="337" y="36"/>
                                  <a:pt x="705" y="36"/>
                                </a:cubicBezTo>
                                <a:cubicBezTo>
                                  <a:pt x="1075" y="36"/>
                                  <a:pt x="1376" y="337"/>
                                  <a:pt x="1376" y="705"/>
                                </a:cubicBezTo>
                                <a:cubicBezTo>
                                  <a:pt x="1376" y="1075"/>
                                  <a:pt x="1075" y="1376"/>
                                  <a:pt x="705" y="1376"/>
                                </a:cubicBezTo>
                                <a:close/>
                                <a:moveTo>
                                  <a:pt x="705" y="0"/>
                                </a:moveTo>
                                <a:cubicBezTo>
                                  <a:pt x="317" y="0"/>
                                  <a:pt x="0" y="318"/>
                                  <a:pt x="0" y="705"/>
                                </a:cubicBezTo>
                                <a:cubicBezTo>
                                  <a:pt x="0" y="1094"/>
                                  <a:pt x="317" y="1412"/>
                                  <a:pt x="705" y="1412"/>
                                </a:cubicBezTo>
                                <a:cubicBezTo>
                                  <a:pt x="1094" y="1412"/>
                                  <a:pt x="1412" y="1094"/>
                                  <a:pt x="1412" y="705"/>
                                </a:cubicBezTo>
                                <a:cubicBezTo>
                                  <a:pt x="1412" y="318"/>
                                  <a:pt x="1094" y="0"/>
                                  <a:pt x="705" y="0"/>
                                </a:cubicBezTo>
                                <a:close/>
                              </a:path>
                            </a:pathLst>
                          </a:custGeom>
                          <a:grpFill/>
                          <a:ln cap="flat">
                            <a:noFill/>
                            <a:prstDash val="solid"/>
                          </a:ln>
                        </wps:spPr>
                        <wps:bodyPr vert="horz" wrap="none" lIns="95246" tIns="47623" rIns="95246" bIns="47623" anchor="ctr" anchorCtr="1" compatLnSpc="0"/>
                      </wps:wsp>
                      <wps:wsp>
                        <wps:cNvPr id="1831176230" name="Freihandform 1053">
                          <a:extLst>
                            <a:ext uri="{FF2B5EF4-FFF2-40B4-BE49-F238E27FC236}">
                              <a16:creationId xmlns:a16="http://schemas.microsoft.com/office/drawing/2014/main" id="{34E84085-B8B8-FF66-AA4E-776CD2580FC4}"/>
                            </a:ext>
                          </a:extLst>
                        </wps:cNvPr>
                        <wps:cNvSpPr/>
                        <wps:spPr>
                          <a:xfrm>
                            <a:off x="9134768" y="82422"/>
                            <a:ext cx="180679" cy="155300"/>
                          </a:xfrm>
                          <a:custGeom>
                            <a:avLst/>
                            <a:gdLst/>
                            <a:ahLst/>
                            <a:cxnLst>
                              <a:cxn ang="3cd4">
                                <a:pos x="hc" y="t"/>
                              </a:cxn>
                              <a:cxn ang="cd2">
                                <a:pos x="l" y="vc"/>
                              </a:cxn>
                              <a:cxn ang="cd4">
                                <a:pos x="hc" y="b"/>
                              </a:cxn>
                              <a:cxn ang="0">
                                <a:pos x="r" y="vc"/>
                              </a:cxn>
                            </a:cxnLst>
                            <a:rect l="l" t="t" r="r" b="b"/>
                            <a:pathLst>
                              <a:path w="777" h="668">
                                <a:moveTo>
                                  <a:pt x="741" y="137"/>
                                </a:moveTo>
                                <a:lnTo>
                                  <a:pt x="36" y="137"/>
                                </a:lnTo>
                                <a:lnTo>
                                  <a:pt x="36" y="69"/>
                                </a:lnTo>
                                <a:lnTo>
                                  <a:pt x="142" y="69"/>
                                </a:lnTo>
                                <a:lnTo>
                                  <a:pt x="142" y="86"/>
                                </a:lnTo>
                                <a:cubicBezTo>
                                  <a:pt x="142" y="97"/>
                                  <a:pt x="149" y="105"/>
                                  <a:pt x="159" y="105"/>
                                </a:cubicBezTo>
                                <a:lnTo>
                                  <a:pt x="229" y="105"/>
                                </a:lnTo>
                                <a:cubicBezTo>
                                  <a:pt x="240" y="105"/>
                                  <a:pt x="248" y="97"/>
                                  <a:pt x="248" y="86"/>
                                </a:cubicBezTo>
                                <a:lnTo>
                                  <a:pt x="248" y="69"/>
                                </a:lnTo>
                                <a:lnTo>
                                  <a:pt x="530" y="69"/>
                                </a:lnTo>
                                <a:lnTo>
                                  <a:pt x="530" y="86"/>
                                </a:lnTo>
                                <a:cubicBezTo>
                                  <a:pt x="530" y="97"/>
                                  <a:pt x="538" y="105"/>
                                  <a:pt x="547" y="105"/>
                                </a:cubicBezTo>
                                <a:lnTo>
                                  <a:pt x="619" y="105"/>
                                </a:lnTo>
                                <a:cubicBezTo>
                                  <a:pt x="627" y="105"/>
                                  <a:pt x="635" y="97"/>
                                  <a:pt x="635" y="86"/>
                                </a:cubicBezTo>
                                <a:lnTo>
                                  <a:pt x="635" y="69"/>
                                </a:lnTo>
                                <a:lnTo>
                                  <a:pt x="741" y="69"/>
                                </a:lnTo>
                                <a:close/>
                                <a:moveTo>
                                  <a:pt x="741" y="635"/>
                                </a:moveTo>
                                <a:lnTo>
                                  <a:pt x="36" y="635"/>
                                </a:lnTo>
                                <a:lnTo>
                                  <a:pt x="36" y="173"/>
                                </a:lnTo>
                                <a:lnTo>
                                  <a:pt x="741" y="173"/>
                                </a:lnTo>
                                <a:close/>
                                <a:moveTo>
                                  <a:pt x="176" y="33"/>
                                </a:moveTo>
                                <a:lnTo>
                                  <a:pt x="212" y="33"/>
                                </a:lnTo>
                                <a:lnTo>
                                  <a:pt x="212" y="69"/>
                                </a:lnTo>
                                <a:lnTo>
                                  <a:pt x="176" y="69"/>
                                </a:lnTo>
                                <a:close/>
                                <a:moveTo>
                                  <a:pt x="566" y="33"/>
                                </a:moveTo>
                                <a:lnTo>
                                  <a:pt x="599" y="33"/>
                                </a:lnTo>
                                <a:lnTo>
                                  <a:pt x="599" y="69"/>
                                </a:lnTo>
                                <a:lnTo>
                                  <a:pt x="566" y="69"/>
                                </a:lnTo>
                                <a:close/>
                                <a:moveTo>
                                  <a:pt x="758" y="33"/>
                                </a:moveTo>
                                <a:lnTo>
                                  <a:pt x="635" y="33"/>
                                </a:lnTo>
                                <a:lnTo>
                                  <a:pt x="635" y="16"/>
                                </a:lnTo>
                                <a:cubicBezTo>
                                  <a:pt x="635" y="6"/>
                                  <a:pt x="627" y="0"/>
                                  <a:pt x="619" y="0"/>
                                </a:cubicBezTo>
                                <a:lnTo>
                                  <a:pt x="547" y="0"/>
                                </a:lnTo>
                                <a:cubicBezTo>
                                  <a:pt x="538" y="0"/>
                                  <a:pt x="530" y="6"/>
                                  <a:pt x="530" y="16"/>
                                </a:cubicBezTo>
                                <a:lnTo>
                                  <a:pt x="530" y="33"/>
                                </a:lnTo>
                                <a:lnTo>
                                  <a:pt x="248" y="33"/>
                                </a:lnTo>
                                <a:lnTo>
                                  <a:pt x="248" y="16"/>
                                </a:lnTo>
                                <a:cubicBezTo>
                                  <a:pt x="248" y="6"/>
                                  <a:pt x="240" y="0"/>
                                  <a:pt x="229" y="0"/>
                                </a:cubicBezTo>
                                <a:lnTo>
                                  <a:pt x="159" y="0"/>
                                </a:lnTo>
                                <a:cubicBezTo>
                                  <a:pt x="149" y="0"/>
                                  <a:pt x="142" y="6"/>
                                  <a:pt x="142" y="16"/>
                                </a:cubicBezTo>
                                <a:lnTo>
                                  <a:pt x="142" y="33"/>
                                </a:lnTo>
                                <a:lnTo>
                                  <a:pt x="17" y="33"/>
                                </a:lnTo>
                                <a:cubicBezTo>
                                  <a:pt x="9" y="33"/>
                                  <a:pt x="0" y="42"/>
                                  <a:pt x="0" y="52"/>
                                </a:cubicBezTo>
                                <a:lnTo>
                                  <a:pt x="0" y="651"/>
                                </a:lnTo>
                                <a:cubicBezTo>
                                  <a:pt x="0" y="662"/>
                                  <a:pt x="9" y="668"/>
                                  <a:pt x="17" y="668"/>
                                </a:cubicBezTo>
                                <a:lnTo>
                                  <a:pt x="758" y="668"/>
                                </a:lnTo>
                                <a:cubicBezTo>
                                  <a:pt x="769" y="668"/>
                                  <a:pt x="777" y="662"/>
                                  <a:pt x="777" y="651"/>
                                </a:cubicBezTo>
                                <a:lnTo>
                                  <a:pt x="777" y="52"/>
                                </a:lnTo>
                                <a:cubicBezTo>
                                  <a:pt x="777" y="42"/>
                                  <a:pt x="769" y="33"/>
                                  <a:pt x="758" y="33"/>
                                </a:cubicBezTo>
                                <a:close/>
                              </a:path>
                            </a:pathLst>
                          </a:custGeom>
                          <a:grpFill/>
                          <a:ln cap="flat">
                            <a:noFill/>
                            <a:prstDash val="solid"/>
                          </a:ln>
                        </wps:spPr>
                        <wps:bodyPr vert="horz" wrap="none" lIns="95246" tIns="47623" rIns="95246" bIns="47623" anchor="ctr" anchorCtr="1" compatLnSpc="0"/>
                      </wps:wsp>
                      <wps:wsp>
                        <wps:cNvPr id="98710038" name="Freihandform 1054">
                          <a:extLst>
                            <a:ext uri="{FF2B5EF4-FFF2-40B4-BE49-F238E27FC236}">
                              <a16:creationId xmlns:a16="http://schemas.microsoft.com/office/drawing/2014/main" id="{2D706CF8-FA43-FAFA-D4F6-71AB96B83DB1}"/>
                            </a:ext>
                          </a:extLst>
                        </wps:cNvPr>
                        <wps:cNvSpPr/>
                        <wps:spPr>
                          <a:xfrm>
                            <a:off x="9159449" y="139467"/>
                            <a:ext cx="32830" cy="32830"/>
                          </a:xfrm>
                          <a:custGeom>
                            <a:avLst/>
                            <a:gdLst/>
                            <a:ahLst/>
                            <a:cxnLst>
                              <a:cxn ang="3cd4">
                                <a:pos x="hc" y="t"/>
                              </a:cxn>
                              <a:cxn ang="cd2">
                                <a:pos x="l" y="vc"/>
                              </a:cxn>
                              <a:cxn ang="cd4">
                                <a:pos x="hc" y="b"/>
                              </a:cxn>
                              <a:cxn ang="0">
                                <a:pos x="r" y="vc"/>
                              </a:cxn>
                            </a:cxnLst>
                            <a:rect l="l" t="t" r="r" b="b"/>
                            <a:pathLst>
                              <a:path w="142" h="142">
                                <a:moveTo>
                                  <a:pt x="36" y="36"/>
                                </a:moveTo>
                                <a:lnTo>
                                  <a:pt x="106" y="36"/>
                                </a:lnTo>
                                <a:lnTo>
                                  <a:pt x="106" y="106"/>
                                </a:lnTo>
                                <a:lnTo>
                                  <a:pt x="36" y="106"/>
                                </a:lnTo>
                                <a:close/>
                                <a:moveTo>
                                  <a:pt x="17" y="142"/>
                                </a:moveTo>
                                <a:lnTo>
                                  <a:pt x="123" y="142"/>
                                </a:lnTo>
                                <a:cubicBezTo>
                                  <a:pt x="134" y="142"/>
                                  <a:pt x="142" y="133"/>
                                  <a:pt x="142" y="125"/>
                                </a:cubicBezTo>
                                <a:lnTo>
                                  <a:pt x="142" y="19"/>
                                </a:lnTo>
                                <a:cubicBezTo>
                                  <a:pt x="142" y="9"/>
                                  <a:pt x="134" y="0"/>
                                  <a:pt x="123" y="0"/>
                                </a:cubicBezTo>
                                <a:lnTo>
                                  <a:pt x="17" y="0"/>
                                </a:lnTo>
                                <a:cubicBezTo>
                                  <a:pt x="9" y="0"/>
                                  <a:pt x="0" y="9"/>
                                  <a:pt x="0" y="19"/>
                                </a:cubicBezTo>
                                <a:lnTo>
                                  <a:pt x="0" y="125"/>
                                </a:lnTo>
                                <a:cubicBezTo>
                                  <a:pt x="0" y="133"/>
                                  <a:pt x="9" y="142"/>
                                  <a:pt x="17" y="142"/>
                                </a:cubicBezTo>
                                <a:close/>
                              </a:path>
                            </a:pathLst>
                          </a:custGeom>
                          <a:grpFill/>
                          <a:ln cap="flat">
                            <a:noFill/>
                            <a:prstDash val="solid"/>
                          </a:ln>
                        </wps:spPr>
                        <wps:bodyPr vert="horz" wrap="none" lIns="95246" tIns="47623" rIns="95246" bIns="47623" anchor="ctr" anchorCtr="1" compatLnSpc="0"/>
                      </wps:wsp>
                      <wps:wsp>
                        <wps:cNvPr id="345230439" name="Freihandform 1055">
                          <a:extLst>
                            <a:ext uri="{FF2B5EF4-FFF2-40B4-BE49-F238E27FC236}">
                              <a16:creationId xmlns:a16="http://schemas.microsoft.com/office/drawing/2014/main" id="{EBA033BF-1545-FDFD-6F67-862D254BB089}"/>
                            </a:ext>
                          </a:extLst>
                        </wps:cNvPr>
                        <wps:cNvSpPr/>
                        <wps:spPr>
                          <a:xfrm>
                            <a:off x="9159449" y="180911"/>
                            <a:ext cx="32830" cy="32364"/>
                          </a:xfrm>
                          <a:custGeom>
                            <a:avLst/>
                            <a:gdLst/>
                            <a:ahLst/>
                            <a:cxnLst>
                              <a:cxn ang="3cd4">
                                <a:pos x="hc" y="t"/>
                              </a:cxn>
                              <a:cxn ang="cd2">
                                <a:pos x="l" y="vc"/>
                              </a:cxn>
                              <a:cxn ang="cd4">
                                <a:pos x="hc" y="b"/>
                              </a:cxn>
                              <a:cxn ang="0">
                                <a:pos x="r" y="vc"/>
                              </a:cxn>
                            </a:cxnLst>
                            <a:rect l="l" t="t" r="r" b="b"/>
                            <a:pathLst>
                              <a:path w="142" h="140">
                                <a:moveTo>
                                  <a:pt x="36" y="34"/>
                                </a:moveTo>
                                <a:lnTo>
                                  <a:pt x="106" y="34"/>
                                </a:lnTo>
                                <a:lnTo>
                                  <a:pt x="106" y="106"/>
                                </a:lnTo>
                                <a:lnTo>
                                  <a:pt x="36" y="106"/>
                                </a:lnTo>
                                <a:close/>
                                <a:moveTo>
                                  <a:pt x="17" y="140"/>
                                </a:moveTo>
                                <a:lnTo>
                                  <a:pt x="123" y="140"/>
                                </a:lnTo>
                                <a:cubicBezTo>
                                  <a:pt x="134" y="140"/>
                                  <a:pt x="142" y="133"/>
                                  <a:pt x="142" y="123"/>
                                </a:cubicBezTo>
                                <a:lnTo>
                                  <a:pt x="142" y="17"/>
                                </a:lnTo>
                                <a:cubicBezTo>
                                  <a:pt x="142" y="6"/>
                                  <a:pt x="134" y="0"/>
                                  <a:pt x="123" y="0"/>
                                </a:cubicBezTo>
                                <a:lnTo>
                                  <a:pt x="17" y="0"/>
                                </a:lnTo>
                                <a:cubicBezTo>
                                  <a:pt x="9" y="0"/>
                                  <a:pt x="0" y="6"/>
                                  <a:pt x="0" y="17"/>
                                </a:cubicBezTo>
                                <a:lnTo>
                                  <a:pt x="0" y="123"/>
                                </a:lnTo>
                                <a:cubicBezTo>
                                  <a:pt x="0" y="133"/>
                                  <a:pt x="9" y="140"/>
                                  <a:pt x="17" y="140"/>
                                </a:cubicBezTo>
                                <a:close/>
                              </a:path>
                            </a:pathLst>
                          </a:custGeom>
                          <a:grpFill/>
                          <a:ln cap="flat">
                            <a:noFill/>
                            <a:prstDash val="solid"/>
                          </a:ln>
                        </wps:spPr>
                        <wps:bodyPr vert="horz" wrap="none" lIns="95246" tIns="47623" rIns="95246" bIns="47623" anchor="ctr" anchorCtr="1" compatLnSpc="0"/>
                      </wps:wsp>
                      <wps:wsp>
                        <wps:cNvPr id="1802312366" name="Freihandform 1056">
                          <a:extLst>
                            <a:ext uri="{FF2B5EF4-FFF2-40B4-BE49-F238E27FC236}">
                              <a16:creationId xmlns:a16="http://schemas.microsoft.com/office/drawing/2014/main" id="{441A44ED-E5C1-4D0C-5BF7-4C72C243081C}"/>
                            </a:ext>
                          </a:extLst>
                        </wps:cNvPr>
                        <wps:cNvSpPr/>
                        <wps:spPr>
                          <a:xfrm>
                            <a:off x="9208810" y="139467"/>
                            <a:ext cx="32830" cy="32830"/>
                          </a:xfrm>
                          <a:custGeom>
                            <a:avLst/>
                            <a:gdLst/>
                            <a:ahLst/>
                            <a:cxnLst>
                              <a:cxn ang="3cd4">
                                <a:pos x="hc" y="t"/>
                              </a:cxn>
                              <a:cxn ang="cd2">
                                <a:pos x="l" y="vc"/>
                              </a:cxn>
                              <a:cxn ang="cd4">
                                <a:pos x="hc" y="b"/>
                              </a:cxn>
                              <a:cxn ang="0">
                                <a:pos x="r" y="vc"/>
                              </a:cxn>
                            </a:cxnLst>
                            <a:rect l="l" t="t" r="r" b="b"/>
                            <a:pathLst>
                              <a:path w="142" h="142">
                                <a:moveTo>
                                  <a:pt x="36" y="36"/>
                                </a:moveTo>
                                <a:lnTo>
                                  <a:pt x="106" y="36"/>
                                </a:lnTo>
                                <a:lnTo>
                                  <a:pt x="106" y="106"/>
                                </a:lnTo>
                                <a:lnTo>
                                  <a:pt x="36" y="106"/>
                                </a:lnTo>
                                <a:close/>
                                <a:moveTo>
                                  <a:pt x="17" y="142"/>
                                </a:moveTo>
                                <a:lnTo>
                                  <a:pt x="123" y="142"/>
                                </a:lnTo>
                                <a:cubicBezTo>
                                  <a:pt x="133" y="142"/>
                                  <a:pt x="142" y="133"/>
                                  <a:pt x="142" y="125"/>
                                </a:cubicBezTo>
                                <a:lnTo>
                                  <a:pt x="142" y="19"/>
                                </a:lnTo>
                                <a:cubicBezTo>
                                  <a:pt x="142" y="9"/>
                                  <a:pt x="133" y="0"/>
                                  <a:pt x="123" y="0"/>
                                </a:cubicBezTo>
                                <a:lnTo>
                                  <a:pt x="17" y="0"/>
                                </a:lnTo>
                                <a:cubicBezTo>
                                  <a:pt x="8" y="0"/>
                                  <a:pt x="0" y="9"/>
                                  <a:pt x="0" y="19"/>
                                </a:cubicBezTo>
                                <a:lnTo>
                                  <a:pt x="0" y="125"/>
                                </a:lnTo>
                                <a:cubicBezTo>
                                  <a:pt x="0" y="133"/>
                                  <a:pt x="8" y="142"/>
                                  <a:pt x="17" y="142"/>
                                </a:cubicBezTo>
                                <a:close/>
                              </a:path>
                            </a:pathLst>
                          </a:custGeom>
                          <a:grpFill/>
                          <a:ln cap="flat">
                            <a:noFill/>
                            <a:prstDash val="solid"/>
                          </a:ln>
                        </wps:spPr>
                        <wps:bodyPr vert="horz" wrap="none" lIns="95246" tIns="47623" rIns="95246" bIns="47623" anchor="ctr" anchorCtr="1" compatLnSpc="0"/>
                      </wps:wsp>
                      <wps:wsp>
                        <wps:cNvPr id="783268932" name="Freihandform 1057">
                          <a:extLst>
                            <a:ext uri="{FF2B5EF4-FFF2-40B4-BE49-F238E27FC236}">
                              <a16:creationId xmlns:a16="http://schemas.microsoft.com/office/drawing/2014/main" id="{62CF4FA1-61DD-863B-B2D1-DBB3FCEBB2A4}"/>
                            </a:ext>
                          </a:extLst>
                        </wps:cNvPr>
                        <wps:cNvSpPr/>
                        <wps:spPr>
                          <a:xfrm>
                            <a:off x="9208810" y="180911"/>
                            <a:ext cx="32830" cy="32364"/>
                          </a:xfrm>
                          <a:custGeom>
                            <a:avLst/>
                            <a:gdLst/>
                            <a:ahLst/>
                            <a:cxnLst>
                              <a:cxn ang="3cd4">
                                <a:pos x="hc" y="t"/>
                              </a:cxn>
                              <a:cxn ang="cd2">
                                <a:pos x="l" y="vc"/>
                              </a:cxn>
                              <a:cxn ang="cd4">
                                <a:pos x="hc" y="b"/>
                              </a:cxn>
                              <a:cxn ang="0">
                                <a:pos x="r" y="vc"/>
                              </a:cxn>
                            </a:cxnLst>
                            <a:rect l="l" t="t" r="r" b="b"/>
                            <a:pathLst>
                              <a:path w="142" h="140">
                                <a:moveTo>
                                  <a:pt x="36" y="34"/>
                                </a:moveTo>
                                <a:lnTo>
                                  <a:pt x="106" y="34"/>
                                </a:lnTo>
                                <a:lnTo>
                                  <a:pt x="106" y="106"/>
                                </a:lnTo>
                                <a:lnTo>
                                  <a:pt x="36" y="106"/>
                                </a:lnTo>
                                <a:close/>
                                <a:moveTo>
                                  <a:pt x="17" y="140"/>
                                </a:moveTo>
                                <a:lnTo>
                                  <a:pt x="123" y="140"/>
                                </a:lnTo>
                                <a:cubicBezTo>
                                  <a:pt x="133" y="140"/>
                                  <a:pt x="142" y="133"/>
                                  <a:pt x="142" y="123"/>
                                </a:cubicBezTo>
                                <a:lnTo>
                                  <a:pt x="142" y="17"/>
                                </a:lnTo>
                                <a:cubicBezTo>
                                  <a:pt x="142" y="6"/>
                                  <a:pt x="133" y="0"/>
                                  <a:pt x="123" y="0"/>
                                </a:cubicBezTo>
                                <a:lnTo>
                                  <a:pt x="17" y="0"/>
                                </a:lnTo>
                                <a:cubicBezTo>
                                  <a:pt x="8" y="0"/>
                                  <a:pt x="0" y="6"/>
                                  <a:pt x="0" y="17"/>
                                </a:cubicBezTo>
                                <a:lnTo>
                                  <a:pt x="0" y="123"/>
                                </a:lnTo>
                                <a:cubicBezTo>
                                  <a:pt x="0" y="133"/>
                                  <a:pt x="8" y="140"/>
                                  <a:pt x="17" y="140"/>
                                </a:cubicBezTo>
                                <a:close/>
                              </a:path>
                            </a:pathLst>
                          </a:custGeom>
                          <a:grpFill/>
                          <a:ln cap="flat">
                            <a:noFill/>
                            <a:prstDash val="solid"/>
                          </a:ln>
                        </wps:spPr>
                        <wps:bodyPr vert="horz" wrap="none" lIns="95246" tIns="47623" rIns="95246" bIns="47623" anchor="ctr" anchorCtr="1" compatLnSpc="0"/>
                      </wps:wsp>
                      <wps:wsp>
                        <wps:cNvPr id="205555447" name="Freihandform 1058">
                          <a:extLst>
                            <a:ext uri="{FF2B5EF4-FFF2-40B4-BE49-F238E27FC236}">
                              <a16:creationId xmlns:a16="http://schemas.microsoft.com/office/drawing/2014/main" id="{3E59526D-22F3-4742-3E01-FC12480A6173}"/>
                            </a:ext>
                          </a:extLst>
                        </wps:cNvPr>
                        <wps:cNvSpPr/>
                        <wps:spPr>
                          <a:xfrm>
                            <a:off x="9258170" y="139467"/>
                            <a:ext cx="32597" cy="32830"/>
                          </a:xfrm>
                          <a:custGeom>
                            <a:avLst/>
                            <a:gdLst/>
                            <a:ahLst/>
                            <a:cxnLst>
                              <a:cxn ang="3cd4">
                                <a:pos x="hc" y="t"/>
                              </a:cxn>
                              <a:cxn ang="cd2">
                                <a:pos x="l" y="vc"/>
                              </a:cxn>
                              <a:cxn ang="cd4">
                                <a:pos x="hc" y="b"/>
                              </a:cxn>
                              <a:cxn ang="0">
                                <a:pos x="r" y="vc"/>
                              </a:cxn>
                            </a:cxnLst>
                            <a:rect l="l" t="t" r="r" b="b"/>
                            <a:pathLst>
                              <a:path w="141" h="142">
                                <a:moveTo>
                                  <a:pt x="36" y="36"/>
                                </a:moveTo>
                                <a:lnTo>
                                  <a:pt x="105" y="36"/>
                                </a:lnTo>
                                <a:lnTo>
                                  <a:pt x="105" y="106"/>
                                </a:lnTo>
                                <a:lnTo>
                                  <a:pt x="36" y="106"/>
                                </a:lnTo>
                                <a:close/>
                                <a:moveTo>
                                  <a:pt x="17" y="142"/>
                                </a:moveTo>
                                <a:lnTo>
                                  <a:pt x="122" y="142"/>
                                </a:lnTo>
                                <a:cubicBezTo>
                                  <a:pt x="133" y="142"/>
                                  <a:pt x="141" y="133"/>
                                  <a:pt x="141" y="125"/>
                                </a:cubicBezTo>
                                <a:lnTo>
                                  <a:pt x="141" y="19"/>
                                </a:lnTo>
                                <a:cubicBezTo>
                                  <a:pt x="141" y="9"/>
                                  <a:pt x="133" y="0"/>
                                  <a:pt x="122" y="0"/>
                                </a:cubicBezTo>
                                <a:lnTo>
                                  <a:pt x="17" y="0"/>
                                </a:lnTo>
                                <a:cubicBezTo>
                                  <a:pt x="8" y="0"/>
                                  <a:pt x="0" y="9"/>
                                  <a:pt x="0" y="19"/>
                                </a:cubicBezTo>
                                <a:lnTo>
                                  <a:pt x="0" y="125"/>
                                </a:lnTo>
                                <a:cubicBezTo>
                                  <a:pt x="0" y="133"/>
                                  <a:pt x="8" y="142"/>
                                  <a:pt x="17" y="142"/>
                                </a:cubicBezTo>
                                <a:close/>
                              </a:path>
                            </a:pathLst>
                          </a:custGeom>
                          <a:grpFill/>
                          <a:ln cap="flat">
                            <a:noFill/>
                            <a:prstDash val="solid"/>
                          </a:ln>
                        </wps:spPr>
                        <wps:bodyPr vert="horz" wrap="none" lIns="95246" tIns="47623" rIns="95246" bIns="47623" anchor="ctr" anchorCtr="1" compatLnSpc="0"/>
                      </wps:wsp>
                      <wps:wsp>
                        <wps:cNvPr id="1890861799" name="Freihandform 1059">
                          <a:extLst>
                            <a:ext uri="{FF2B5EF4-FFF2-40B4-BE49-F238E27FC236}">
                              <a16:creationId xmlns:a16="http://schemas.microsoft.com/office/drawing/2014/main" id="{06407C90-55EA-7A51-1B72-138041915BF1}"/>
                            </a:ext>
                          </a:extLst>
                        </wps:cNvPr>
                        <wps:cNvSpPr/>
                        <wps:spPr>
                          <a:xfrm>
                            <a:off x="9258170" y="180911"/>
                            <a:ext cx="32597" cy="32364"/>
                          </a:xfrm>
                          <a:custGeom>
                            <a:avLst/>
                            <a:gdLst/>
                            <a:ahLst/>
                            <a:cxnLst>
                              <a:cxn ang="3cd4">
                                <a:pos x="hc" y="t"/>
                              </a:cxn>
                              <a:cxn ang="cd2">
                                <a:pos x="l" y="vc"/>
                              </a:cxn>
                              <a:cxn ang="cd4">
                                <a:pos x="hc" y="b"/>
                              </a:cxn>
                              <a:cxn ang="0">
                                <a:pos x="r" y="vc"/>
                              </a:cxn>
                            </a:cxnLst>
                            <a:rect l="l" t="t" r="r" b="b"/>
                            <a:pathLst>
                              <a:path w="141" h="140">
                                <a:moveTo>
                                  <a:pt x="36" y="34"/>
                                </a:moveTo>
                                <a:lnTo>
                                  <a:pt x="105" y="34"/>
                                </a:lnTo>
                                <a:lnTo>
                                  <a:pt x="105" y="106"/>
                                </a:lnTo>
                                <a:lnTo>
                                  <a:pt x="36" y="106"/>
                                </a:lnTo>
                                <a:close/>
                                <a:moveTo>
                                  <a:pt x="17" y="140"/>
                                </a:moveTo>
                                <a:lnTo>
                                  <a:pt x="122" y="140"/>
                                </a:lnTo>
                                <a:cubicBezTo>
                                  <a:pt x="133" y="140"/>
                                  <a:pt x="141" y="133"/>
                                  <a:pt x="141" y="123"/>
                                </a:cubicBezTo>
                                <a:lnTo>
                                  <a:pt x="141" y="17"/>
                                </a:lnTo>
                                <a:cubicBezTo>
                                  <a:pt x="141" y="6"/>
                                  <a:pt x="133" y="0"/>
                                  <a:pt x="122" y="0"/>
                                </a:cubicBezTo>
                                <a:lnTo>
                                  <a:pt x="17" y="0"/>
                                </a:lnTo>
                                <a:cubicBezTo>
                                  <a:pt x="8" y="0"/>
                                  <a:pt x="0" y="6"/>
                                  <a:pt x="0" y="17"/>
                                </a:cubicBezTo>
                                <a:lnTo>
                                  <a:pt x="0" y="123"/>
                                </a:lnTo>
                                <a:cubicBezTo>
                                  <a:pt x="0" y="133"/>
                                  <a:pt x="8" y="140"/>
                                  <a:pt x="17" y="140"/>
                                </a:cubicBezTo>
                                <a:close/>
                              </a:path>
                            </a:pathLst>
                          </a:custGeom>
                          <a:grpFill/>
                          <a:ln cap="flat">
                            <a:noFill/>
                            <a:prstDash val="solid"/>
                          </a:ln>
                        </wps:spPr>
                        <wps:bodyPr vert="horz" wrap="none" lIns="95246" tIns="47623" rIns="95246" bIns="47623" anchor="ctr" anchorCtr="1" compatLnSpc="0"/>
                      </wps:wsp>
                    </wpg:wgp>
                  </a:graphicData>
                </a:graphic>
              </wp:anchor>
            </w:drawing>
          </mc:Choice>
          <mc:Fallback>
            <w:pict>
              <v:group w14:anchorId="6B431ED1" id="Gruppieren 61" o:spid="_x0000_s1026" alt="&quot;&quot;" style="position:absolute;margin-left:713.45pt;margin-top:-.05pt;width:28.35pt;height:28.35pt;z-index:251658242" coordorigin="90609" coordsize="3285,3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">
                <v:shape id="Freihandform 1052" o:spid="_x0000_s1027" style="position:absolute;left:90609;width:3285;height:3285;visibility:visible;mso-wrap-style:none;v-text-anchor:middle-center" coordsize="1412,14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" path="m705,1376c337,1376,36,1075,36,705,36,337,337,36,705,36v370,,671,301,671,669c1376,1075,1075,1376,705,1376xm705,c317,,,318,,705v,389,317,707,705,707c1094,1412,1412,1094,1412,705,1412,318,1094,,705,xe" filled="f" stroked="f">
                  <v:path arrowok="t" o:connecttype="custom" o:connectlocs="164264,0;0,164264;164264,328528;328528,164264" o:connectangles="270,180,90,0"/>
                </v:shape>
                <v:shape id="Freihandform 1053" o:spid="_x0000_s1028" style="position:absolute;left:91347;top:824;width:1807;height:1553;visibility:visible;mso-wrap-style:none;v-text-anchor:middle-center" coordsize="777,6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" path="m741,137r-705,l36,69r106,l142,86v,11,7,19,17,19l229,105v11,,19,-8,19,-19l248,69r282,l530,86v,11,8,19,17,19l619,105v8,,16,-8,16,-19l635,69r106,l741,137xm741,635r-705,l36,173r705,l741,635xm176,33r36,l212,69r-36,l176,33xm566,33r33,l599,69r-33,l566,33xm758,33r-123,l635,16c635,6,627,,619,l547,v-9,,-17,6,-17,16l530,33r-282,l248,16c248,6,240,,229,l159,c149,,142,6,142,16r,17l17,33c9,33,,42,,52l,651v,11,9,17,17,17l758,668v11,,19,-6,19,-17l777,52v,-10,-8,-19,-19,-19xe" filled="f" stroked="f">
                  <v:path arrowok="t" o:connecttype="custom" o:connectlocs="90340,0;0,77650;90340,155300;180679,77650" o:connectangles="270,180,90,0"/>
                </v:shape>
                <v:shape id="Freihandform 1054" o:spid="_x0000_s1029" style="position:absolute;left:91594;top:1394;width:328;height:328;visibility:visible;mso-wrap-style:none;v-text-anchor:middle-center" coordsize="142,1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" path="m36,36r70,l106,106r-70,l36,36xm17,142r106,c134,142,142,133,142,125r,-106c142,9,134,,123,l17,c9,,,9,,19l,125v,8,9,17,17,17xe" filled="f" stroked="f">
                  <v:path arrowok="t" o:connecttype="custom" o:connectlocs="16415,0;0,16415;16415,32830;32830,16415" o:connectangles="270,180,90,0"/>
                </v:shape>
                <v:shape id="Freihandform 1055" o:spid="_x0000_s1030" style="position:absolute;left:91594;top:1809;width:328;height:323;visibility:visible;mso-wrap-style:none;v-text-anchor:middle-center" coordsize="142,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" path="m36,34r70,l106,106r-70,l36,34xm17,140r106,c134,140,142,133,142,123r,-106c142,6,134,,123,l17,c9,,,6,,17l,123v,10,9,17,17,17xe" filled="f" stroked="f">
                  <v:path arrowok="t" o:connecttype="custom" o:connectlocs="16415,0;0,16182;16415,32364;32830,16182" o:connectangles="270,180,90,0"/>
                </v:shape>
                <v:shape id="Freihandform 1056" o:spid="_x0000_s1031" style="position:absolute;left:92088;top:1394;width:328;height:328;visibility:visible;mso-wrap-style:none;v-text-anchor:middle-center" coordsize="142,1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" path="m36,36r70,l106,106r-70,l36,36xm17,142r106,c133,142,142,133,142,125r,-106c142,9,133,,123,l17,c8,,,9,,19l,125v,8,8,17,17,17xe" filled="f" stroked="f">
                  <v:path arrowok="t" o:connecttype="custom" o:connectlocs="16415,0;0,16415;16415,32830;32830,16415" o:connectangles="270,180,90,0"/>
                </v:shape>
                <v:shape id="Freihandform 1057" o:spid="_x0000_s1032" style="position:absolute;left:92088;top:1809;width:328;height:323;visibility:visible;mso-wrap-style:none;v-text-anchor:middle-center" coordsize="142,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" path="m36,34r70,l106,106r-70,l36,34xm17,140r106,c133,140,142,133,142,123r,-106c142,6,133,,123,l17,c8,,,6,,17l,123v,10,8,17,17,17xe" filled="f" stroked="f">
                  <v:path arrowok="t" o:connecttype="custom" o:connectlocs="16415,0;0,16182;16415,32364;32830,16182" o:connectangles="270,180,90,0"/>
                </v:shape>
                <v:shape id="Freihandform 1058" o:spid="_x0000_s1033" style="position:absolute;left:92581;top:1394;width:326;height:328;visibility:visible;mso-wrap-style:none;v-text-anchor:middle-center" coordsize="141,1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" path="m36,36r69,l105,106r-69,l36,36xm17,142r105,c133,142,141,133,141,125r,-106c141,9,133,,122,l17,c8,,,9,,19l,125v,8,8,17,17,17xe" filled="f" stroked="f">
                  <v:path arrowok="t" o:connecttype="custom" o:connectlocs="16299,0;0,16415;16299,32830;32597,16415" o:connectangles="270,180,90,0"/>
                </v:shape>
                <v:shape id="Freihandform 1059" o:spid="_x0000_s1034" style="position:absolute;left:92581;top:1809;width:326;height:323;visibility:visible;mso-wrap-style:none;v-text-anchor:middle-center" coordsize="141,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" path="m36,34r69,l105,106r-69,l36,34xm17,140r105,c133,140,141,133,141,123r,-106c141,6,133,,122,l17,c8,,,6,,17l,123v,10,8,17,17,17xe" filled="f" stroked="f">
                  <v:path arrowok="t" o:connecttype="custom" o:connectlocs="16299,0;0,16182;16299,32364;32597,16182" o:connectangles="270,180,90,0"/>
                </v:shape>
              </v:group>
            </w:pict>
          </mc:Fallback>
        </mc:AlternateContent>
      </w:r>
      <w:r w:rsidRPr="00EE792B">
        <w:rPr>
          <w:noProof/>
          <w:color w:val="454547"/>
        </w:rPr>
        <mc:AlternateContent>
          <mc:Choice Requires="wpg">
            <w:drawing>
              <wp:anchor distT="0" distB="0" distL="114300" distR="114300" simplePos="0" relativeHeight="251658244" behindDoc="0" locked="0" layoutInCell="1" allowOverlap="1" wp14:anchorId="3262E69E" wp14:editId="702E14CF">
                <wp:simplePos x="0" y="0"/>
                <wp:positionH relativeFrom="column">
                  <wp:posOffset>8154670</wp:posOffset>
                </wp:positionH>
                <wp:positionV relativeFrom="paragraph">
                  <wp:posOffset>905510</wp:posOffset>
                </wp:positionV>
                <wp:extent cx="360000" cy="360253"/>
                <wp:effectExtent l="0" t="0" r="2540" b="1905"/>
                <wp:wrapNone/>
                <wp:docPr id="348" name="Gruppieren 568">
                  <a:extLst xmlns:a="http://schemas.openxmlformats.org/drawingml/2006/main">
                    <a:ext uri="{FF2B5EF4-FFF2-40B4-BE49-F238E27FC236}">
                      <a16:creationId xmlns:a16="http://schemas.microsoft.com/office/drawing/2014/main" id="{EC16706E-393D-0162-63B0-F9D591E30332}"/>
                    </a:ext>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360000" cy="360253"/>
                          <a:chOff x="8154864" y="906223"/>
                          <a:chExt cx="328296" cy="328528"/>
                        </a:xfrm>
                        <a:solidFill>
                          <a:schemeClr val="tx2"/>
                        </a:solidFill>
                      </wpg:grpSpPr>
                      <wps:wsp>
                        <wps:cNvPr id="1688591623" name="Freihandform 1419">
                          <a:extLst>
                            <a:ext uri="{FF2B5EF4-FFF2-40B4-BE49-F238E27FC236}">
                              <a16:creationId xmlns:a16="http://schemas.microsoft.com/office/drawing/2014/main" id="{73C55388-07A4-F50F-D4B7-9909BF58105E}"/>
                            </a:ext>
                          </a:extLst>
                        </wps:cNvPr>
                        <wps:cNvSpPr/>
                        <wps:spPr>
                          <a:xfrm>
                            <a:off x="8154864" y="906223"/>
                            <a:ext cx="328296" cy="328528"/>
                          </a:xfrm>
                          <a:custGeom>
                            <a:avLst/>
                            <a:gdLst/>
                            <a:ahLst/>
                            <a:cxnLst>
                              <a:cxn ang="3cd4">
                                <a:pos x="hc" y="t"/>
                              </a:cxn>
                              <a:cxn ang="cd2">
                                <a:pos x="l" y="vc"/>
                              </a:cxn>
                              <a:cxn ang="cd4">
                                <a:pos x="hc" y="b"/>
                              </a:cxn>
                              <a:cxn ang="0">
                                <a:pos x="r" y="vc"/>
                              </a:cxn>
                            </a:cxnLst>
                            <a:rect l="l" t="t" r="r" b="b"/>
                            <a:pathLst>
                              <a:path w="1411" h="1412">
                                <a:moveTo>
                                  <a:pt x="704" y="1376"/>
                                </a:moveTo>
                                <a:cubicBezTo>
                                  <a:pt x="336" y="1376"/>
                                  <a:pt x="36" y="1075"/>
                                  <a:pt x="36" y="705"/>
                                </a:cubicBezTo>
                                <a:cubicBezTo>
                                  <a:pt x="36" y="337"/>
                                  <a:pt x="336" y="36"/>
                                  <a:pt x="704" y="36"/>
                                </a:cubicBezTo>
                                <a:cubicBezTo>
                                  <a:pt x="1075" y="36"/>
                                  <a:pt x="1375" y="337"/>
                                  <a:pt x="1375" y="705"/>
                                </a:cubicBezTo>
                                <a:cubicBezTo>
                                  <a:pt x="1375" y="1075"/>
                                  <a:pt x="1075" y="1376"/>
                                  <a:pt x="704" y="1376"/>
                                </a:cubicBezTo>
                                <a:close/>
                                <a:moveTo>
                                  <a:pt x="704" y="0"/>
                                </a:moveTo>
                                <a:cubicBezTo>
                                  <a:pt x="317" y="0"/>
                                  <a:pt x="0" y="318"/>
                                  <a:pt x="0" y="705"/>
                                </a:cubicBezTo>
                                <a:cubicBezTo>
                                  <a:pt x="0" y="1094"/>
                                  <a:pt x="317" y="1412"/>
                                  <a:pt x="704" y="1412"/>
                                </a:cubicBezTo>
                                <a:cubicBezTo>
                                  <a:pt x="1094" y="1412"/>
                                  <a:pt x="1411" y="1094"/>
                                  <a:pt x="1411" y="705"/>
                                </a:cubicBezTo>
                                <a:cubicBezTo>
                                  <a:pt x="1411" y="318"/>
                                  <a:pt x="1094" y="0"/>
                                  <a:pt x="704" y="0"/>
                                </a:cubicBezTo>
                                <a:close/>
                              </a:path>
                            </a:pathLst>
                          </a:custGeom>
                          <a:grpFill/>
                          <a:ln cap="flat">
                            <a:noFill/>
                            <a:prstDash val="solid"/>
                          </a:ln>
                        </wps:spPr>
                        <wps:bodyPr vert="horz" wrap="none" lIns="95246" tIns="47623" rIns="95246" bIns="47623" anchor="ctr" anchorCtr="1" compatLnSpc="0"/>
                      </wps:wsp>
                      <wps:wsp>
                        <wps:cNvPr id="543839724" name="Freihandform 1420">
                          <a:extLst>
                            <a:ext uri="{FF2B5EF4-FFF2-40B4-BE49-F238E27FC236}">
                              <a16:creationId xmlns:a16="http://schemas.microsoft.com/office/drawing/2014/main" id="{1E52009D-F9E0-7917-6239-78DA09648316}"/>
                            </a:ext>
                          </a:extLst>
                        </wps:cNvPr>
                        <wps:cNvSpPr/>
                        <wps:spPr>
                          <a:xfrm>
                            <a:off x="8278032" y="980264"/>
                            <a:ext cx="81958" cy="81958"/>
                          </a:xfrm>
                          <a:custGeom>
                            <a:avLst/>
                            <a:gdLst/>
                            <a:ahLst/>
                            <a:cxnLst>
                              <a:cxn ang="3cd4">
                                <a:pos x="hc" y="t"/>
                              </a:cxn>
                              <a:cxn ang="cd2">
                                <a:pos x="l" y="vc"/>
                              </a:cxn>
                              <a:cxn ang="cd4">
                                <a:pos x="hc" y="b"/>
                              </a:cxn>
                              <a:cxn ang="0">
                                <a:pos x="r" y="vc"/>
                              </a:cxn>
                            </a:cxnLst>
                            <a:rect l="l" t="t" r="r" b="b"/>
                            <a:pathLst>
                              <a:path w="353" h="353">
                                <a:moveTo>
                                  <a:pt x="175" y="36"/>
                                </a:moveTo>
                                <a:cubicBezTo>
                                  <a:pt x="254" y="36"/>
                                  <a:pt x="317" y="99"/>
                                  <a:pt x="317" y="175"/>
                                </a:cubicBezTo>
                                <a:cubicBezTo>
                                  <a:pt x="317" y="254"/>
                                  <a:pt x="254" y="317"/>
                                  <a:pt x="175" y="317"/>
                                </a:cubicBezTo>
                                <a:cubicBezTo>
                                  <a:pt x="99" y="317"/>
                                  <a:pt x="36" y="254"/>
                                  <a:pt x="36" y="175"/>
                                </a:cubicBezTo>
                                <a:cubicBezTo>
                                  <a:pt x="36" y="99"/>
                                  <a:pt x="99" y="36"/>
                                  <a:pt x="175" y="36"/>
                                </a:cubicBezTo>
                                <a:close/>
                                <a:moveTo>
                                  <a:pt x="175" y="353"/>
                                </a:moveTo>
                                <a:cubicBezTo>
                                  <a:pt x="273" y="353"/>
                                  <a:pt x="353" y="273"/>
                                  <a:pt x="353" y="175"/>
                                </a:cubicBezTo>
                                <a:cubicBezTo>
                                  <a:pt x="353" y="78"/>
                                  <a:pt x="273" y="0"/>
                                  <a:pt x="175" y="0"/>
                                </a:cubicBezTo>
                                <a:cubicBezTo>
                                  <a:pt x="78" y="0"/>
                                  <a:pt x="0" y="78"/>
                                  <a:pt x="0" y="175"/>
                                </a:cubicBezTo>
                                <a:cubicBezTo>
                                  <a:pt x="0" y="273"/>
                                  <a:pt x="78" y="353"/>
                                  <a:pt x="175" y="353"/>
                                </a:cubicBezTo>
                                <a:close/>
                              </a:path>
                            </a:pathLst>
                          </a:custGeom>
                          <a:grpFill/>
                          <a:ln cap="flat">
                            <a:noFill/>
                            <a:prstDash val="solid"/>
                          </a:ln>
                        </wps:spPr>
                        <wps:bodyPr vert="horz" wrap="none" lIns="95246" tIns="47623" rIns="95246" bIns="47623" anchor="ctr" anchorCtr="1" compatLnSpc="0"/>
                      </wps:wsp>
                      <wps:wsp>
                        <wps:cNvPr id="1101936070" name="Freihandform 1421">
                          <a:extLst>
                            <a:ext uri="{FF2B5EF4-FFF2-40B4-BE49-F238E27FC236}">
                              <a16:creationId xmlns:a16="http://schemas.microsoft.com/office/drawing/2014/main" id="{8394688A-2D33-0572-1557-00BB9FE28B4B}"/>
                            </a:ext>
                          </a:extLst>
                        </wps:cNvPr>
                        <wps:cNvSpPr/>
                        <wps:spPr>
                          <a:xfrm>
                            <a:off x="8244970" y="1070372"/>
                            <a:ext cx="147617" cy="90340"/>
                          </a:xfrm>
                          <a:custGeom>
                            <a:avLst/>
                            <a:gdLst/>
                            <a:ahLst/>
                            <a:cxnLst>
                              <a:cxn ang="3cd4">
                                <a:pos x="hc" y="t"/>
                              </a:cxn>
                              <a:cxn ang="cd2">
                                <a:pos x="l" y="vc"/>
                              </a:cxn>
                              <a:cxn ang="cd4">
                                <a:pos x="hc" y="b"/>
                              </a:cxn>
                              <a:cxn ang="0">
                                <a:pos x="r" y="vc"/>
                              </a:cxn>
                            </a:cxnLst>
                            <a:rect l="l" t="t" r="r" b="b"/>
                            <a:pathLst>
                              <a:path w="635" h="389">
                                <a:moveTo>
                                  <a:pt x="476" y="0"/>
                                </a:moveTo>
                                <a:lnTo>
                                  <a:pt x="159" y="0"/>
                                </a:lnTo>
                                <a:cubicBezTo>
                                  <a:pt x="72" y="0"/>
                                  <a:pt x="0" y="72"/>
                                  <a:pt x="0" y="159"/>
                                </a:cubicBezTo>
                                <a:lnTo>
                                  <a:pt x="0" y="370"/>
                                </a:lnTo>
                                <a:cubicBezTo>
                                  <a:pt x="0" y="381"/>
                                  <a:pt x="8" y="389"/>
                                  <a:pt x="19" y="389"/>
                                </a:cubicBezTo>
                                <a:cubicBezTo>
                                  <a:pt x="27" y="389"/>
                                  <a:pt x="36" y="381"/>
                                  <a:pt x="36" y="370"/>
                                </a:cubicBezTo>
                                <a:lnTo>
                                  <a:pt x="36" y="159"/>
                                </a:lnTo>
                                <a:cubicBezTo>
                                  <a:pt x="36" y="91"/>
                                  <a:pt x="91" y="36"/>
                                  <a:pt x="159" y="36"/>
                                </a:cubicBezTo>
                                <a:lnTo>
                                  <a:pt x="476" y="36"/>
                                </a:lnTo>
                                <a:cubicBezTo>
                                  <a:pt x="544" y="36"/>
                                  <a:pt x="601" y="91"/>
                                  <a:pt x="601" y="159"/>
                                </a:cubicBezTo>
                                <a:lnTo>
                                  <a:pt x="601" y="370"/>
                                </a:lnTo>
                                <a:cubicBezTo>
                                  <a:pt x="601" y="381"/>
                                  <a:pt x="607" y="389"/>
                                  <a:pt x="618" y="389"/>
                                </a:cubicBezTo>
                                <a:cubicBezTo>
                                  <a:pt x="629" y="389"/>
                                  <a:pt x="635" y="381"/>
                                  <a:pt x="635" y="370"/>
                                </a:cubicBezTo>
                                <a:lnTo>
                                  <a:pt x="635" y="159"/>
                                </a:lnTo>
                                <a:cubicBezTo>
                                  <a:pt x="635" y="72"/>
                                  <a:pt x="565" y="0"/>
                                  <a:pt x="476" y="0"/>
                                </a:cubicBezTo>
                                <a:close/>
                              </a:path>
                            </a:pathLst>
                          </a:custGeom>
                          <a:grpFill/>
                          <a:ln cap="flat">
                            <a:noFill/>
                            <a:prstDash val="solid"/>
                          </a:ln>
                        </wps:spPr>
                        <wps:bodyPr vert="horz" wrap="none" lIns="95246" tIns="47623" rIns="95246" bIns="47623" anchor="ctr" anchorCtr="1" compatLnSpc="0"/>
                      </wps:wsp>
                    </wpg:wgp>
                  </a:graphicData>
                </a:graphic>
              </wp:anchor>
            </w:drawing>
          </mc:Choice>
          <mc:Fallback>
            <w:pict>
              <v:group w14:anchorId="79B6BCF8" id="Gruppieren 568" o:spid="_x0000_s1026" alt="&quot;&quot;" style="position:absolute;margin-left:642.1pt;margin-top:71.3pt;width:28.35pt;height:28.35pt;z-index:251658244" coordorigin="81548,9062" coordsize="3282,3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">
                <v:shape id="Freihandform 1419" o:spid="_x0000_s1027" style="position:absolute;left:81548;top:9062;width:3283;height:3285;visibility:visible;mso-wrap-style:none;v-text-anchor:middle-center" coordsize="1411,14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" path="m704,1376c336,1376,36,1075,36,705,36,337,336,36,704,36v371,,671,301,671,669c1375,1075,1075,1376,704,1376xm704,c317,,,318,,705v,389,317,707,704,707c1094,1412,1411,1094,1411,705,1411,318,1094,,704,xe" filled="f" stroked="f">
                  <v:path arrowok="t" o:connecttype="custom" o:connectlocs="164148,0;0,164264;164148,328528;328296,164264" o:connectangles="270,180,90,0"/>
                </v:shape>
                <v:shape id="Freihandform 1420" o:spid="_x0000_s1028" style="position:absolute;left:82780;top:9802;width:819;height:820;visibility:visible;mso-wrap-style:none;v-text-anchor:middle-center" coordsize="353,3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" path="m175,36v79,,142,63,142,139c317,254,254,317,175,317,99,317,36,254,36,175,36,99,99,36,175,36xm175,353v98,,178,-80,178,-178c353,78,273,,175,,78,,,78,,175v,98,78,178,175,178xe" filled="f" stroked="f">
                  <v:path arrowok="t" o:connecttype="custom" o:connectlocs="40979,0;0,40979;40979,81958;81958,40979" o:connectangles="270,180,90,0"/>
                </v:shape>
                <v:shape id="Freihandform 1421" o:spid="_x0000_s1029" style="position:absolute;left:82449;top:10703;width:1476;height:904;visibility:visible;mso-wrap-style:none;v-text-anchor:middle-center" coordsize="635,3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" path="m476,l159,c72,,,72,,159l,370v,11,8,19,19,19c27,389,36,381,36,370r,-211c36,91,91,36,159,36r317,c544,36,601,91,601,159r,211c601,381,607,389,618,389v11,,17,-8,17,-19l635,159c635,72,565,,476,xe" filled="f" stroked="f">
                  <v:path arrowok="t" o:connecttype="custom" o:connectlocs="73809,0;0,45170;73809,90340;147617,45170" o:connectangles="270,180,90,0"/>
                </v:shape>
              </v:group>
            </w:pict>
          </mc:Fallback>
        </mc:AlternateContent>
      </w:r>
      <w:r w:rsidRPr="00EE792B">
        <w:rPr>
          <w:noProof/>
          <w:color w:val="454547"/>
        </w:rPr>
        <mc:AlternateContent>
          <mc:Choice Requires="wpg">
            <w:drawing>
              <wp:anchor distT="0" distB="0" distL="114300" distR="114300" simplePos="0" relativeHeight="251658245" behindDoc="0" locked="0" layoutInCell="1" allowOverlap="1" wp14:anchorId="58533488" wp14:editId="351352E4">
                <wp:simplePos x="0" y="0"/>
                <wp:positionH relativeFrom="column">
                  <wp:posOffset>9966960</wp:posOffset>
                </wp:positionH>
                <wp:positionV relativeFrom="paragraph">
                  <wp:posOffset>3216275</wp:posOffset>
                </wp:positionV>
                <wp:extent cx="360000" cy="360254"/>
                <wp:effectExtent l="0" t="0" r="2540" b="1905"/>
                <wp:wrapNone/>
                <wp:docPr id="880" name="Gruppieren 1068">
                  <a:extLst xmlns:a="http://schemas.openxmlformats.org/drawingml/2006/main">
                    <a:ext uri="{FF2B5EF4-FFF2-40B4-BE49-F238E27FC236}">
                      <a16:creationId xmlns:a16="http://schemas.microsoft.com/office/drawing/2014/main" id="{7F7229A7-A3B8-3912-4B09-4BAB8A5A0450}"/>
                    </a:ext>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360000" cy="360254"/>
                          <a:chOff x="9967056" y="3217022"/>
                          <a:chExt cx="328296" cy="328528"/>
                        </a:xfrm>
                        <a:solidFill>
                          <a:schemeClr val="tx2"/>
                        </a:solidFill>
                      </wpg:grpSpPr>
                      <wps:wsp>
                        <wps:cNvPr id="1601018848" name="Freihandform 1919">
                          <a:extLst>
                            <a:ext uri="{FF2B5EF4-FFF2-40B4-BE49-F238E27FC236}">
                              <a16:creationId xmlns:a16="http://schemas.microsoft.com/office/drawing/2014/main" id="{1DAB9563-7314-95AF-6709-78DBD85D2FBC}"/>
                            </a:ext>
                          </a:extLst>
                        </wps:cNvPr>
                        <wps:cNvSpPr/>
                        <wps:spPr>
                          <a:xfrm>
                            <a:off x="9967056" y="3217022"/>
                            <a:ext cx="328296" cy="328528"/>
                          </a:xfrm>
                          <a:custGeom>
                            <a:avLst/>
                            <a:gdLst/>
                            <a:ahLst/>
                            <a:cxnLst>
                              <a:cxn ang="3cd4">
                                <a:pos x="hc" y="t"/>
                              </a:cxn>
                              <a:cxn ang="cd2">
                                <a:pos x="l" y="vc"/>
                              </a:cxn>
                              <a:cxn ang="cd4">
                                <a:pos x="hc" y="b"/>
                              </a:cxn>
                              <a:cxn ang="0">
                                <a:pos x="r" y="vc"/>
                              </a:cxn>
                            </a:cxnLst>
                            <a:rect l="l" t="t" r="r" b="b"/>
                            <a:pathLst>
                              <a:path w="1411" h="1412">
                                <a:moveTo>
                                  <a:pt x="704" y="1376"/>
                                </a:moveTo>
                                <a:cubicBezTo>
                                  <a:pt x="336" y="1376"/>
                                  <a:pt x="36" y="1075"/>
                                  <a:pt x="36" y="705"/>
                                </a:cubicBezTo>
                                <a:cubicBezTo>
                                  <a:pt x="36" y="337"/>
                                  <a:pt x="336" y="36"/>
                                  <a:pt x="704" y="36"/>
                                </a:cubicBezTo>
                                <a:cubicBezTo>
                                  <a:pt x="1075" y="36"/>
                                  <a:pt x="1375" y="337"/>
                                  <a:pt x="1375" y="705"/>
                                </a:cubicBezTo>
                                <a:cubicBezTo>
                                  <a:pt x="1375" y="1075"/>
                                  <a:pt x="1075" y="1376"/>
                                  <a:pt x="704" y="1376"/>
                                </a:cubicBezTo>
                                <a:close/>
                                <a:moveTo>
                                  <a:pt x="704" y="0"/>
                                </a:moveTo>
                                <a:cubicBezTo>
                                  <a:pt x="317" y="0"/>
                                  <a:pt x="0" y="318"/>
                                  <a:pt x="0" y="705"/>
                                </a:cubicBezTo>
                                <a:cubicBezTo>
                                  <a:pt x="0" y="1094"/>
                                  <a:pt x="317" y="1412"/>
                                  <a:pt x="704" y="1412"/>
                                </a:cubicBezTo>
                                <a:cubicBezTo>
                                  <a:pt x="1094" y="1412"/>
                                  <a:pt x="1411" y="1094"/>
                                  <a:pt x="1411" y="705"/>
                                </a:cubicBezTo>
                                <a:cubicBezTo>
                                  <a:pt x="1411" y="318"/>
                                  <a:pt x="1094" y="0"/>
                                  <a:pt x="704" y="0"/>
                                </a:cubicBezTo>
                                <a:close/>
                              </a:path>
                            </a:pathLst>
                          </a:custGeom>
                          <a:grpFill/>
                          <a:ln cap="flat">
                            <a:noFill/>
                            <a:prstDash val="solid"/>
                          </a:ln>
                        </wps:spPr>
                        <wps:bodyPr vert="horz" wrap="none" lIns="95246" tIns="47623" rIns="95246" bIns="47623" anchor="ctr" anchorCtr="1" compatLnSpc="0"/>
                      </wps:wsp>
                      <wps:wsp>
                        <wps:cNvPr id="359801640" name="Freihandform 1920">
                          <a:extLst>
                            <a:ext uri="{FF2B5EF4-FFF2-40B4-BE49-F238E27FC236}">
                              <a16:creationId xmlns:a16="http://schemas.microsoft.com/office/drawing/2014/main" id="{8C7E470D-B901-3E9C-283C-F6ECEA407C7B}"/>
                            </a:ext>
                          </a:extLst>
                        </wps:cNvPr>
                        <wps:cNvSpPr/>
                        <wps:spPr>
                          <a:xfrm>
                            <a:off x="10057164" y="3395835"/>
                            <a:ext cx="32830" cy="8149"/>
                          </a:xfrm>
                          <a:custGeom>
                            <a:avLst/>
                            <a:gdLst/>
                            <a:ahLst/>
                            <a:cxnLst>
                              <a:cxn ang="3cd4">
                                <a:pos x="hc" y="t"/>
                              </a:cxn>
                              <a:cxn ang="cd2">
                                <a:pos x="l" y="vc"/>
                              </a:cxn>
                              <a:cxn ang="cd4">
                                <a:pos x="hc" y="b"/>
                              </a:cxn>
                              <a:cxn ang="0">
                                <a:pos x="r" y="vc"/>
                              </a:cxn>
                            </a:cxnLst>
                            <a:rect l="l" t="t" r="r" b="b"/>
                            <a:pathLst>
                              <a:path w="142" h="36">
                                <a:moveTo>
                                  <a:pt x="19" y="36"/>
                                </a:moveTo>
                                <a:lnTo>
                                  <a:pt x="125" y="36"/>
                                </a:lnTo>
                                <a:cubicBezTo>
                                  <a:pt x="135" y="36"/>
                                  <a:pt x="142" y="30"/>
                                  <a:pt x="142" y="20"/>
                                </a:cubicBezTo>
                                <a:cubicBezTo>
                                  <a:pt x="142" y="9"/>
                                  <a:pt x="135" y="0"/>
                                  <a:pt x="125" y="0"/>
                                </a:cubicBezTo>
                                <a:lnTo>
                                  <a:pt x="19" y="0"/>
                                </a:lnTo>
                                <a:cubicBezTo>
                                  <a:pt x="8" y="0"/>
                                  <a:pt x="0" y="9"/>
                                  <a:pt x="0" y="20"/>
                                </a:cubicBezTo>
                                <a:cubicBezTo>
                                  <a:pt x="0" y="30"/>
                                  <a:pt x="8" y="36"/>
                                  <a:pt x="19" y="36"/>
                                </a:cubicBezTo>
                                <a:close/>
                              </a:path>
                            </a:pathLst>
                          </a:custGeom>
                          <a:grpFill/>
                          <a:ln cap="flat">
                            <a:noFill/>
                            <a:prstDash val="solid"/>
                          </a:ln>
                        </wps:spPr>
                        <wps:bodyPr vert="horz" wrap="none" lIns="95246" tIns="47623" rIns="95246" bIns="47623" anchor="ctr" anchorCtr="1" compatLnSpc="0"/>
                      </wps:wsp>
                      <wps:wsp>
                        <wps:cNvPr id="1146277787" name="Freihandform 1921">
                          <a:extLst>
                            <a:ext uri="{FF2B5EF4-FFF2-40B4-BE49-F238E27FC236}">
                              <a16:creationId xmlns:a16="http://schemas.microsoft.com/office/drawing/2014/main" id="{7EC6088C-DB11-473C-2999-E6C659E3F7FB}"/>
                            </a:ext>
                          </a:extLst>
                        </wps:cNvPr>
                        <wps:cNvSpPr/>
                        <wps:spPr>
                          <a:xfrm>
                            <a:off x="10114208" y="3421214"/>
                            <a:ext cx="32830" cy="25379"/>
                          </a:xfrm>
                          <a:custGeom>
                            <a:avLst/>
                            <a:gdLst/>
                            <a:ahLst/>
                            <a:cxnLst>
                              <a:cxn ang="3cd4">
                                <a:pos x="hc" y="t"/>
                              </a:cxn>
                              <a:cxn ang="cd2">
                                <a:pos x="l" y="vc"/>
                              </a:cxn>
                              <a:cxn ang="cd4">
                                <a:pos x="hc" y="b"/>
                              </a:cxn>
                              <a:cxn ang="0">
                                <a:pos x="r" y="vc"/>
                              </a:cxn>
                            </a:cxnLst>
                            <a:rect l="l" t="t" r="r" b="b"/>
                            <a:pathLst>
                              <a:path w="142" h="110">
                                <a:moveTo>
                                  <a:pt x="39" y="105"/>
                                </a:moveTo>
                                <a:cubicBezTo>
                                  <a:pt x="45" y="112"/>
                                  <a:pt x="56" y="112"/>
                                  <a:pt x="62" y="105"/>
                                </a:cubicBezTo>
                                <a:lnTo>
                                  <a:pt x="136" y="33"/>
                                </a:lnTo>
                                <a:cubicBezTo>
                                  <a:pt x="144" y="25"/>
                                  <a:pt x="144" y="14"/>
                                  <a:pt x="136" y="8"/>
                                </a:cubicBezTo>
                                <a:cubicBezTo>
                                  <a:pt x="134" y="-1"/>
                                  <a:pt x="123" y="-3"/>
                                  <a:pt x="115" y="4"/>
                                </a:cubicBezTo>
                                <a:lnTo>
                                  <a:pt x="51" y="65"/>
                                </a:lnTo>
                                <a:lnTo>
                                  <a:pt x="30" y="46"/>
                                </a:lnTo>
                                <a:cubicBezTo>
                                  <a:pt x="24" y="40"/>
                                  <a:pt x="13" y="40"/>
                                  <a:pt x="7" y="46"/>
                                </a:cubicBezTo>
                                <a:cubicBezTo>
                                  <a:pt x="-2" y="54"/>
                                  <a:pt x="-2" y="65"/>
                                  <a:pt x="7" y="71"/>
                                </a:cubicBezTo>
                                <a:close/>
                              </a:path>
                            </a:pathLst>
                          </a:custGeom>
                          <a:grpFill/>
                          <a:ln cap="flat">
                            <a:noFill/>
                            <a:prstDash val="solid"/>
                          </a:ln>
                        </wps:spPr>
                        <wps:bodyPr vert="horz" wrap="none" lIns="95246" tIns="47623" rIns="95246" bIns="47623" anchor="ctr" anchorCtr="1" compatLnSpc="0"/>
                      </wps:wsp>
                      <wps:wsp>
                        <wps:cNvPr id="1003219348" name="Freihandform 1922">
                          <a:extLst>
                            <a:ext uri="{FF2B5EF4-FFF2-40B4-BE49-F238E27FC236}">
                              <a16:creationId xmlns:a16="http://schemas.microsoft.com/office/drawing/2014/main" id="{180077CF-E68D-945F-EE55-07290847CB02}"/>
                            </a:ext>
                          </a:extLst>
                        </wps:cNvPr>
                        <wps:cNvSpPr/>
                        <wps:spPr>
                          <a:xfrm>
                            <a:off x="10172417" y="3429364"/>
                            <a:ext cx="32364" cy="8149"/>
                          </a:xfrm>
                          <a:custGeom>
                            <a:avLst/>
                            <a:gdLst/>
                            <a:ahLst/>
                            <a:cxnLst>
                              <a:cxn ang="3cd4">
                                <a:pos x="hc" y="t"/>
                              </a:cxn>
                              <a:cxn ang="cd2">
                                <a:pos x="l" y="vc"/>
                              </a:cxn>
                              <a:cxn ang="cd4">
                                <a:pos x="hc" y="b"/>
                              </a:cxn>
                              <a:cxn ang="0">
                                <a:pos x="r" y="vc"/>
                              </a:cxn>
                            </a:cxnLst>
                            <a:rect l="l" t="t" r="r" b="b"/>
                            <a:pathLst>
                              <a:path w="140" h="36">
                                <a:moveTo>
                                  <a:pt x="123" y="0"/>
                                </a:moveTo>
                                <a:lnTo>
                                  <a:pt x="17" y="0"/>
                                </a:lnTo>
                                <a:cubicBezTo>
                                  <a:pt x="7" y="0"/>
                                  <a:pt x="0" y="9"/>
                                  <a:pt x="0" y="19"/>
                                </a:cubicBezTo>
                                <a:cubicBezTo>
                                  <a:pt x="0" y="30"/>
                                  <a:pt x="7" y="36"/>
                                  <a:pt x="17" y="36"/>
                                </a:cubicBezTo>
                                <a:lnTo>
                                  <a:pt x="123" y="36"/>
                                </a:lnTo>
                                <a:cubicBezTo>
                                  <a:pt x="134" y="36"/>
                                  <a:pt x="140" y="30"/>
                                  <a:pt x="140" y="19"/>
                                </a:cubicBezTo>
                                <a:cubicBezTo>
                                  <a:pt x="140" y="9"/>
                                  <a:pt x="134" y="0"/>
                                  <a:pt x="123" y="0"/>
                                </a:cubicBezTo>
                                <a:close/>
                              </a:path>
                            </a:pathLst>
                          </a:custGeom>
                          <a:grpFill/>
                          <a:ln cap="flat">
                            <a:noFill/>
                            <a:prstDash val="solid"/>
                          </a:ln>
                        </wps:spPr>
                        <wps:bodyPr vert="horz" wrap="none" lIns="95246" tIns="47623" rIns="95246" bIns="47623" anchor="ctr" anchorCtr="1" compatLnSpc="0"/>
                      </wps:wsp>
                      <wps:wsp>
                        <wps:cNvPr id="1535241090" name="Freihandform 1923">
                          <a:extLst>
                            <a:ext uri="{FF2B5EF4-FFF2-40B4-BE49-F238E27FC236}">
                              <a16:creationId xmlns:a16="http://schemas.microsoft.com/office/drawing/2014/main" id="{37630652-9724-B2F7-66B8-DA62DBAD9264}"/>
                            </a:ext>
                          </a:extLst>
                        </wps:cNvPr>
                        <wps:cNvSpPr/>
                        <wps:spPr>
                          <a:xfrm>
                            <a:off x="10057164" y="3362540"/>
                            <a:ext cx="32830" cy="8149"/>
                          </a:xfrm>
                          <a:custGeom>
                            <a:avLst/>
                            <a:gdLst/>
                            <a:ahLst/>
                            <a:cxnLst>
                              <a:cxn ang="3cd4">
                                <a:pos x="hc" y="t"/>
                              </a:cxn>
                              <a:cxn ang="cd2">
                                <a:pos x="l" y="vc"/>
                              </a:cxn>
                              <a:cxn ang="cd4">
                                <a:pos x="hc" y="b"/>
                              </a:cxn>
                              <a:cxn ang="0">
                                <a:pos x="r" y="vc"/>
                              </a:cxn>
                            </a:cxnLst>
                            <a:rect l="l" t="t" r="r" b="b"/>
                            <a:pathLst>
                              <a:path w="142" h="36">
                                <a:moveTo>
                                  <a:pt x="19" y="36"/>
                                </a:moveTo>
                                <a:lnTo>
                                  <a:pt x="125" y="36"/>
                                </a:lnTo>
                                <a:cubicBezTo>
                                  <a:pt x="135" y="36"/>
                                  <a:pt x="142" y="29"/>
                                  <a:pt x="142" y="16"/>
                                </a:cubicBezTo>
                                <a:cubicBezTo>
                                  <a:pt x="142" y="6"/>
                                  <a:pt x="135" y="0"/>
                                  <a:pt x="125" y="0"/>
                                </a:cubicBezTo>
                                <a:lnTo>
                                  <a:pt x="19" y="0"/>
                                </a:lnTo>
                                <a:cubicBezTo>
                                  <a:pt x="8" y="0"/>
                                  <a:pt x="0" y="6"/>
                                  <a:pt x="0" y="16"/>
                                </a:cubicBezTo>
                                <a:cubicBezTo>
                                  <a:pt x="0" y="29"/>
                                  <a:pt x="8" y="36"/>
                                  <a:pt x="19" y="36"/>
                                </a:cubicBezTo>
                                <a:close/>
                              </a:path>
                            </a:pathLst>
                          </a:custGeom>
                          <a:grpFill/>
                          <a:ln cap="flat">
                            <a:noFill/>
                            <a:prstDash val="solid"/>
                          </a:ln>
                        </wps:spPr>
                        <wps:bodyPr vert="horz" wrap="none" lIns="95246" tIns="47623" rIns="95246" bIns="47623" anchor="ctr" anchorCtr="1" compatLnSpc="0"/>
                      </wps:wsp>
                      <wps:wsp>
                        <wps:cNvPr id="830460137" name="Freihandform 1924">
                          <a:extLst>
                            <a:ext uri="{FF2B5EF4-FFF2-40B4-BE49-F238E27FC236}">
                              <a16:creationId xmlns:a16="http://schemas.microsoft.com/office/drawing/2014/main" id="{B9CA87D8-1F2F-2E44-0AA7-243D8B5B83BB}"/>
                            </a:ext>
                          </a:extLst>
                        </wps:cNvPr>
                        <wps:cNvSpPr/>
                        <wps:spPr>
                          <a:xfrm>
                            <a:off x="10114208" y="3354624"/>
                            <a:ext cx="33528" cy="24913"/>
                          </a:xfrm>
                          <a:custGeom>
                            <a:avLst/>
                            <a:gdLst/>
                            <a:ahLst/>
                            <a:cxnLst>
                              <a:cxn ang="3cd4">
                                <a:pos x="hc" y="t"/>
                              </a:cxn>
                              <a:cxn ang="cd2">
                                <a:pos x="l" y="vc"/>
                              </a:cxn>
                              <a:cxn ang="cd4">
                                <a:pos x="hc" y="b"/>
                              </a:cxn>
                              <a:cxn ang="0">
                                <a:pos x="r" y="vc"/>
                              </a:cxn>
                            </a:cxnLst>
                            <a:rect l="l" t="t" r="r" b="b"/>
                            <a:pathLst>
                              <a:path w="145" h="108">
                                <a:moveTo>
                                  <a:pt x="41" y="101"/>
                                </a:moveTo>
                                <a:cubicBezTo>
                                  <a:pt x="49" y="110"/>
                                  <a:pt x="60" y="110"/>
                                  <a:pt x="66" y="101"/>
                                </a:cubicBezTo>
                                <a:lnTo>
                                  <a:pt x="140" y="29"/>
                                </a:lnTo>
                                <a:cubicBezTo>
                                  <a:pt x="147" y="23"/>
                                  <a:pt x="147" y="12"/>
                                  <a:pt x="140" y="4"/>
                                </a:cubicBezTo>
                                <a:cubicBezTo>
                                  <a:pt x="134" y="-1"/>
                                  <a:pt x="123" y="-1"/>
                                  <a:pt x="115" y="4"/>
                                </a:cubicBezTo>
                                <a:lnTo>
                                  <a:pt x="51" y="65"/>
                                </a:lnTo>
                                <a:lnTo>
                                  <a:pt x="30" y="48"/>
                                </a:lnTo>
                                <a:cubicBezTo>
                                  <a:pt x="24" y="40"/>
                                  <a:pt x="13" y="40"/>
                                  <a:pt x="7" y="48"/>
                                </a:cubicBezTo>
                                <a:cubicBezTo>
                                  <a:pt x="-2" y="55"/>
                                  <a:pt x="-2" y="65"/>
                                  <a:pt x="7" y="74"/>
                                </a:cubicBezTo>
                                <a:close/>
                              </a:path>
                            </a:pathLst>
                          </a:custGeom>
                          <a:grpFill/>
                          <a:ln cap="flat">
                            <a:noFill/>
                            <a:prstDash val="solid"/>
                          </a:ln>
                        </wps:spPr>
                        <wps:bodyPr vert="horz" wrap="none" lIns="95246" tIns="47623" rIns="95246" bIns="47623" anchor="ctr" anchorCtr="1" compatLnSpc="0"/>
                      </wps:wsp>
                      <wps:wsp>
                        <wps:cNvPr id="672115642" name="Freihandform 1925">
                          <a:extLst>
                            <a:ext uri="{FF2B5EF4-FFF2-40B4-BE49-F238E27FC236}">
                              <a16:creationId xmlns:a16="http://schemas.microsoft.com/office/drawing/2014/main" id="{3205EF81-8709-73C3-47C1-A95F672945B0}"/>
                            </a:ext>
                          </a:extLst>
                        </wps:cNvPr>
                        <wps:cNvSpPr/>
                        <wps:spPr>
                          <a:xfrm>
                            <a:off x="10172417" y="3362540"/>
                            <a:ext cx="32364" cy="8149"/>
                          </a:xfrm>
                          <a:custGeom>
                            <a:avLst/>
                            <a:gdLst/>
                            <a:ahLst/>
                            <a:cxnLst>
                              <a:cxn ang="3cd4">
                                <a:pos x="hc" y="t"/>
                              </a:cxn>
                              <a:cxn ang="cd2">
                                <a:pos x="l" y="vc"/>
                              </a:cxn>
                              <a:cxn ang="cd4">
                                <a:pos x="hc" y="b"/>
                              </a:cxn>
                              <a:cxn ang="0">
                                <a:pos x="r" y="vc"/>
                              </a:cxn>
                            </a:cxnLst>
                            <a:rect l="l" t="t" r="r" b="b"/>
                            <a:pathLst>
                              <a:path w="140" h="36">
                                <a:moveTo>
                                  <a:pt x="17" y="36"/>
                                </a:moveTo>
                                <a:lnTo>
                                  <a:pt x="123" y="36"/>
                                </a:lnTo>
                                <a:cubicBezTo>
                                  <a:pt x="134" y="36"/>
                                  <a:pt x="140" y="29"/>
                                  <a:pt x="140" y="16"/>
                                </a:cubicBezTo>
                                <a:cubicBezTo>
                                  <a:pt x="140" y="6"/>
                                  <a:pt x="134" y="0"/>
                                  <a:pt x="123" y="0"/>
                                </a:cubicBezTo>
                                <a:lnTo>
                                  <a:pt x="17" y="0"/>
                                </a:lnTo>
                                <a:cubicBezTo>
                                  <a:pt x="7" y="0"/>
                                  <a:pt x="0" y="6"/>
                                  <a:pt x="0" y="16"/>
                                </a:cubicBezTo>
                                <a:cubicBezTo>
                                  <a:pt x="0" y="29"/>
                                  <a:pt x="7" y="36"/>
                                  <a:pt x="17" y="36"/>
                                </a:cubicBezTo>
                                <a:close/>
                              </a:path>
                            </a:pathLst>
                          </a:custGeom>
                          <a:grpFill/>
                          <a:ln cap="flat">
                            <a:noFill/>
                            <a:prstDash val="solid"/>
                          </a:ln>
                        </wps:spPr>
                        <wps:bodyPr vert="horz" wrap="none" lIns="95246" tIns="47623" rIns="95246" bIns="47623" anchor="ctr" anchorCtr="1" compatLnSpc="0"/>
                      </wps:wsp>
                      <wps:wsp>
                        <wps:cNvPr id="1457611831" name="Freihandform 1926">
                          <a:extLst>
                            <a:ext uri="{FF2B5EF4-FFF2-40B4-BE49-F238E27FC236}">
                              <a16:creationId xmlns:a16="http://schemas.microsoft.com/office/drawing/2014/main" id="{B0DE9C34-3C90-4B9D-6522-4D2844037487}"/>
                            </a:ext>
                          </a:extLst>
                        </wps:cNvPr>
                        <wps:cNvSpPr/>
                        <wps:spPr>
                          <a:xfrm>
                            <a:off x="10114907" y="3395835"/>
                            <a:ext cx="32597" cy="8149"/>
                          </a:xfrm>
                          <a:custGeom>
                            <a:avLst/>
                            <a:gdLst/>
                            <a:ahLst/>
                            <a:cxnLst>
                              <a:cxn ang="3cd4">
                                <a:pos x="hc" y="t"/>
                              </a:cxn>
                              <a:cxn ang="cd2">
                                <a:pos x="l" y="vc"/>
                              </a:cxn>
                              <a:cxn ang="cd4">
                                <a:pos x="hc" y="b"/>
                              </a:cxn>
                              <a:cxn ang="0">
                                <a:pos x="r" y="vc"/>
                              </a:cxn>
                            </a:cxnLst>
                            <a:rect l="l" t="t" r="r" b="b"/>
                            <a:pathLst>
                              <a:path w="141" h="36">
                                <a:moveTo>
                                  <a:pt x="122" y="0"/>
                                </a:moveTo>
                                <a:lnTo>
                                  <a:pt x="17" y="0"/>
                                </a:lnTo>
                                <a:cubicBezTo>
                                  <a:pt x="6" y="0"/>
                                  <a:pt x="0" y="9"/>
                                  <a:pt x="0" y="20"/>
                                </a:cubicBezTo>
                                <a:cubicBezTo>
                                  <a:pt x="0" y="30"/>
                                  <a:pt x="6" y="36"/>
                                  <a:pt x="17" y="36"/>
                                </a:cubicBezTo>
                                <a:lnTo>
                                  <a:pt x="122" y="36"/>
                                </a:lnTo>
                                <a:cubicBezTo>
                                  <a:pt x="133" y="36"/>
                                  <a:pt x="141" y="30"/>
                                  <a:pt x="141" y="20"/>
                                </a:cubicBezTo>
                                <a:cubicBezTo>
                                  <a:pt x="141" y="9"/>
                                  <a:pt x="133" y="0"/>
                                  <a:pt x="122" y="0"/>
                                </a:cubicBezTo>
                                <a:close/>
                              </a:path>
                            </a:pathLst>
                          </a:custGeom>
                          <a:grpFill/>
                          <a:ln cap="flat">
                            <a:noFill/>
                            <a:prstDash val="solid"/>
                          </a:ln>
                        </wps:spPr>
                        <wps:bodyPr vert="horz" wrap="none" lIns="95246" tIns="47623" rIns="95246" bIns="47623" anchor="ctr" anchorCtr="1" compatLnSpc="0"/>
                      </wps:wsp>
                      <wps:wsp>
                        <wps:cNvPr id="126488693" name="Freihandform 1927">
                          <a:extLst>
                            <a:ext uri="{FF2B5EF4-FFF2-40B4-BE49-F238E27FC236}">
                              <a16:creationId xmlns:a16="http://schemas.microsoft.com/office/drawing/2014/main" id="{9AE8F88F-4ADC-9756-6B6D-5EE8A74017FD}"/>
                            </a:ext>
                          </a:extLst>
                        </wps:cNvPr>
                        <wps:cNvSpPr/>
                        <wps:spPr>
                          <a:xfrm>
                            <a:off x="10171951" y="3387453"/>
                            <a:ext cx="32597" cy="25612"/>
                          </a:xfrm>
                          <a:custGeom>
                            <a:avLst/>
                            <a:gdLst/>
                            <a:ahLst/>
                            <a:cxnLst>
                              <a:cxn ang="3cd4">
                                <a:pos x="hc" y="t"/>
                              </a:cxn>
                              <a:cxn ang="cd2">
                                <a:pos x="l" y="vc"/>
                              </a:cxn>
                              <a:cxn ang="cd4">
                                <a:pos x="hc" y="b"/>
                              </a:cxn>
                              <a:cxn ang="0">
                                <a:pos x="r" y="vc"/>
                              </a:cxn>
                            </a:cxnLst>
                            <a:rect l="l" t="t" r="r" b="b"/>
                            <a:pathLst>
                              <a:path w="141" h="111">
                                <a:moveTo>
                                  <a:pt x="36" y="106"/>
                                </a:moveTo>
                                <a:cubicBezTo>
                                  <a:pt x="45" y="113"/>
                                  <a:pt x="55" y="113"/>
                                  <a:pt x="62" y="106"/>
                                </a:cubicBezTo>
                                <a:lnTo>
                                  <a:pt x="136" y="32"/>
                                </a:lnTo>
                                <a:cubicBezTo>
                                  <a:pt x="142" y="26"/>
                                  <a:pt x="142" y="15"/>
                                  <a:pt x="136" y="9"/>
                                </a:cubicBezTo>
                                <a:cubicBezTo>
                                  <a:pt x="131" y="1"/>
                                  <a:pt x="121" y="-4"/>
                                  <a:pt x="114" y="5"/>
                                </a:cubicBezTo>
                                <a:lnTo>
                                  <a:pt x="51" y="66"/>
                                </a:lnTo>
                                <a:lnTo>
                                  <a:pt x="30" y="47"/>
                                </a:lnTo>
                                <a:cubicBezTo>
                                  <a:pt x="23" y="41"/>
                                  <a:pt x="13" y="41"/>
                                  <a:pt x="4" y="47"/>
                                </a:cubicBezTo>
                                <a:cubicBezTo>
                                  <a:pt x="-1" y="56"/>
                                  <a:pt x="-1" y="66"/>
                                  <a:pt x="4" y="72"/>
                                </a:cubicBezTo>
                                <a:close/>
                              </a:path>
                            </a:pathLst>
                          </a:custGeom>
                          <a:grpFill/>
                          <a:ln cap="flat">
                            <a:noFill/>
                            <a:prstDash val="solid"/>
                          </a:ln>
                        </wps:spPr>
                        <wps:bodyPr vert="horz" wrap="none" lIns="95246" tIns="47623" rIns="95246" bIns="47623" anchor="ctr" anchorCtr="1" compatLnSpc="0"/>
                      </wps:wsp>
                      <wps:wsp>
                        <wps:cNvPr id="279550871" name="Freihandform 1928">
                          <a:extLst>
                            <a:ext uri="{FF2B5EF4-FFF2-40B4-BE49-F238E27FC236}">
                              <a16:creationId xmlns:a16="http://schemas.microsoft.com/office/drawing/2014/main" id="{C0CC344A-6D1F-5AB3-DBDF-9E1AC7B808EA}"/>
                            </a:ext>
                          </a:extLst>
                        </wps:cNvPr>
                        <wps:cNvSpPr/>
                        <wps:spPr>
                          <a:xfrm>
                            <a:off x="10057164" y="3429364"/>
                            <a:ext cx="32830" cy="8149"/>
                          </a:xfrm>
                          <a:custGeom>
                            <a:avLst/>
                            <a:gdLst/>
                            <a:ahLst/>
                            <a:cxnLst>
                              <a:cxn ang="3cd4">
                                <a:pos x="hc" y="t"/>
                              </a:cxn>
                              <a:cxn ang="cd2">
                                <a:pos x="l" y="vc"/>
                              </a:cxn>
                              <a:cxn ang="cd4">
                                <a:pos x="hc" y="b"/>
                              </a:cxn>
                              <a:cxn ang="0">
                                <a:pos x="r" y="vc"/>
                              </a:cxn>
                            </a:cxnLst>
                            <a:rect l="l" t="t" r="r" b="b"/>
                            <a:pathLst>
                              <a:path w="142" h="36">
                                <a:moveTo>
                                  <a:pt x="19" y="36"/>
                                </a:moveTo>
                                <a:lnTo>
                                  <a:pt x="125" y="36"/>
                                </a:lnTo>
                                <a:cubicBezTo>
                                  <a:pt x="135" y="36"/>
                                  <a:pt x="142" y="30"/>
                                  <a:pt x="142" y="19"/>
                                </a:cubicBezTo>
                                <a:cubicBezTo>
                                  <a:pt x="142" y="9"/>
                                  <a:pt x="135" y="0"/>
                                  <a:pt x="125" y="0"/>
                                </a:cubicBezTo>
                                <a:lnTo>
                                  <a:pt x="19" y="0"/>
                                </a:lnTo>
                                <a:cubicBezTo>
                                  <a:pt x="8" y="0"/>
                                  <a:pt x="0" y="9"/>
                                  <a:pt x="0" y="19"/>
                                </a:cubicBezTo>
                                <a:cubicBezTo>
                                  <a:pt x="0" y="30"/>
                                  <a:pt x="8" y="36"/>
                                  <a:pt x="19" y="36"/>
                                </a:cubicBezTo>
                                <a:close/>
                              </a:path>
                            </a:pathLst>
                          </a:custGeom>
                          <a:grpFill/>
                          <a:ln cap="flat">
                            <a:noFill/>
                            <a:prstDash val="solid"/>
                          </a:ln>
                        </wps:spPr>
                        <wps:bodyPr vert="horz" wrap="none" lIns="95246" tIns="47623" rIns="95246" bIns="47623" anchor="ctr" anchorCtr="1" compatLnSpc="0"/>
                      </wps:wsp>
                      <wps:wsp>
                        <wps:cNvPr id="761738592" name="Freihandform 1929">
                          <a:extLst>
                            <a:ext uri="{FF2B5EF4-FFF2-40B4-BE49-F238E27FC236}">
                              <a16:creationId xmlns:a16="http://schemas.microsoft.com/office/drawing/2014/main" id="{8E81A758-3E25-4508-AAD9-1121B07618F1}"/>
                            </a:ext>
                          </a:extLst>
                        </wps:cNvPr>
                        <wps:cNvSpPr/>
                        <wps:spPr>
                          <a:xfrm>
                            <a:off x="10032483" y="3291060"/>
                            <a:ext cx="196977" cy="180446"/>
                          </a:xfrm>
                          <a:custGeom>
                            <a:avLst/>
                            <a:gdLst/>
                            <a:ahLst/>
                            <a:cxnLst>
                              <a:cxn ang="3cd4">
                                <a:pos x="hc" y="t"/>
                              </a:cxn>
                              <a:cxn ang="cd2">
                                <a:pos x="l" y="vc"/>
                              </a:cxn>
                              <a:cxn ang="cd4">
                                <a:pos x="hc" y="b"/>
                              </a:cxn>
                              <a:cxn ang="0">
                                <a:pos x="r" y="vc"/>
                              </a:cxn>
                            </a:cxnLst>
                            <a:rect l="l" t="t" r="r" b="b"/>
                            <a:pathLst>
                              <a:path w="847" h="776">
                                <a:moveTo>
                                  <a:pt x="813" y="165"/>
                                </a:moveTo>
                                <a:lnTo>
                                  <a:pt x="36" y="165"/>
                                </a:lnTo>
                                <a:lnTo>
                                  <a:pt x="36" y="91"/>
                                </a:lnTo>
                                <a:lnTo>
                                  <a:pt x="159" y="91"/>
                                </a:lnTo>
                                <a:lnTo>
                                  <a:pt x="159" y="108"/>
                                </a:lnTo>
                                <a:cubicBezTo>
                                  <a:pt x="159" y="118"/>
                                  <a:pt x="167" y="127"/>
                                  <a:pt x="178" y="127"/>
                                </a:cubicBezTo>
                                <a:cubicBezTo>
                                  <a:pt x="189" y="127"/>
                                  <a:pt x="195" y="118"/>
                                  <a:pt x="195" y="108"/>
                                </a:cubicBezTo>
                                <a:lnTo>
                                  <a:pt x="195" y="91"/>
                                </a:lnTo>
                                <a:lnTo>
                                  <a:pt x="407" y="91"/>
                                </a:lnTo>
                                <a:lnTo>
                                  <a:pt x="407" y="108"/>
                                </a:lnTo>
                                <a:cubicBezTo>
                                  <a:pt x="407" y="118"/>
                                  <a:pt x="413" y="127"/>
                                  <a:pt x="423" y="127"/>
                                </a:cubicBezTo>
                                <a:cubicBezTo>
                                  <a:pt x="434" y="127"/>
                                  <a:pt x="443" y="118"/>
                                  <a:pt x="443" y="108"/>
                                </a:cubicBezTo>
                                <a:lnTo>
                                  <a:pt x="443" y="91"/>
                                </a:lnTo>
                                <a:lnTo>
                                  <a:pt x="654" y="91"/>
                                </a:lnTo>
                                <a:lnTo>
                                  <a:pt x="654" y="108"/>
                                </a:lnTo>
                                <a:cubicBezTo>
                                  <a:pt x="654" y="118"/>
                                  <a:pt x="661" y="127"/>
                                  <a:pt x="671" y="127"/>
                                </a:cubicBezTo>
                                <a:cubicBezTo>
                                  <a:pt x="682" y="127"/>
                                  <a:pt x="688" y="118"/>
                                  <a:pt x="688" y="108"/>
                                </a:cubicBezTo>
                                <a:lnTo>
                                  <a:pt x="688" y="91"/>
                                </a:lnTo>
                                <a:lnTo>
                                  <a:pt x="813" y="91"/>
                                </a:lnTo>
                                <a:close/>
                                <a:moveTo>
                                  <a:pt x="813" y="740"/>
                                </a:moveTo>
                                <a:lnTo>
                                  <a:pt x="36" y="740"/>
                                </a:lnTo>
                                <a:lnTo>
                                  <a:pt x="36" y="203"/>
                                </a:lnTo>
                                <a:lnTo>
                                  <a:pt x="813" y="203"/>
                                </a:lnTo>
                                <a:close/>
                                <a:moveTo>
                                  <a:pt x="815" y="55"/>
                                </a:moveTo>
                                <a:lnTo>
                                  <a:pt x="688" y="55"/>
                                </a:lnTo>
                                <a:lnTo>
                                  <a:pt x="688" y="19"/>
                                </a:lnTo>
                                <a:cubicBezTo>
                                  <a:pt x="688" y="6"/>
                                  <a:pt x="682" y="0"/>
                                  <a:pt x="671" y="0"/>
                                </a:cubicBezTo>
                                <a:cubicBezTo>
                                  <a:pt x="661" y="0"/>
                                  <a:pt x="654" y="6"/>
                                  <a:pt x="654" y="19"/>
                                </a:cubicBezTo>
                                <a:lnTo>
                                  <a:pt x="654" y="55"/>
                                </a:lnTo>
                                <a:lnTo>
                                  <a:pt x="443" y="55"/>
                                </a:lnTo>
                                <a:lnTo>
                                  <a:pt x="443" y="19"/>
                                </a:lnTo>
                                <a:cubicBezTo>
                                  <a:pt x="443" y="6"/>
                                  <a:pt x="434" y="0"/>
                                  <a:pt x="423" y="0"/>
                                </a:cubicBezTo>
                                <a:cubicBezTo>
                                  <a:pt x="413" y="0"/>
                                  <a:pt x="407" y="6"/>
                                  <a:pt x="407" y="19"/>
                                </a:cubicBezTo>
                                <a:lnTo>
                                  <a:pt x="407" y="55"/>
                                </a:lnTo>
                                <a:lnTo>
                                  <a:pt x="195" y="55"/>
                                </a:lnTo>
                                <a:lnTo>
                                  <a:pt x="195" y="19"/>
                                </a:lnTo>
                                <a:cubicBezTo>
                                  <a:pt x="195" y="6"/>
                                  <a:pt x="189" y="0"/>
                                  <a:pt x="178" y="0"/>
                                </a:cubicBezTo>
                                <a:cubicBezTo>
                                  <a:pt x="167" y="0"/>
                                  <a:pt x="159" y="6"/>
                                  <a:pt x="159" y="19"/>
                                </a:cubicBezTo>
                                <a:lnTo>
                                  <a:pt x="159" y="55"/>
                                </a:lnTo>
                                <a:lnTo>
                                  <a:pt x="32" y="55"/>
                                </a:lnTo>
                                <a:cubicBezTo>
                                  <a:pt x="15" y="55"/>
                                  <a:pt x="0" y="65"/>
                                  <a:pt x="0" y="82"/>
                                </a:cubicBezTo>
                                <a:lnTo>
                                  <a:pt x="0" y="747"/>
                                </a:lnTo>
                                <a:cubicBezTo>
                                  <a:pt x="0" y="762"/>
                                  <a:pt x="15" y="776"/>
                                  <a:pt x="32" y="776"/>
                                </a:cubicBezTo>
                                <a:lnTo>
                                  <a:pt x="819" y="776"/>
                                </a:lnTo>
                                <a:cubicBezTo>
                                  <a:pt x="836" y="776"/>
                                  <a:pt x="847" y="762"/>
                                  <a:pt x="847" y="747"/>
                                </a:cubicBezTo>
                                <a:lnTo>
                                  <a:pt x="847" y="82"/>
                                </a:lnTo>
                                <a:cubicBezTo>
                                  <a:pt x="847" y="65"/>
                                  <a:pt x="834" y="55"/>
                                  <a:pt x="815" y="55"/>
                                </a:cubicBezTo>
                                <a:close/>
                              </a:path>
                            </a:pathLst>
                          </a:custGeom>
                          <a:grpFill/>
                          <a:ln cap="flat">
                            <a:noFill/>
                            <a:prstDash val="solid"/>
                          </a:ln>
                        </wps:spPr>
                        <wps:bodyPr vert="horz" wrap="none" lIns="95246" tIns="47623" rIns="95246" bIns="47623" anchor="ctr" anchorCtr="1" compatLnSpc="0"/>
                      </wps:wsp>
                    </wpg:wgp>
                  </a:graphicData>
                </a:graphic>
              </wp:anchor>
            </w:drawing>
          </mc:Choice>
          <mc:Fallback>
            <w:pict>
              <v:group w14:anchorId="394209DB" id="Gruppieren 1068" o:spid="_x0000_s1026" alt="&quot;&quot;" style="position:absolute;margin-left:784.8pt;margin-top:253.25pt;width:28.35pt;height:28.35pt;z-index:251658245" coordorigin="99670,32170" coordsize="3282,3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">
                <v:shape id="Freihandform 1919" o:spid="_x0000_s1027" style="position:absolute;left:99670;top:32170;width:3283;height:3285;visibility:visible;mso-wrap-style:none;v-text-anchor:middle-center" coordsize="1411,14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" path="m704,1376c336,1376,36,1075,36,705,36,337,336,36,704,36v371,,671,301,671,669c1375,1075,1075,1376,704,1376xm704,c317,,,318,,705v,389,317,707,704,707c1094,1412,1411,1094,1411,705,1411,318,1094,,704,xe" filled="f" stroked="f">
                  <v:path arrowok="t" o:connecttype="custom" o:connectlocs="164148,0;0,164264;164148,328528;328296,164264" o:connectangles="270,180,90,0"/>
                </v:shape>
                <v:shape id="Freihandform 1920" o:spid="_x0000_s1028" style="position:absolute;left:100571;top:33958;width:328;height:81;visibility:visible;mso-wrap-style:none;v-text-anchor:middle-center" coordsize="142,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" path="m19,36r106,c135,36,142,30,142,20,142,9,135,,125,l19,c8,,,9,,20,,30,8,36,19,36xe" filled="f" stroked="f">
                  <v:path arrowok="t" o:connecttype="custom" o:connectlocs="16415,0;0,4075;16415,8149;32830,4075" o:connectangles="270,180,90,0"/>
                </v:shape>
                <v:shape id="Freihandform 1921" o:spid="_x0000_s1029" style="position:absolute;left:101142;top:34212;width:328;height:253;visibility:visible;mso-wrap-style:none;v-text-anchor:middle-center" coordsize="142,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" path="m39,105v6,7,17,7,23,l136,33v8,-8,8,-19,,-25c134,-1,123,-3,115,4l51,65,30,46c24,40,13,40,7,46v-9,8,-9,19,,25l39,105xe" filled="f" stroked="f">
                  <v:path arrowok="t" o:connecttype="custom" o:connectlocs="16415,0;0,12690;16415,25379;32830,12690" o:connectangles="270,180,90,0"/>
                </v:shape>
                <v:shape id="Freihandform 1922" o:spid="_x0000_s1030" style="position:absolute;left:101724;top:34293;width:323;height:82;visibility:visible;mso-wrap-style:none;v-text-anchor:middle-center" coordsize="140,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" path="m123,l17,c7,,,9,,19,,30,7,36,17,36r106,c134,36,140,30,140,19,140,9,134,,123,xe" filled="f" stroked="f">
                  <v:path arrowok="t" o:connecttype="custom" o:connectlocs="16182,0;0,4075;16182,8149;32364,4075" o:connectangles="270,180,90,0"/>
                </v:shape>
                <v:shape id="Freihandform 1923" o:spid="_x0000_s1031" style="position:absolute;left:100571;top:33625;width:328;height:81;visibility:visible;mso-wrap-style:none;v-text-anchor:middle-center" coordsize="142,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" path="m19,36r106,c135,36,142,29,142,16,142,6,135,,125,l19,c8,,,6,,16,,29,8,36,19,36xe" filled="f" stroked="f">
                  <v:path arrowok="t" o:connecttype="custom" o:connectlocs="16415,0;0,4075;16415,8149;32830,4075" o:connectangles="270,180,90,0"/>
                </v:shape>
                <v:shape id="Freihandform 1924" o:spid="_x0000_s1032" style="position:absolute;left:101142;top:33546;width:335;height:249;visibility:visible;mso-wrap-style:none;v-text-anchor:middle-center" coordsize="145,1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" path="m41,101v8,9,19,9,25,l140,29v7,-6,7,-17,,-25c134,-1,123,-1,115,4l51,65,30,48c24,40,13,40,7,48v-9,7,-9,17,,26l41,101xe" filled="f" stroked="f">
                  <v:path arrowok="t" o:connecttype="custom" o:connectlocs="16764,0;0,12457;16764,24913;33528,12457" o:connectangles="270,180,90,0"/>
                </v:shape>
                <v:shape id="Freihandform 1925" o:spid="_x0000_s1033" style="position:absolute;left:101724;top:33625;width:323;height:81;visibility:visible;mso-wrap-style:none;v-text-anchor:middle-center" coordsize="140,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" path="m17,36r106,c134,36,140,29,140,16,140,6,134,,123,l17,c7,,,6,,16,,29,7,36,17,36xe" filled="f" stroked="f">
                  <v:path arrowok="t" o:connecttype="custom" o:connectlocs="16182,0;0,4075;16182,8149;32364,4075" o:connectangles="270,180,90,0"/>
                </v:shape>
                <v:shape id="Freihandform 1926" o:spid="_x0000_s1034" style="position:absolute;left:101149;top:33958;width:326;height:81;visibility:visible;mso-wrap-style:none;v-text-anchor:middle-center" coordsize="141,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" path="m122,l17,c6,,,9,,20,,30,6,36,17,36r105,c133,36,141,30,141,20,141,9,133,,122,xe" filled="f" stroked="f">
                  <v:path arrowok="t" o:connecttype="custom" o:connectlocs="16299,0;0,4075;16299,8149;32597,4075" o:connectangles="270,180,90,0"/>
                </v:shape>
                <v:shape id="Freihandform 1927" o:spid="_x0000_s1035" style="position:absolute;left:101719;top:33874;width:326;height:256;visibility:visible;mso-wrap-style:none;v-text-anchor:middle-center" coordsize="141,1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" path="m36,106v9,7,19,7,26,l136,32v6,-6,6,-17,,-23c131,1,121,-4,114,5l51,66,30,47c23,41,13,41,4,47v-5,9,-5,19,,25l36,106xe" filled="f" stroked="f">
                  <v:path arrowok="t" o:connecttype="custom" o:connectlocs="16299,0;0,12806;16299,25612;32597,12806" o:connectangles="270,180,90,0"/>
                </v:shape>
                <v:shape id="Freihandform 1928" o:spid="_x0000_s1036" style="position:absolute;left:100571;top:34293;width:328;height:82;visibility:visible;mso-wrap-style:none;v-text-anchor:middle-center" coordsize="142,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" path="m19,36r106,c135,36,142,30,142,19,142,9,135,,125,l19,c8,,,9,,19,,30,8,36,19,36xe" filled="f" stroked="f">
                  <v:path arrowok="t" o:connecttype="custom" o:connectlocs="16415,0;0,4075;16415,8149;32830,4075" o:connectangles="270,180,90,0"/>
                </v:shape>
                <v:shape id="Freihandform 1929" o:spid="_x0000_s1037" style="position:absolute;left:100324;top:32910;width:1970;height:1805;visibility:visible;mso-wrap-style:none;v-text-anchor:middle-center" coordsize="847,7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" path="m813,165r-777,l36,91r123,l159,108v,10,8,19,19,19c189,127,195,118,195,108r,-17l407,91r,17c407,118,413,127,423,127v11,,20,-9,20,-19l443,91r211,l654,108v,10,7,19,17,19c682,127,688,118,688,108r,-17l813,91r,74xm813,740r-777,l36,203r777,l813,740xm815,55r-127,l688,19c688,6,682,,671,,661,,654,6,654,19r,36l443,55r,-36c443,6,434,,423,,413,,407,6,407,19r,36l195,55r,-36c195,6,189,,178,,167,,159,6,159,19r,36l32,55c15,55,,65,,82l,747v,15,15,29,32,29l819,776v17,,28,-14,28,-29l847,82c847,65,834,55,815,55xe" filled="f" stroked="f">
                  <v:path arrowok="t" o:connecttype="custom" o:connectlocs="98489,0;0,90223;98489,180446;196977,90223" o:connectangles="270,180,90,0"/>
                </v:shape>
              </v:group>
            </w:pict>
          </mc:Fallback>
        </mc:AlternateContent>
      </w:r>
    </w:p>
    <w:p w14:paraId="2B4E1DC7" w14:textId="5023190F" w:rsidR="00A1626C" w:rsidRPr="00BC327C" w:rsidRDefault="00A1626C" w:rsidP="00A1626C">
      <w:pPr>
        <w:pStyle w:val="BodyText"/>
        <w:numPr>
          <w:ilvl w:val="0"/>
          <w:numId w:val="8"/>
        </w:numPr>
        <w:spacing w:before="71" w:line="252" w:lineRule="auto"/>
        <w:ind w:right="138"/>
        <w:rPr>
          <w:b/>
          <w:bCs/>
          <w:color w:val="00468B"/>
          <w:lang w:val="en-IE"/>
        </w:rPr>
      </w:pPr>
      <w:r w:rsidRPr="00BC327C">
        <w:rPr>
          <w:b/>
          <w:bCs/>
          <w:noProof/>
          <w:color w:val="00468B"/>
        </w:rPr>
        <mc:AlternateContent>
          <mc:Choice Requires="wps">
            <w:drawing>
              <wp:anchor distT="0" distB="0" distL="0" distR="0" simplePos="0" relativeHeight="251658250" behindDoc="1" locked="0" layoutInCell="1" allowOverlap="1" wp14:anchorId="114D9D78" wp14:editId="6D852CA3">
                <wp:simplePos x="0" y="0"/>
                <wp:positionH relativeFrom="margin">
                  <wp:posOffset>1808480</wp:posOffset>
                </wp:positionH>
                <wp:positionV relativeFrom="paragraph">
                  <wp:posOffset>256540</wp:posOffset>
                </wp:positionV>
                <wp:extent cx="4114800" cy="45085"/>
                <wp:effectExtent l="0" t="0" r="0" b="0"/>
                <wp:wrapTopAndBottom/>
                <wp:docPr id="2074576572" name="Graphic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114800" cy="45085"/>
                        </a:xfrm>
                        <a:custGeom>
                          <a:avLst/>
                          <a:gdLst/>
                          <a:ahLst/>
                          <a:cxnLst/>
                          <a:rect l="l" t="t" r="r" b="b"/>
                          <a:pathLst>
                            <a:path w="4711700">
                              <a:moveTo>
                                <a:pt x="0" y="0"/>
                              </a:moveTo>
                              <a:lnTo>
                                <a:pt x="4711496" y="0"/>
                              </a:lnTo>
                            </a:path>
                          </a:pathLst>
                        </a:custGeom>
                        <a:ln w="6350">
                          <a:solidFill>
                            <a:srgbClr val="00468B"/>
                          </a:solidFill>
                          <a:prstDash val="solid"/>
                        </a:ln>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56EDB2A" id="Graphic 17" o:spid="_x0000_s1026" style="position:absolute;margin-left:142.4pt;margin-top:20.2pt;width:324pt;height:3.55pt;z-index:-251658230;visibility:visible;mso-wrap-style:square;mso-width-percent:0;mso-height-percent:0;mso-wrap-distance-left:0;mso-wrap-distance-top:0;mso-wrap-distance-right:0;mso-wrap-distance-bottom:0;mso-position-horizontal:absolute;mso-position-horizontal-relative:margin;mso-position-vertical:absolute;mso-position-vertical-relative:text;mso-width-percent:0;mso-height-percent:0;mso-width-relative:margin;mso-height-relative:margin;v-text-anchor:top" coordsize="4711700,45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" path="m,l4711496,e" filled="f" strokecolor="#00468b" strokeweight=".5pt">
                <v:path arrowok="t"/>
                <w10:wrap type="topAndBottom" anchorx="margin"/>
              </v:shape>
            </w:pict>
          </mc:Fallback>
        </mc:AlternateContent>
      </w:r>
      <w:r w:rsidR="00EB2A92" w:rsidRPr="00BC327C">
        <w:rPr>
          <w:b/>
          <w:bCs/>
          <w:noProof/>
          <w:color w:val="00468B"/>
        </w:rPr>
        <w:t>What are the projected benefits under the policy</w:t>
      </w:r>
      <w:r w:rsidR="006E360E" w:rsidRPr="00BC327C">
        <w:rPr>
          <w:b/>
          <w:bCs/>
          <w:noProof/>
          <w:color w:val="00468B"/>
        </w:rPr>
        <w:t>?</w:t>
      </w:r>
    </w:p>
    <w:p w14:paraId="1D2CADA9" w14:textId="48E43C81" w:rsidR="00EB2CC4" w:rsidRPr="00EB2CC4" w:rsidRDefault="000C48FD" w:rsidP="00EB2CC4">
      <w:pPr>
        <w:pStyle w:val="BodyText"/>
        <w:spacing w:before="71" w:line="252" w:lineRule="auto"/>
        <w:ind w:left="2835" w:right="-22"/>
        <w:rPr>
          <w:b/>
          <w:bCs/>
          <w:color w:val="454547"/>
          <w:lang w:val="en-IE"/>
        </w:rPr>
      </w:pPr>
      <w:r w:rsidRPr="000C48FD">
        <w:rPr>
          <w:b/>
          <w:bCs/>
          <w:color w:val="454547"/>
          <w:lang w:val="en-IE"/>
        </w:rPr>
        <w:t>I</w:t>
      </w:r>
      <w:r>
        <w:rPr>
          <w:b/>
          <w:bCs/>
          <w:color w:val="454547"/>
          <w:lang w:val="en-IE"/>
        </w:rPr>
        <w:t>llustrative table of projected benefits and charges.</w:t>
      </w:r>
    </w:p>
    <w:p w14:paraId="6D6E654E" w14:textId="77777777" w:rsidR="00506185" w:rsidRDefault="00506185" w:rsidP="00EB2CC4">
      <w:pPr>
        <w:pStyle w:val="BodyText"/>
        <w:spacing w:before="71" w:line="252" w:lineRule="auto"/>
        <w:ind w:left="2835" w:right="-22"/>
        <w:rPr>
          <w:color w:val="454547"/>
          <w:lang w:val="en-IE"/>
        </w:rPr>
      </w:pPr>
    </w:p>
    <w:p w14:paraId="7411AD9E" w14:textId="13EC103D" w:rsidR="005C7245" w:rsidRDefault="005C7245" w:rsidP="00EB2CC4">
      <w:pPr>
        <w:pStyle w:val="BodyText"/>
        <w:spacing w:before="71" w:line="252" w:lineRule="auto"/>
        <w:ind w:left="2835" w:right="-22"/>
        <w:rPr>
          <w:b/>
          <w:bCs/>
          <w:u w:val="single"/>
          <w:lang w:val="en-GB"/>
        </w:rPr>
      </w:pPr>
      <w:commentRangeStart w:id="5"/>
      <w:r w:rsidRPr="006B54DF">
        <w:rPr>
          <w:b/>
          <w:bCs/>
          <w:highlight w:val="yellow"/>
          <w:u w:val="single"/>
          <w:lang w:val="en-GB"/>
        </w:rPr>
        <w:t>&lt;illustrative table assuming growth rate 1</w:t>
      </w:r>
      <w:r w:rsidR="00F95A17">
        <w:rPr>
          <w:b/>
          <w:bCs/>
          <w:highlight w:val="yellow"/>
          <w:u w:val="single"/>
          <w:lang w:val="en-GB"/>
        </w:rPr>
        <w:t xml:space="preserve"> – Regular </w:t>
      </w:r>
      <w:r w:rsidR="00BF7CE0">
        <w:rPr>
          <w:b/>
          <w:bCs/>
          <w:highlight w:val="yellow"/>
          <w:u w:val="single"/>
          <w:lang w:val="en-GB"/>
        </w:rPr>
        <w:t>Withdrawals</w:t>
      </w:r>
      <w:r w:rsidR="00F95A17">
        <w:rPr>
          <w:b/>
          <w:bCs/>
          <w:highlight w:val="yellow"/>
          <w:u w:val="single"/>
          <w:lang w:val="en-GB"/>
        </w:rPr>
        <w:t xml:space="preserve"> or </w:t>
      </w:r>
      <w:r w:rsidR="00F95A17" w:rsidRPr="006B54DF">
        <w:rPr>
          <w:b/>
          <w:bCs/>
          <w:highlight w:val="yellow"/>
          <w:u w:val="single"/>
          <w:lang w:val="en-GB"/>
        </w:rPr>
        <w:t>illustrative table assuming growth rate 1</w:t>
      </w:r>
      <w:r w:rsidR="00F95A17">
        <w:rPr>
          <w:b/>
          <w:bCs/>
          <w:highlight w:val="yellow"/>
          <w:u w:val="single"/>
          <w:lang w:val="en-GB"/>
        </w:rPr>
        <w:t xml:space="preserve"> – No Regular </w:t>
      </w:r>
      <w:r w:rsidR="00020EDA">
        <w:rPr>
          <w:b/>
          <w:bCs/>
          <w:highlight w:val="yellow"/>
          <w:u w:val="single"/>
          <w:lang w:val="en-GB"/>
        </w:rPr>
        <w:t>Withdrawal</w:t>
      </w:r>
      <w:r w:rsidR="00F95A17">
        <w:rPr>
          <w:b/>
          <w:bCs/>
          <w:highlight w:val="yellow"/>
          <w:u w:val="single"/>
          <w:lang w:val="en-GB"/>
        </w:rPr>
        <w:t xml:space="preserve"> </w:t>
      </w:r>
      <w:r w:rsidRPr="006B54DF">
        <w:rPr>
          <w:b/>
          <w:bCs/>
          <w:highlight w:val="yellow"/>
          <w:u w:val="single"/>
          <w:lang w:val="en-GB"/>
        </w:rPr>
        <w:t>&gt;</w:t>
      </w:r>
      <w:commentRangeEnd w:id="5"/>
      <w:r w:rsidR="002A55AD">
        <w:rPr>
          <w:rStyle w:val="CommentReference"/>
          <w:b/>
          <w:bCs/>
          <w:sz w:val="20"/>
          <w:szCs w:val="20"/>
          <w:u w:val="single"/>
          <w:lang w:val="en-GB"/>
        </w:rPr>
        <w:commentReference w:id="5"/>
      </w:r>
    </w:p>
    <w:p w14:paraId="27B2DED4" w14:textId="694A5199" w:rsidR="00EE792B" w:rsidRPr="00EB2A92" w:rsidRDefault="00EE792B" w:rsidP="00EB2CC4">
      <w:pPr>
        <w:pStyle w:val="BodyText"/>
        <w:spacing w:before="71" w:line="252" w:lineRule="auto"/>
        <w:ind w:left="2835" w:right="-22"/>
        <w:rPr>
          <w:color w:val="454547"/>
          <w:lang w:val="en-IE"/>
        </w:rPr>
      </w:pPr>
    </w:p>
    <w:p w14:paraId="30659D6C" w14:textId="0513426B" w:rsidR="00153C6D" w:rsidRPr="00500809" w:rsidRDefault="00153C6D" w:rsidP="00153C6D">
      <w:pPr>
        <w:pStyle w:val="BodyText"/>
        <w:spacing w:before="71" w:line="252" w:lineRule="auto"/>
        <w:ind w:left="2835" w:right="-22"/>
        <w:rPr>
          <w:b/>
          <w:bCs/>
          <w:color w:val="454547"/>
          <w:u w:val="single"/>
        </w:rPr>
      </w:pPr>
      <w:r w:rsidRPr="00500809">
        <w:rPr>
          <w:b/>
          <w:bCs/>
          <w:color w:val="454547"/>
          <w:u w:val="single"/>
        </w:rPr>
        <w:lastRenderedPageBreak/>
        <w:t>IMPORTANT</w:t>
      </w:r>
    </w:p>
    <w:p w14:paraId="41BD1C1A" w14:textId="582533A0" w:rsidR="00AB1C1F" w:rsidRPr="00AB1C1F" w:rsidRDefault="00AB1C1F" w:rsidP="00AB1C1F">
      <w:pPr>
        <w:pStyle w:val="BodyText"/>
        <w:spacing w:before="71" w:line="252" w:lineRule="auto"/>
        <w:ind w:left="2835" w:right="-22"/>
        <w:rPr>
          <w:b/>
          <w:bCs/>
          <w:color w:val="454547"/>
        </w:rPr>
      </w:pPr>
      <w:r w:rsidRPr="00AB1C1F">
        <w:rPr>
          <w:b/>
          <w:bCs/>
          <w:color w:val="454547"/>
        </w:rPr>
        <w:t xml:space="preserve">THESE ILLUSTRATIONS ASSUME A RETURN OF </w:t>
      </w:r>
      <w:r w:rsidR="009A215E" w:rsidRPr="00A81CB0">
        <w:rPr>
          <w:b/>
          <w:bCs/>
          <w:color w:val="454547"/>
          <w:highlight w:val="yellow"/>
        </w:rPr>
        <w:t>[</w:t>
      </w:r>
      <w:r w:rsidR="009A215E">
        <w:rPr>
          <w:b/>
          <w:bCs/>
          <w:color w:val="454547"/>
          <w:highlight w:val="yellow"/>
        </w:rPr>
        <w:t xml:space="preserve">Growth </w:t>
      </w:r>
      <w:r w:rsidR="005E0CD0">
        <w:rPr>
          <w:b/>
          <w:bCs/>
          <w:color w:val="454547"/>
          <w:highlight w:val="yellow"/>
        </w:rPr>
        <w:t>Rate 1</w:t>
      </w:r>
      <w:r w:rsidR="00084A98">
        <w:rPr>
          <w:b/>
          <w:bCs/>
          <w:color w:val="454547"/>
          <w:highlight w:val="yellow"/>
        </w:rPr>
        <w:t xml:space="preserve"> (</w:t>
      </w:r>
      <w:r w:rsidR="005E0CD0">
        <w:rPr>
          <w:b/>
          <w:bCs/>
          <w:color w:val="454547"/>
          <w:highlight w:val="yellow"/>
        </w:rPr>
        <w:t>%</w:t>
      </w:r>
      <w:r w:rsidR="00084A98">
        <w:rPr>
          <w:b/>
          <w:bCs/>
          <w:color w:val="454547"/>
          <w:highlight w:val="yellow"/>
        </w:rPr>
        <w:t>)</w:t>
      </w:r>
      <w:r w:rsidR="009A215E" w:rsidRPr="00A81CB0">
        <w:rPr>
          <w:b/>
          <w:bCs/>
          <w:color w:val="454547"/>
          <w:highlight w:val="yellow"/>
        </w:rPr>
        <w:t>]</w:t>
      </w:r>
      <w:r w:rsidRPr="00AB1C1F">
        <w:rPr>
          <w:b/>
          <w:bCs/>
          <w:color w:val="454547"/>
        </w:rPr>
        <w:t xml:space="preserve"> PER ANNUM. THIS RATE IS FOR ILLUSTRATION PURPOSES ONLY AND IS NOT GUARANTEED.</w:t>
      </w:r>
    </w:p>
    <w:p w14:paraId="6C0AAFEB" w14:textId="63FF7562" w:rsidR="00153C6D" w:rsidRPr="00500809" w:rsidRDefault="00AB1C1F" w:rsidP="00AB1C1F">
      <w:pPr>
        <w:pStyle w:val="BodyText"/>
        <w:spacing w:before="71" w:line="252" w:lineRule="auto"/>
        <w:ind w:left="2835" w:right="-22"/>
        <w:rPr>
          <w:color w:val="454547"/>
        </w:rPr>
      </w:pPr>
      <w:r w:rsidRPr="00AB1C1F">
        <w:rPr>
          <w:b/>
          <w:bCs/>
          <w:color w:val="454547"/>
        </w:rPr>
        <w:t>ACTUAL INVESTMENT GROWTH WILL DEPEND ON THE PERFORMANCE OF THE UNDERLYING INVESTMENTS AND MAY BE MORE OR LESS THAN ILLUSTRATED</w:t>
      </w:r>
      <w:r w:rsidR="00153C6D" w:rsidRPr="00500809">
        <w:rPr>
          <w:color w:val="454547"/>
        </w:rPr>
        <w:t xml:space="preserve">. </w:t>
      </w:r>
    </w:p>
    <w:p w14:paraId="47CBD2B0" w14:textId="77777777" w:rsidR="00E31ACE" w:rsidRDefault="00E31ACE" w:rsidP="00F9410B">
      <w:pPr>
        <w:pStyle w:val="BodyText"/>
        <w:spacing w:before="71" w:line="252" w:lineRule="auto"/>
        <w:ind w:left="2835" w:right="-22"/>
        <w:rPr>
          <w:color w:val="454547"/>
        </w:rPr>
      </w:pPr>
    </w:p>
    <w:p w14:paraId="1E5B77BC" w14:textId="226640AC" w:rsidR="00E31ACE" w:rsidRDefault="00E31ACE" w:rsidP="00F9410B">
      <w:pPr>
        <w:pStyle w:val="BodyText"/>
        <w:spacing w:before="71" w:line="252" w:lineRule="auto"/>
        <w:ind w:left="2835" w:right="-22"/>
        <w:rPr>
          <w:color w:val="454547"/>
        </w:rPr>
      </w:pPr>
      <w:commentRangeStart w:id="6"/>
      <w:r>
        <w:rPr>
          <w:color w:val="454547"/>
        </w:rPr>
        <w:t>The projected investment growth in the table above includes any extra premium allocation agreed with your intermediary.</w:t>
      </w:r>
      <w:commentRangeEnd w:id="6"/>
      <w:r w:rsidR="00023DF9">
        <w:rPr>
          <w:rStyle w:val="CommentReference"/>
          <w:color w:val="454547"/>
          <w:sz w:val="20"/>
          <w:szCs w:val="20"/>
        </w:rPr>
        <w:commentReference w:id="6"/>
      </w:r>
    </w:p>
    <w:p w14:paraId="662AB14B" w14:textId="77777777" w:rsidR="00E31ACE" w:rsidRDefault="00E31ACE" w:rsidP="00A81CB0">
      <w:pPr>
        <w:pStyle w:val="BodyText"/>
        <w:spacing w:before="71" w:line="252" w:lineRule="auto"/>
        <w:ind w:right="-22"/>
        <w:rPr>
          <w:color w:val="454547"/>
        </w:rPr>
      </w:pPr>
    </w:p>
    <w:p w14:paraId="547B0FB2" w14:textId="32142395" w:rsidR="001902C2" w:rsidRDefault="00F9410B" w:rsidP="005440C3">
      <w:pPr>
        <w:pStyle w:val="BodyText"/>
        <w:spacing w:before="71" w:line="252" w:lineRule="auto"/>
        <w:ind w:left="2835" w:right="-22"/>
        <w:rPr>
          <w:color w:val="454547"/>
        </w:rPr>
      </w:pPr>
      <w:r w:rsidRPr="00F9410B">
        <w:rPr>
          <w:color w:val="454547"/>
        </w:rPr>
        <w:t xml:space="preserve">The deductions for charges shown in column C have the same effect as reducing the assumed investment growth from </w:t>
      </w:r>
      <w:r w:rsidR="005E0CD0" w:rsidRPr="00A81CB0">
        <w:rPr>
          <w:color w:val="454547"/>
          <w:highlight w:val="yellow"/>
        </w:rPr>
        <w:t>[Growth Rate 1</w:t>
      </w:r>
      <w:r w:rsidR="00B309E1">
        <w:rPr>
          <w:color w:val="454547"/>
          <w:highlight w:val="yellow"/>
        </w:rPr>
        <w:t xml:space="preserve"> (</w:t>
      </w:r>
      <w:r w:rsidR="005E0CD0" w:rsidRPr="00A81CB0">
        <w:rPr>
          <w:color w:val="454547"/>
          <w:highlight w:val="yellow"/>
        </w:rPr>
        <w:t>%</w:t>
      </w:r>
      <w:r w:rsidR="00B309E1">
        <w:rPr>
          <w:color w:val="454547"/>
          <w:highlight w:val="yellow"/>
        </w:rPr>
        <w:t>)</w:t>
      </w:r>
      <w:r w:rsidR="005E0CD0" w:rsidRPr="00A81CB0">
        <w:rPr>
          <w:color w:val="454547"/>
          <w:highlight w:val="yellow"/>
        </w:rPr>
        <w:t>]</w:t>
      </w:r>
      <w:r w:rsidRPr="00F9410B">
        <w:rPr>
          <w:color w:val="454547"/>
        </w:rPr>
        <w:t xml:space="preserve"> to </w:t>
      </w:r>
      <w:r w:rsidRPr="00F9410B">
        <w:rPr>
          <w:color w:val="454547"/>
          <w:highlight w:val="yellow"/>
        </w:rPr>
        <w:t>&lt;RIY&gt;%.</w:t>
      </w:r>
      <w:r w:rsidRPr="00F9410B">
        <w:rPr>
          <w:color w:val="454547"/>
        </w:rPr>
        <w:t xml:space="preserve"> </w:t>
      </w:r>
      <w:r w:rsidR="005776E2">
        <w:rPr>
          <w:color w:val="454547"/>
        </w:rPr>
        <w:t xml:space="preserve">The illustration uses the current level of charges taken by the fund manager, which may vary in the future. </w:t>
      </w:r>
      <w:r w:rsidR="000D659C">
        <w:rPr>
          <w:color w:val="454547"/>
        </w:rPr>
        <w:t xml:space="preserve">Further details are available in the Schedule of Fees and Charges. </w:t>
      </w:r>
      <w:r w:rsidR="00E265DF" w:rsidRPr="00E265DF">
        <w:rPr>
          <w:color w:val="454547"/>
        </w:rPr>
        <w:t>The projected charges shown in Column C include a 1% charge for the Government levy on life assurance premiums.</w:t>
      </w:r>
      <w:r w:rsidR="00A456BD">
        <w:rPr>
          <w:color w:val="454547"/>
        </w:rPr>
        <w:t xml:space="preserve"> The taxation to date shown in Column </w:t>
      </w:r>
      <w:r w:rsidR="00FF48E4">
        <w:rPr>
          <w:color w:val="454547"/>
        </w:rPr>
        <w:t>D</w:t>
      </w:r>
      <w:r w:rsidR="00A456BD">
        <w:rPr>
          <w:color w:val="454547"/>
        </w:rPr>
        <w:t xml:space="preserve"> </w:t>
      </w:r>
      <w:r w:rsidR="005440C3">
        <w:rPr>
          <w:color w:val="454547"/>
        </w:rPr>
        <w:t>refers to</w:t>
      </w:r>
      <w:r w:rsidR="00A456BD">
        <w:rPr>
          <w:color w:val="454547"/>
        </w:rPr>
        <w:t xml:space="preserve"> exit tax payable</w:t>
      </w:r>
      <w:r w:rsidR="005E74CC">
        <w:rPr>
          <w:color w:val="454547"/>
        </w:rPr>
        <w:t xml:space="preserve"> </w:t>
      </w:r>
      <w:r w:rsidR="00E766D5">
        <w:rPr>
          <w:color w:val="454547"/>
        </w:rPr>
        <w:t xml:space="preserve">if the policy was fully encashed. </w:t>
      </w:r>
      <w:commentRangeStart w:id="7"/>
      <w:r w:rsidR="00E766D5">
        <w:rPr>
          <w:color w:val="454547"/>
        </w:rPr>
        <w:t xml:space="preserve">It also includes tax payable on the regular </w:t>
      </w:r>
      <w:r w:rsidR="00020EDA">
        <w:rPr>
          <w:color w:val="454547"/>
        </w:rPr>
        <w:t>withdrawals</w:t>
      </w:r>
      <w:r w:rsidR="00E766D5">
        <w:rPr>
          <w:color w:val="454547"/>
        </w:rPr>
        <w:t xml:space="preserve"> from the policy.</w:t>
      </w:r>
      <w:commentRangeEnd w:id="7"/>
      <w:r w:rsidR="00E766D5">
        <w:rPr>
          <w:rStyle w:val="CommentReference"/>
          <w:color w:val="454547"/>
          <w:sz w:val="20"/>
          <w:szCs w:val="20"/>
        </w:rPr>
        <w:commentReference w:id="7"/>
      </w:r>
      <w:r w:rsidR="00E766D5">
        <w:rPr>
          <w:color w:val="454547"/>
        </w:rPr>
        <w:t xml:space="preserve"> </w:t>
      </w:r>
      <w:r w:rsidR="001902C2">
        <w:rPr>
          <w:color w:val="454547"/>
        </w:rPr>
        <w:t xml:space="preserve">The policy value figures in Column </w:t>
      </w:r>
      <w:r w:rsidR="00FF48E4">
        <w:rPr>
          <w:color w:val="454547"/>
        </w:rPr>
        <w:t>E</w:t>
      </w:r>
      <w:r w:rsidR="001902C2">
        <w:rPr>
          <w:color w:val="454547"/>
        </w:rPr>
        <w:t xml:space="preserve"> are shown</w:t>
      </w:r>
      <w:r w:rsidR="0082159E">
        <w:rPr>
          <w:color w:val="454547"/>
        </w:rPr>
        <w:t xml:space="preserve"> after deduction of tax. These represent the proceeds that would be received at each time point if the policy was fully encashed. </w:t>
      </w:r>
      <w:r w:rsidR="00CD3698">
        <w:rPr>
          <w:color w:val="454547"/>
        </w:rPr>
        <w:t xml:space="preserve">Exit tax of </w:t>
      </w:r>
      <w:r w:rsidR="00CD3698" w:rsidRPr="00A81CB0">
        <w:rPr>
          <w:color w:val="454547"/>
          <w:highlight w:val="yellow"/>
        </w:rPr>
        <w:t>[</w:t>
      </w:r>
      <w:r w:rsidR="005A1E3C">
        <w:rPr>
          <w:color w:val="454547"/>
          <w:highlight w:val="yellow"/>
        </w:rPr>
        <w:t>E</w:t>
      </w:r>
      <w:r w:rsidR="00CD3698" w:rsidRPr="00A81CB0">
        <w:rPr>
          <w:color w:val="454547"/>
          <w:highlight w:val="yellow"/>
        </w:rPr>
        <w:t xml:space="preserve">xit </w:t>
      </w:r>
      <w:r w:rsidR="005A1E3C">
        <w:rPr>
          <w:color w:val="454547"/>
          <w:highlight w:val="yellow"/>
        </w:rPr>
        <w:t>T</w:t>
      </w:r>
      <w:r w:rsidR="00CD3698" w:rsidRPr="00A81CB0">
        <w:rPr>
          <w:color w:val="454547"/>
          <w:highlight w:val="yellow"/>
        </w:rPr>
        <w:t xml:space="preserve">ax </w:t>
      </w:r>
      <w:r w:rsidR="005A1E3C">
        <w:rPr>
          <w:color w:val="454547"/>
          <w:highlight w:val="yellow"/>
        </w:rPr>
        <w:t>R</w:t>
      </w:r>
      <w:r w:rsidR="00CD3698" w:rsidRPr="00A81CB0">
        <w:rPr>
          <w:color w:val="454547"/>
          <w:highlight w:val="yellow"/>
        </w:rPr>
        <w:t>ate(%)]</w:t>
      </w:r>
      <w:r w:rsidR="00CD3698">
        <w:rPr>
          <w:color w:val="454547"/>
        </w:rPr>
        <w:t xml:space="preserve"> is assumed.</w:t>
      </w:r>
    </w:p>
    <w:p w14:paraId="27E3619D" w14:textId="43DFF7E4" w:rsidR="00327747" w:rsidRPr="00F9410B" w:rsidRDefault="00327747" w:rsidP="00A81CB0">
      <w:pPr>
        <w:pStyle w:val="BodyText"/>
        <w:spacing w:before="71" w:line="252" w:lineRule="auto"/>
        <w:ind w:right="-22"/>
        <w:rPr>
          <w:color w:val="454547"/>
        </w:rPr>
      </w:pPr>
    </w:p>
    <w:p w14:paraId="474C4864" w14:textId="77777777" w:rsidR="00F9410B" w:rsidRPr="00F9410B" w:rsidRDefault="00F9410B" w:rsidP="00F9410B">
      <w:pPr>
        <w:pStyle w:val="BodyText"/>
        <w:spacing w:before="71" w:line="252" w:lineRule="auto"/>
        <w:ind w:left="2835" w:right="-22"/>
        <w:rPr>
          <w:color w:val="454547"/>
        </w:rPr>
      </w:pPr>
      <w:commentRangeStart w:id="8"/>
      <w:r w:rsidRPr="00F9410B">
        <w:rPr>
          <w:color w:val="454547"/>
          <w:highlight w:val="yellow"/>
        </w:rPr>
        <w:t>&lt;Income description text&gt;</w:t>
      </w:r>
      <w:r w:rsidRPr="00F9410B">
        <w:rPr>
          <w:color w:val="454547"/>
        </w:rPr>
        <w:t xml:space="preserve"> </w:t>
      </w:r>
    </w:p>
    <w:p w14:paraId="1C760CF9" w14:textId="5F622E6F" w:rsidR="00F9410B" w:rsidRPr="00F9410B" w:rsidRDefault="00F9410B" w:rsidP="001B4890">
      <w:pPr>
        <w:pStyle w:val="BodyText"/>
        <w:spacing w:before="71" w:line="252" w:lineRule="auto"/>
        <w:ind w:left="2835" w:right="-22"/>
        <w:rPr>
          <w:color w:val="454547"/>
        </w:rPr>
      </w:pPr>
      <w:r w:rsidRPr="00F9410B">
        <w:rPr>
          <w:color w:val="454547"/>
        </w:rPr>
        <w:t xml:space="preserve"> </w:t>
      </w:r>
    </w:p>
    <w:p w14:paraId="7A305AAF" w14:textId="0D502AEB" w:rsidR="00F9410B" w:rsidRPr="00F9410B" w:rsidRDefault="00F9410B" w:rsidP="009E6154">
      <w:pPr>
        <w:pStyle w:val="BodyText"/>
        <w:spacing w:before="71" w:line="252" w:lineRule="auto"/>
        <w:ind w:left="2835" w:right="-22"/>
        <w:rPr>
          <w:color w:val="454547"/>
        </w:rPr>
      </w:pPr>
      <w:r w:rsidRPr="00F9410B">
        <w:rPr>
          <w:color w:val="454547"/>
        </w:rPr>
        <w:t xml:space="preserve"> </w:t>
      </w:r>
    </w:p>
    <w:p w14:paraId="2C13F332" w14:textId="19802A1C" w:rsidR="00F9410B" w:rsidRPr="00F9410B" w:rsidRDefault="00F9410B" w:rsidP="00F9410B">
      <w:pPr>
        <w:pStyle w:val="BodyText"/>
        <w:spacing w:before="71" w:line="252" w:lineRule="auto"/>
        <w:ind w:left="2835" w:right="-22"/>
        <w:rPr>
          <w:color w:val="454547"/>
        </w:rPr>
      </w:pPr>
      <w:r w:rsidRPr="00F9410B">
        <w:rPr>
          <w:color w:val="454547"/>
        </w:rPr>
        <w:t xml:space="preserve">Payment of </w:t>
      </w:r>
      <w:r w:rsidR="001B4890">
        <w:rPr>
          <w:color w:val="454547"/>
        </w:rPr>
        <w:t>withdrawals</w:t>
      </w:r>
      <w:r w:rsidRPr="00F9410B">
        <w:rPr>
          <w:color w:val="454547"/>
        </w:rPr>
        <w:t xml:space="preserve"> will deplete your </w:t>
      </w:r>
      <w:r w:rsidR="009E6154">
        <w:rPr>
          <w:color w:val="454547"/>
        </w:rPr>
        <w:t>Investment Bond</w:t>
      </w:r>
      <w:r w:rsidRPr="00F9410B">
        <w:rPr>
          <w:color w:val="454547"/>
        </w:rPr>
        <w:t xml:space="preserve"> fund over time. Under these assumptions your fund becomes fully depleted in </w:t>
      </w:r>
      <w:r w:rsidR="00992836">
        <w:rPr>
          <w:color w:val="454547"/>
        </w:rPr>
        <w:t>year</w:t>
      </w:r>
      <w:r w:rsidR="00BF53A0">
        <w:rPr>
          <w:color w:val="454547"/>
        </w:rPr>
        <w:t xml:space="preserve"> </w:t>
      </w:r>
      <w:r w:rsidRPr="00F9410B">
        <w:rPr>
          <w:color w:val="454547"/>
        </w:rPr>
        <w:t xml:space="preserve"> </w:t>
      </w:r>
      <w:r w:rsidRPr="00C83596">
        <w:rPr>
          <w:color w:val="454547"/>
          <w:highlight w:val="yellow"/>
        </w:rPr>
        <w:t>&lt;Fund Zero Year&gt;</w:t>
      </w:r>
      <w:r>
        <w:rPr>
          <w:color w:val="454547"/>
        </w:rPr>
        <w:t>,</w:t>
      </w:r>
      <w:r w:rsidRPr="00F9410B">
        <w:rPr>
          <w:color w:val="454547"/>
        </w:rPr>
        <w:t xml:space="preserve"> at which point your policy will terminate.  Where the </w:t>
      </w:r>
      <w:r w:rsidR="00A348CF">
        <w:rPr>
          <w:color w:val="454547"/>
        </w:rPr>
        <w:t>withdrawals</w:t>
      </w:r>
      <w:r w:rsidRPr="00F9410B">
        <w:rPr>
          <w:color w:val="454547"/>
        </w:rPr>
        <w:t xml:space="preserve"> you choose </w:t>
      </w:r>
      <w:r w:rsidR="00A348CF">
        <w:rPr>
          <w:color w:val="454547"/>
        </w:rPr>
        <w:t>are</w:t>
      </w:r>
      <w:r w:rsidRPr="00F9410B">
        <w:rPr>
          <w:color w:val="454547"/>
        </w:rPr>
        <w:t xml:space="preserve"> higher relative to the size of your fund, or the investment return achieved by your fund is lower, your fund may become depleted earlier. </w:t>
      </w:r>
      <w:commentRangeEnd w:id="8"/>
      <w:r w:rsidR="00F719DC" w:rsidRPr="00F9410B">
        <w:rPr>
          <w:rStyle w:val="CommentReference"/>
          <w:color w:val="454547"/>
          <w:sz w:val="20"/>
          <w:szCs w:val="20"/>
        </w:rPr>
        <w:commentReference w:id="8"/>
      </w:r>
    </w:p>
    <w:p w14:paraId="4C31E448" w14:textId="77777777" w:rsidR="0082159E" w:rsidRDefault="0082159E" w:rsidP="0082159E">
      <w:pPr>
        <w:pStyle w:val="BodyText"/>
        <w:spacing w:before="71" w:line="252" w:lineRule="auto"/>
        <w:ind w:left="2835" w:right="-22"/>
        <w:rPr>
          <w:color w:val="454547"/>
        </w:rPr>
      </w:pPr>
    </w:p>
    <w:p w14:paraId="3BF23141" w14:textId="106D4D0F" w:rsidR="0082159E" w:rsidRPr="00F9410B" w:rsidRDefault="00F9410B" w:rsidP="0082159E">
      <w:pPr>
        <w:pStyle w:val="BodyText"/>
        <w:spacing w:before="71" w:line="252" w:lineRule="auto"/>
        <w:ind w:left="2835" w:right="-22"/>
        <w:rPr>
          <w:color w:val="454547"/>
        </w:rPr>
      </w:pPr>
      <w:r w:rsidRPr="00F9410B">
        <w:rPr>
          <w:color w:val="454547"/>
        </w:rPr>
        <w:t xml:space="preserve"> </w:t>
      </w:r>
      <w:r w:rsidR="0082159E" w:rsidRPr="00F9410B">
        <w:rPr>
          <w:color w:val="454547"/>
          <w:highlight w:val="yellow"/>
        </w:rPr>
        <w:t>&lt;surrender penalty text&gt;</w:t>
      </w:r>
      <w:r w:rsidR="0082159E" w:rsidRPr="00F9410B">
        <w:rPr>
          <w:color w:val="454547"/>
        </w:rPr>
        <w:t xml:space="preserve"> </w:t>
      </w:r>
    </w:p>
    <w:p w14:paraId="14659650" w14:textId="5558565D" w:rsidR="00F9410B" w:rsidRPr="00F9410B" w:rsidRDefault="00F9410B" w:rsidP="00F9410B">
      <w:pPr>
        <w:pStyle w:val="BodyText"/>
        <w:spacing w:before="71" w:line="252" w:lineRule="auto"/>
        <w:ind w:left="2835" w:right="-22"/>
        <w:rPr>
          <w:color w:val="454547"/>
        </w:rPr>
      </w:pPr>
    </w:p>
    <w:p w14:paraId="0ED92658" w14:textId="755FCCE3" w:rsidR="00F9410B" w:rsidRPr="00F9410B" w:rsidRDefault="00F9410B" w:rsidP="00F9410B">
      <w:pPr>
        <w:pStyle w:val="BodyText"/>
        <w:spacing w:before="71" w:line="252" w:lineRule="auto"/>
        <w:ind w:left="2835" w:right="-22"/>
        <w:rPr>
          <w:color w:val="454547"/>
        </w:rPr>
      </w:pPr>
    </w:p>
    <w:p w14:paraId="7372AB25" w14:textId="65532BAD" w:rsidR="00EE792B" w:rsidRDefault="00F9410B" w:rsidP="00F9410B">
      <w:pPr>
        <w:pStyle w:val="BodyText"/>
        <w:spacing w:before="71" w:line="252" w:lineRule="auto"/>
        <w:ind w:left="2835" w:right="-22"/>
        <w:rPr>
          <w:color w:val="454547"/>
        </w:rPr>
      </w:pPr>
      <w:r w:rsidRPr="00F9410B">
        <w:rPr>
          <w:color w:val="454547"/>
        </w:rPr>
        <w:t xml:space="preserve">If you have elected to apply the optional rolling guarantee on any of your chosen investment funds, the charges in Column C assume that the investment guarantee is switched on throughout the projection. However, if you decide to switch off at some point in the future, the total charges will be lower than shown.  For any funds where you have not elected to apply the optional guarantee, it is assumed that the guarantee is switched off for the </w:t>
      </w:r>
      <w:r w:rsidRPr="00F9410B">
        <w:rPr>
          <w:color w:val="454547"/>
        </w:rPr>
        <w:lastRenderedPageBreak/>
        <w:t>duration of the projection.  If you decide to switch the guarantee on at some point in the future, the total charges will be higher than shown</w:t>
      </w:r>
      <w:r w:rsidR="00255B8F">
        <w:rPr>
          <w:color w:val="454547"/>
        </w:rPr>
        <w:t>.</w:t>
      </w:r>
    </w:p>
    <w:p w14:paraId="65639389" w14:textId="0C88B0F5" w:rsidR="00255B8F" w:rsidRPr="00EB2A92" w:rsidRDefault="00255B8F" w:rsidP="00F9410B">
      <w:pPr>
        <w:pStyle w:val="BodyText"/>
        <w:spacing w:before="71" w:line="252" w:lineRule="auto"/>
        <w:ind w:left="2835" w:right="-22"/>
        <w:rPr>
          <w:color w:val="454547"/>
          <w:lang w:val="en-IE"/>
        </w:rPr>
      </w:pPr>
    </w:p>
    <w:p w14:paraId="11196CBB" w14:textId="6CDB6B97" w:rsidR="00EE792B" w:rsidRDefault="00255B8F" w:rsidP="009A7182">
      <w:pPr>
        <w:pStyle w:val="BodyText"/>
        <w:spacing w:before="71" w:line="252" w:lineRule="auto"/>
        <w:ind w:left="2835" w:right="-22"/>
        <w:rPr>
          <w:color w:val="454547"/>
          <w:lang w:val="en-IE"/>
        </w:rPr>
      </w:pPr>
      <w:r w:rsidRPr="00255B8F">
        <w:rPr>
          <w:color w:val="454547"/>
          <w:lang w:val="en-IE"/>
        </w:rPr>
        <w:t xml:space="preserve">The single </w:t>
      </w:r>
      <w:r w:rsidR="002B5FDB">
        <w:rPr>
          <w:color w:val="454547"/>
          <w:lang w:val="en-IE"/>
        </w:rPr>
        <w:t>contribution</w:t>
      </w:r>
      <w:r w:rsidRPr="00255B8F">
        <w:rPr>
          <w:color w:val="454547"/>
          <w:lang w:val="en-IE"/>
        </w:rPr>
        <w:t xml:space="preserve"> payable for your policy will include all charges and intermediary/sales remuneration</w:t>
      </w:r>
      <w:r>
        <w:rPr>
          <w:color w:val="454547"/>
          <w:lang w:val="en-IE"/>
        </w:rPr>
        <w:t>.</w:t>
      </w:r>
    </w:p>
    <w:p w14:paraId="56BE4D7B" w14:textId="770074DE" w:rsidR="000F4641" w:rsidRDefault="000F4641" w:rsidP="000F4641">
      <w:pPr>
        <w:pStyle w:val="BodyText"/>
        <w:spacing w:before="71" w:line="252" w:lineRule="auto"/>
        <w:ind w:left="2835" w:right="-22"/>
        <w:rPr>
          <w:color w:val="454547"/>
        </w:rPr>
      </w:pPr>
    </w:p>
    <w:p w14:paraId="7A6941A2" w14:textId="37FB65EE" w:rsidR="006E360E" w:rsidRPr="00BC327C" w:rsidRDefault="006E360E" w:rsidP="00BC327C">
      <w:pPr>
        <w:pStyle w:val="BodyText"/>
        <w:numPr>
          <w:ilvl w:val="0"/>
          <w:numId w:val="8"/>
        </w:numPr>
        <w:spacing w:before="71" w:line="252" w:lineRule="auto"/>
        <w:ind w:right="-22"/>
        <w:rPr>
          <w:b/>
          <w:bCs/>
          <w:color w:val="00468B"/>
          <w:lang w:val="en-IE"/>
        </w:rPr>
      </w:pPr>
      <w:r w:rsidRPr="00BC327C">
        <w:rPr>
          <w:b/>
          <w:bCs/>
          <w:noProof/>
          <w:color w:val="00468B"/>
        </w:rPr>
        <mc:AlternateContent>
          <mc:Choice Requires="wps">
            <w:drawing>
              <wp:anchor distT="0" distB="0" distL="0" distR="0" simplePos="0" relativeHeight="251658251" behindDoc="1" locked="0" layoutInCell="1" allowOverlap="1" wp14:anchorId="3E241A2E" wp14:editId="0A0D1BA6">
                <wp:simplePos x="0" y="0"/>
                <wp:positionH relativeFrom="margin">
                  <wp:posOffset>1808480</wp:posOffset>
                </wp:positionH>
                <wp:positionV relativeFrom="paragraph">
                  <wp:posOffset>256540</wp:posOffset>
                </wp:positionV>
                <wp:extent cx="4114800" cy="45085"/>
                <wp:effectExtent l="0" t="0" r="0" b="0"/>
                <wp:wrapTopAndBottom/>
                <wp:docPr id="757078184" name="Graphic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114800" cy="45085"/>
                        </a:xfrm>
                        <a:custGeom>
                          <a:avLst/>
                          <a:gdLst/>
                          <a:ahLst/>
                          <a:cxnLst/>
                          <a:rect l="l" t="t" r="r" b="b"/>
                          <a:pathLst>
                            <a:path w="4711700">
                              <a:moveTo>
                                <a:pt x="0" y="0"/>
                              </a:moveTo>
                              <a:lnTo>
                                <a:pt x="4711496" y="0"/>
                              </a:lnTo>
                            </a:path>
                          </a:pathLst>
                        </a:custGeom>
                        <a:ln w="6350">
                          <a:solidFill>
                            <a:srgbClr val="00468B"/>
                          </a:solidFill>
                          <a:prstDash val="solid"/>
                        </a:ln>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C31DCDE" id="Graphic 17" o:spid="_x0000_s1026" style="position:absolute;margin-left:142.4pt;margin-top:20.2pt;width:324pt;height:3.55pt;z-index:-251658229;visibility:visible;mso-wrap-style:square;mso-width-percent:0;mso-height-percent:0;mso-wrap-distance-left:0;mso-wrap-distance-top:0;mso-wrap-distance-right:0;mso-wrap-distance-bottom:0;mso-position-horizontal:absolute;mso-position-horizontal-relative:margin;mso-position-vertical:absolute;mso-position-vertical-relative:text;mso-width-percent:0;mso-height-percent:0;mso-width-relative:margin;mso-height-relative:margin;v-text-anchor:top" coordsize="4711700,45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" path="m,l4711496,e" filled="f" strokecolor="#00468b" strokeweight=".5pt">
                <v:path arrowok="t"/>
                <w10:wrap type="topAndBottom" anchorx="margin"/>
              </v:shape>
            </w:pict>
          </mc:Fallback>
        </mc:AlternateContent>
      </w:r>
      <w:r w:rsidRPr="00BC327C">
        <w:rPr>
          <w:b/>
          <w:bCs/>
          <w:noProof/>
          <w:color w:val="00468B"/>
        </w:rPr>
        <w:t>What Intermediary Remuneration or Sales Remuneration is payable?</w:t>
      </w:r>
    </w:p>
    <w:p w14:paraId="51AB1D9F" w14:textId="49E8E6E5" w:rsidR="006E360E" w:rsidRDefault="006E360E" w:rsidP="006E360E">
      <w:pPr>
        <w:pStyle w:val="BodyText"/>
        <w:spacing w:before="71" w:line="252" w:lineRule="auto"/>
        <w:ind w:left="2835" w:right="-22"/>
        <w:rPr>
          <w:color w:val="454547"/>
          <w:lang w:val="en-IE"/>
        </w:rPr>
      </w:pPr>
      <w:r w:rsidRPr="006E360E">
        <w:rPr>
          <w:color w:val="454547"/>
          <w:lang w:val="en-IE"/>
        </w:rPr>
        <w:t xml:space="preserve">The projected remuneration figures on your policy can depend on the contribution made and the fund size, and so can vary depending on the investment return achieved by your </w:t>
      </w:r>
      <w:r w:rsidR="0009176F">
        <w:rPr>
          <w:color w:val="454547"/>
          <w:lang w:val="en-IE"/>
        </w:rPr>
        <w:t>Investment Bond</w:t>
      </w:r>
      <w:r w:rsidRPr="006E360E">
        <w:rPr>
          <w:color w:val="454547"/>
          <w:lang w:val="en-IE"/>
        </w:rPr>
        <w:t>. The table shows projected remuneration in two different scenarios</w:t>
      </w:r>
      <w:r>
        <w:rPr>
          <w:color w:val="454547"/>
          <w:lang w:val="en-IE"/>
        </w:rPr>
        <w:t>.</w:t>
      </w:r>
    </w:p>
    <w:p w14:paraId="2D2003C7" w14:textId="77777777" w:rsidR="006E360E" w:rsidRPr="006E360E" w:rsidRDefault="006E360E" w:rsidP="006E360E">
      <w:pPr>
        <w:pStyle w:val="BodyText"/>
        <w:spacing w:before="71" w:line="252" w:lineRule="auto"/>
        <w:ind w:left="2835" w:right="-22"/>
        <w:rPr>
          <w:color w:val="454547"/>
          <w:lang w:val="en-IE"/>
        </w:rPr>
      </w:pPr>
    </w:p>
    <w:p w14:paraId="6465BA56" w14:textId="6B7F37AD" w:rsidR="006E360E" w:rsidRDefault="006E360E" w:rsidP="006E360E">
      <w:pPr>
        <w:pStyle w:val="BodyText"/>
        <w:spacing w:before="71" w:line="252" w:lineRule="auto"/>
        <w:ind w:left="2835" w:right="-22"/>
        <w:rPr>
          <w:b/>
          <w:bCs/>
          <w:color w:val="454547"/>
          <w:lang w:val="en-IE"/>
        </w:rPr>
      </w:pPr>
      <w:r w:rsidRPr="000C48FD">
        <w:rPr>
          <w:b/>
          <w:bCs/>
          <w:color w:val="454547"/>
          <w:lang w:val="en-IE"/>
        </w:rPr>
        <w:t>I</w:t>
      </w:r>
      <w:r>
        <w:rPr>
          <w:b/>
          <w:bCs/>
          <w:color w:val="454547"/>
          <w:lang w:val="en-IE"/>
        </w:rPr>
        <w:t xml:space="preserve">llustrative table of </w:t>
      </w:r>
      <w:ins w:id="9" w:author="Benedetti, Gabriele (Allianz Global Life)" w:date="2026-08-28T12:51:00Z" w16du:dateUtc="2026-08-28T11:51:00Z">
        <w:r w:rsidR="00176CBE">
          <w:rPr>
            <w:b/>
            <w:bCs/>
            <w:color w:val="454547"/>
            <w:lang w:val="en-IE"/>
          </w:rPr>
          <w:t xml:space="preserve">Intermediary </w:t>
        </w:r>
      </w:ins>
      <w:r w:rsidRPr="006E360E">
        <w:rPr>
          <w:b/>
          <w:bCs/>
          <w:color w:val="454547"/>
          <w:lang w:val="en-IE"/>
        </w:rPr>
        <w:t xml:space="preserve">Remuneration </w:t>
      </w:r>
      <w:del w:id="10" w:author="Benedetti, Gabriele (Allianz Global Life)" w:date="2026-08-28T12:51:00Z" w16du:dateUtc="2026-08-28T11:51:00Z">
        <w:r w:rsidRPr="006E360E" w:rsidDel="00173AAC">
          <w:rPr>
            <w:b/>
            <w:bCs/>
            <w:color w:val="454547"/>
            <w:lang w:val="en-IE"/>
          </w:rPr>
          <w:delText>or</w:delText>
        </w:r>
      </w:del>
      <w:ins w:id="11" w:author="Benedetti, Gabriele (Allianz Global Life)" w:date="2026-08-28T12:51:00Z" w16du:dateUtc="2026-08-28T11:51:00Z">
        <w:r w:rsidR="00173AAC">
          <w:rPr>
            <w:b/>
            <w:bCs/>
            <w:color w:val="454547"/>
            <w:lang w:val="en-IE"/>
          </w:rPr>
          <w:t>and</w:t>
        </w:r>
      </w:ins>
      <w:r w:rsidRPr="006E360E">
        <w:rPr>
          <w:b/>
          <w:bCs/>
          <w:color w:val="454547"/>
          <w:lang w:val="en-IE"/>
        </w:rPr>
        <w:t xml:space="preserve"> Sales Remuneration</w:t>
      </w:r>
      <w:r>
        <w:rPr>
          <w:b/>
          <w:bCs/>
          <w:color w:val="454547"/>
          <w:lang w:val="en-IE"/>
        </w:rPr>
        <w:t>.</w:t>
      </w:r>
    </w:p>
    <w:p w14:paraId="0F0617FD" w14:textId="77777777" w:rsidR="006E360E" w:rsidRPr="00A81CB0" w:rsidRDefault="006E360E" w:rsidP="006E360E">
      <w:pPr>
        <w:pStyle w:val="BodyText"/>
        <w:spacing w:before="71" w:line="252" w:lineRule="auto"/>
        <w:ind w:left="2835" w:right="-22"/>
        <w:rPr>
          <w:b/>
          <w:bCs/>
          <w:vanish/>
          <w:color w:val="454547"/>
          <w:lang w:val="en-IE"/>
          <w:specVanish/>
        </w:rPr>
      </w:pPr>
    </w:p>
    <w:p w14:paraId="722B4FAC" w14:textId="06EEB464" w:rsidR="006E360E" w:rsidRPr="006E360E" w:rsidRDefault="009E639F" w:rsidP="006E360E">
      <w:pPr>
        <w:pStyle w:val="BodyText"/>
        <w:spacing w:before="71" w:line="252" w:lineRule="auto"/>
        <w:ind w:left="2835" w:right="-22"/>
        <w:rPr>
          <w:color w:val="454547"/>
        </w:rPr>
      </w:pPr>
      <w:r>
        <w:rPr>
          <w:color w:val="454547"/>
          <w:highlight w:val="yellow"/>
        </w:rPr>
        <w:t xml:space="preserve"> </w:t>
      </w:r>
      <w:r w:rsidR="006E360E" w:rsidRPr="006E360E">
        <w:rPr>
          <w:color w:val="454547"/>
          <w:highlight w:val="yellow"/>
        </w:rPr>
        <w:t>&lt;remuneration table&gt;</w:t>
      </w:r>
    </w:p>
    <w:p w14:paraId="72B9AA81" w14:textId="77777777" w:rsidR="000F4641" w:rsidRPr="006E360E" w:rsidRDefault="000F4641" w:rsidP="000F4641">
      <w:pPr>
        <w:pStyle w:val="BodyText"/>
        <w:spacing w:before="71" w:line="252" w:lineRule="auto"/>
        <w:ind w:left="2835" w:right="-22"/>
        <w:rPr>
          <w:color w:val="454547"/>
          <w:lang w:val="en-GB"/>
        </w:rPr>
      </w:pPr>
    </w:p>
    <w:p w14:paraId="2C3F4244" w14:textId="59844222" w:rsidR="00481C8E" w:rsidRDefault="00481C8E" w:rsidP="00D34873">
      <w:pPr>
        <w:pStyle w:val="BodyText"/>
        <w:ind w:left="2835" w:right="31"/>
        <w:rPr>
          <w:b/>
          <w:bCs/>
          <w:color w:val="454547"/>
        </w:rPr>
      </w:pPr>
    </w:p>
    <w:p w14:paraId="48F9A43C" w14:textId="77777777" w:rsidR="006E360E" w:rsidRPr="00481C8E" w:rsidRDefault="006E360E" w:rsidP="00D34873">
      <w:pPr>
        <w:pStyle w:val="BodyText"/>
        <w:ind w:left="2835" w:right="31"/>
        <w:rPr>
          <w:b/>
          <w:bCs/>
          <w:color w:val="454547"/>
        </w:rPr>
      </w:pPr>
    </w:p>
    <w:p w14:paraId="1316D9C4" w14:textId="63506308" w:rsidR="00481C8E" w:rsidRDefault="00481C8E" w:rsidP="00481C8E">
      <w:pPr>
        <w:pStyle w:val="BodyText"/>
        <w:ind w:left="2835" w:right="31"/>
        <w:rPr>
          <w:color w:val="454547"/>
        </w:rPr>
      </w:pPr>
    </w:p>
    <w:p w14:paraId="67C9E191" w14:textId="23A9B91E" w:rsidR="00D34873" w:rsidRPr="00BC327C" w:rsidRDefault="00BC327C" w:rsidP="00D34873">
      <w:pPr>
        <w:pStyle w:val="BodyText"/>
        <w:numPr>
          <w:ilvl w:val="0"/>
          <w:numId w:val="8"/>
        </w:numPr>
        <w:spacing w:before="71" w:line="252" w:lineRule="auto"/>
        <w:ind w:right="138"/>
        <w:rPr>
          <w:b/>
          <w:bCs/>
          <w:color w:val="00468B"/>
        </w:rPr>
      </w:pPr>
      <w:r w:rsidRPr="00BC327C">
        <w:rPr>
          <w:b/>
          <w:bCs/>
          <w:noProof/>
          <w:color w:val="00468B"/>
        </w:rPr>
        <mc:AlternateContent>
          <mc:Choice Requires="wps">
            <w:drawing>
              <wp:anchor distT="0" distB="0" distL="0" distR="0" simplePos="0" relativeHeight="251658248" behindDoc="1" locked="0" layoutInCell="1" allowOverlap="1" wp14:anchorId="02C24A0C" wp14:editId="74177C73">
                <wp:simplePos x="0" y="0"/>
                <wp:positionH relativeFrom="margin">
                  <wp:posOffset>1808480</wp:posOffset>
                </wp:positionH>
                <wp:positionV relativeFrom="paragraph">
                  <wp:posOffset>218440</wp:posOffset>
                </wp:positionV>
                <wp:extent cx="4114800" cy="45085"/>
                <wp:effectExtent l="0" t="0" r="0" b="0"/>
                <wp:wrapTopAndBottom/>
                <wp:docPr id="332987762" name="Graphic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114800" cy="45085"/>
                        </a:xfrm>
                        <a:custGeom>
                          <a:avLst/>
                          <a:gdLst/>
                          <a:ahLst/>
                          <a:cxnLst/>
                          <a:rect l="l" t="t" r="r" b="b"/>
                          <a:pathLst>
                            <a:path w="4711700">
                              <a:moveTo>
                                <a:pt x="0" y="0"/>
                              </a:moveTo>
                              <a:lnTo>
                                <a:pt x="4711496" y="0"/>
                              </a:lnTo>
                            </a:path>
                          </a:pathLst>
                        </a:custGeom>
                        <a:ln w="6350">
                          <a:solidFill>
                            <a:srgbClr val="00468B"/>
                          </a:solidFill>
                          <a:prstDash val="solid"/>
                        </a:ln>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D547931" id="Graphic 17" o:spid="_x0000_s1026" style="position:absolute;margin-left:142.4pt;margin-top:17.2pt;width:324pt;height:3.55pt;z-index:-251658232;visibility:visible;mso-wrap-style:square;mso-width-percent:0;mso-height-percent:0;mso-wrap-distance-left:0;mso-wrap-distance-top:0;mso-wrap-distance-right:0;mso-wrap-distance-bottom:0;mso-position-horizontal:absolute;mso-position-horizontal-relative:margin;mso-position-vertical:absolute;mso-position-vertical-relative:text;mso-width-percent:0;mso-height-percent:0;mso-width-relative:margin;mso-height-relative:margin;v-text-anchor:top" coordsize="4711700,45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" path="m,l4711496,e" filled="f" strokecolor="#00468b" strokeweight=".5pt">
                <v:path arrowok="t"/>
                <w10:wrap type="topAndBottom" anchorx="margin"/>
              </v:shape>
            </w:pict>
          </mc:Fallback>
        </mc:AlternateContent>
      </w:r>
      <w:r w:rsidR="00D34873" w:rsidRPr="00BC327C">
        <w:rPr>
          <w:b/>
          <w:bCs/>
          <w:noProof/>
          <w:color w:val="00468B"/>
        </w:rPr>
        <w:t xml:space="preserve">Cooling-off </w:t>
      </w:r>
      <w:r w:rsidR="009815BF" w:rsidRPr="00BC327C">
        <w:rPr>
          <w:b/>
          <w:bCs/>
          <w:noProof/>
          <w:color w:val="00468B"/>
        </w:rPr>
        <w:t>notice</w:t>
      </w:r>
      <w:r w:rsidR="00D34873" w:rsidRPr="00BC327C">
        <w:rPr>
          <w:b/>
          <w:bCs/>
          <w:noProof/>
          <w:color w:val="00468B"/>
        </w:rPr>
        <w:t xml:space="preserve"> </w:t>
      </w:r>
    </w:p>
    <w:p w14:paraId="411FAC49" w14:textId="0E8B019A" w:rsidR="009815BF" w:rsidRDefault="006E360E" w:rsidP="006E360E">
      <w:pPr>
        <w:pStyle w:val="BodyText"/>
        <w:ind w:left="2835" w:right="31"/>
        <w:rPr>
          <w:color w:val="454547"/>
        </w:rPr>
      </w:pPr>
      <w:r w:rsidRPr="006E360E">
        <w:rPr>
          <w:color w:val="454547"/>
        </w:rPr>
        <w:t>If</w:t>
      </w:r>
      <w:r w:rsidR="00A91537">
        <w:rPr>
          <w:color w:val="454547"/>
        </w:rPr>
        <w:t xml:space="preserve"> within the first 30 days of</w:t>
      </w:r>
      <w:r w:rsidR="00C02195">
        <w:rPr>
          <w:color w:val="454547"/>
        </w:rPr>
        <w:t>,</w:t>
      </w:r>
      <w:r w:rsidRPr="006E360E">
        <w:rPr>
          <w:color w:val="454547"/>
        </w:rPr>
        <w:t xml:space="preserve"> when you receive your </w:t>
      </w:r>
      <w:r w:rsidR="0009176F">
        <w:rPr>
          <w:color w:val="454547"/>
        </w:rPr>
        <w:t>Investment Bond</w:t>
      </w:r>
      <w:r w:rsidRPr="006E360E">
        <w:rPr>
          <w:color w:val="454547"/>
        </w:rPr>
        <w:t xml:space="preserve"> policy, you decide that it is no longer suitable for your needs then you may cancel it by printing and signing this cooling off notice, and sending a scanned copy to us at </w:t>
      </w:r>
      <w:hyperlink r:id="rId19" w:history="1">
        <w:r w:rsidR="009815BF" w:rsidRPr="00105FB7">
          <w:rPr>
            <w:rStyle w:val="Hyperlink"/>
          </w:rPr>
          <w:t>customersupport@allianzgloballife.ie</w:t>
        </w:r>
      </w:hyperlink>
      <w:r w:rsidR="009815BF">
        <w:rPr>
          <w:color w:val="454547"/>
        </w:rPr>
        <w:t xml:space="preserve"> </w:t>
      </w:r>
      <w:r w:rsidRPr="006E360E">
        <w:rPr>
          <w:color w:val="454547"/>
        </w:rPr>
        <w:t>.</w:t>
      </w:r>
    </w:p>
    <w:p w14:paraId="1774E24A" w14:textId="77777777" w:rsidR="009815BF" w:rsidRDefault="009815BF" w:rsidP="006E360E">
      <w:pPr>
        <w:pStyle w:val="BodyText"/>
        <w:ind w:left="2835" w:right="31"/>
        <w:rPr>
          <w:color w:val="454547"/>
        </w:rPr>
      </w:pPr>
    </w:p>
    <w:p w14:paraId="16C2FB4A" w14:textId="506A420E" w:rsidR="006E360E" w:rsidRPr="006E360E" w:rsidRDefault="006E360E" w:rsidP="006E360E">
      <w:pPr>
        <w:pStyle w:val="BodyText"/>
        <w:ind w:left="2835" w:right="31"/>
        <w:rPr>
          <w:color w:val="454547"/>
        </w:rPr>
      </w:pPr>
      <w:r w:rsidRPr="006E360E">
        <w:rPr>
          <w:color w:val="454547"/>
        </w:rPr>
        <w:t xml:space="preserve">Alternatively, you can post the signed cooling off notice to us at the address below. </w:t>
      </w:r>
    </w:p>
    <w:p w14:paraId="512F0618" w14:textId="77777777" w:rsidR="006E360E" w:rsidRPr="006E360E" w:rsidRDefault="006E360E" w:rsidP="006E360E">
      <w:pPr>
        <w:pStyle w:val="BodyText"/>
        <w:ind w:left="2835" w:right="31"/>
        <w:rPr>
          <w:color w:val="454547"/>
        </w:rPr>
      </w:pPr>
    </w:p>
    <w:p w14:paraId="1409BA1C" w14:textId="77777777" w:rsidR="006E360E" w:rsidRPr="006E360E" w:rsidRDefault="006E360E" w:rsidP="006E360E">
      <w:pPr>
        <w:pStyle w:val="BodyText"/>
        <w:ind w:left="2835" w:right="31"/>
        <w:rPr>
          <w:color w:val="454547"/>
        </w:rPr>
      </w:pPr>
      <w:r w:rsidRPr="006E360E">
        <w:rPr>
          <w:color w:val="454547"/>
        </w:rPr>
        <w:t xml:space="preserve">Operations Department, </w:t>
      </w:r>
    </w:p>
    <w:p w14:paraId="54359385" w14:textId="77777777" w:rsidR="006E360E" w:rsidRPr="006E360E" w:rsidRDefault="006E360E" w:rsidP="006E360E">
      <w:pPr>
        <w:pStyle w:val="BodyText"/>
        <w:ind w:left="2835" w:right="31"/>
        <w:rPr>
          <w:color w:val="454547"/>
        </w:rPr>
      </w:pPr>
      <w:r w:rsidRPr="006E360E">
        <w:rPr>
          <w:color w:val="454547"/>
        </w:rPr>
        <w:t xml:space="preserve">Allianz Global Life, </w:t>
      </w:r>
    </w:p>
    <w:p w14:paraId="26693CDF" w14:textId="77777777" w:rsidR="006E360E" w:rsidRPr="006E360E" w:rsidRDefault="006E360E" w:rsidP="006E360E">
      <w:pPr>
        <w:pStyle w:val="BodyText"/>
        <w:ind w:left="2835" w:right="31"/>
        <w:rPr>
          <w:color w:val="454547"/>
        </w:rPr>
      </w:pPr>
      <w:r w:rsidRPr="006E360E">
        <w:rPr>
          <w:color w:val="454547"/>
        </w:rPr>
        <w:t xml:space="preserve">Maple House,  </w:t>
      </w:r>
    </w:p>
    <w:p w14:paraId="2E50EB8A" w14:textId="77777777" w:rsidR="006E360E" w:rsidRPr="006E360E" w:rsidRDefault="006E360E" w:rsidP="006E360E">
      <w:pPr>
        <w:pStyle w:val="BodyText"/>
        <w:ind w:left="2835" w:right="31"/>
        <w:rPr>
          <w:color w:val="454547"/>
        </w:rPr>
      </w:pPr>
      <w:r w:rsidRPr="006E360E">
        <w:rPr>
          <w:color w:val="454547"/>
        </w:rPr>
        <w:t xml:space="preserve">Temple Road,  </w:t>
      </w:r>
    </w:p>
    <w:p w14:paraId="7168CD45" w14:textId="77777777" w:rsidR="006E360E" w:rsidRPr="006E360E" w:rsidRDefault="006E360E" w:rsidP="006E360E">
      <w:pPr>
        <w:pStyle w:val="BodyText"/>
        <w:ind w:left="2835" w:right="31"/>
        <w:rPr>
          <w:color w:val="454547"/>
        </w:rPr>
      </w:pPr>
      <w:r w:rsidRPr="006E360E">
        <w:rPr>
          <w:color w:val="454547"/>
        </w:rPr>
        <w:t xml:space="preserve">Blackrock,  </w:t>
      </w:r>
    </w:p>
    <w:p w14:paraId="5C97BC7C" w14:textId="77777777" w:rsidR="006E360E" w:rsidRPr="006E360E" w:rsidRDefault="006E360E" w:rsidP="006E360E">
      <w:pPr>
        <w:pStyle w:val="BodyText"/>
        <w:ind w:left="2835" w:right="31"/>
        <w:rPr>
          <w:color w:val="454547"/>
        </w:rPr>
      </w:pPr>
      <w:r w:rsidRPr="006E360E">
        <w:rPr>
          <w:color w:val="454547"/>
        </w:rPr>
        <w:t xml:space="preserve">Co. Dublin </w:t>
      </w:r>
    </w:p>
    <w:p w14:paraId="4426DAF5" w14:textId="77777777" w:rsidR="006E360E" w:rsidRPr="006E360E" w:rsidRDefault="006E360E" w:rsidP="006E360E">
      <w:pPr>
        <w:pStyle w:val="BodyText"/>
        <w:ind w:left="2835" w:right="31"/>
        <w:rPr>
          <w:color w:val="454547"/>
        </w:rPr>
      </w:pPr>
      <w:r w:rsidRPr="006E360E">
        <w:rPr>
          <w:color w:val="454547"/>
        </w:rPr>
        <w:t xml:space="preserve">A94 Y9E8 </w:t>
      </w:r>
    </w:p>
    <w:p w14:paraId="21AAB0CA" w14:textId="77777777" w:rsidR="006E360E" w:rsidRPr="006E360E" w:rsidRDefault="006E360E" w:rsidP="006E360E">
      <w:pPr>
        <w:pStyle w:val="BodyText"/>
        <w:ind w:left="2835" w:right="31"/>
        <w:rPr>
          <w:color w:val="454547"/>
        </w:rPr>
      </w:pPr>
      <w:r w:rsidRPr="006E360E">
        <w:rPr>
          <w:color w:val="454547"/>
        </w:rPr>
        <w:t xml:space="preserve"> </w:t>
      </w:r>
    </w:p>
    <w:p w14:paraId="2C4CE94F" w14:textId="77777777" w:rsidR="006E360E" w:rsidRPr="006E360E" w:rsidRDefault="006E360E" w:rsidP="006E360E">
      <w:pPr>
        <w:pStyle w:val="BodyText"/>
        <w:ind w:left="2835" w:right="31"/>
        <w:rPr>
          <w:color w:val="454547"/>
        </w:rPr>
      </w:pPr>
      <w:r w:rsidRPr="006E360E">
        <w:rPr>
          <w:color w:val="454547"/>
        </w:rPr>
        <w:t xml:space="preserve">The policy will terminate immediately once we receive this instruction.  </w:t>
      </w:r>
    </w:p>
    <w:p w14:paraId="1D9F50D2" w14:textId="77777777" w:rsidR="006E360E" w:rsidRPr="006E360E" w:rsidRDefault="006E360E" w:rsidP="006E360E">
      <w:pPr>
        <w:pStyle w:val="BodyText"/>
        <w:ind w:left="2835" w:right="31"/>
        <w:rPr>
          <w:color w:val="454547"/>
        </w:rPr>
      </w:pPr>
    </w:p>
    <w:p w14:paraId="03EC48F5" w14:textId="0E81AC30" w:rsidR="006E360E" w:rsidRPr="006E360E" w:rsidRDefault="006E360E" w:rsidP="006E360E">
      <w:pPr>
        <w:pStyle w:val="BodyText"/>
        <w:ind w:left="2835" w:right="31"/>
        <w:rPr>
          <w:color w:val="454547"/>
        </w:rPr>
      </w:pPr>
      <w:r w:rsidRPr="006E360E">
        <w:rPr>
          <w:color w:val="454547"/>
        </w:rPr>
        <w:t xml:space="preserve">If it is received not later than 30 days after the date of issue of these policy documents then any </w:t>
      </w:r>
      <w:r w:rsidR="00EB0E8A">
        <w:rPr>
          <w:color w:val="454547"/>
        </w:rPr>
        <w:t>contribution</w:t>
      </w:r>
      <w:r w:rsidRPr="006E360E">
        <w:rPr>
          <w:color w:val="454547"/>
        </w:rPr>
        <w:t xml:space="preserve"> paid to us will be refunded to the </w:t>
      </w:r>
      <w:r w:rsidR="00926E44">
        <w:rPr>
          <w:color w:val="454547"/>
        </w:rPr>
        <w:t>bank account</w:t>
      </w:r>
      <w:r w:rsidRPr="006E360E">
        <w:rPr>
          <w:color w:val="454547"/>
        </w:rPr>
        <w:t xml:space="preserve"> from which they were received, less a deduction to cover any fall in value between the time your contribution or transfer payment was invested and the time the instruction to cancel is sent to us. </w:t>
      </w:r>
    </w:p>
    <w:p w14:paraId="1AB7891E" w14:textId="77777777" w:rsidR="006E360E" w:rsidRPr="006E360E" w:rsidRDefault="006E360E" w:rsidP="006E360E">
      <w:pPr>
        <w:pStyle w:val="BodyText"/>
        <w:ind w:left="2835" w:right="31"/>
        <w:rPr>
          <w:color w:val="454547"/>
        </w:rPr>
      </w:pPr>
      <w:r w:rsidRPr="006E360E">
        <w:rPr>
          <w:color w:val="454547"/>
        </w:rPr>
        <w:t xml:space="preserve"> </w:t>
      </w:r>
    </w:p>
    <w:p w14:paraId="0E13FA86" w14:textId="4486F9CD" w:rsidR="006E360E" w:rsidRPr="006E360E" w:rsidRDefault="006E360E" w:rsidP="006E360E">
      <w:pPr>
        <w:pStyle w:val="BodyText"/>
        <w:ind w:left="2835" w:right="31"/>
        <w:rPr>
          <w:color w:val="454547"/>
        </w:rPr>
      </w:pPr>
      <w:r w:rsidRPr="006E360E">
        <w:rPr>
          <w:color w:val="454547"/>
        </w:rPr>
        <w:t>I</w:t>
      </w:r>
      <w:r w:rsidR="00891879">
        <w:rPr>
          <w:color w:val="454547"/>
        </w:rPr>
        <w:t>/we</w:t>
      </w:r>
      <w:r w:rsidRPr="006E360E">
        <w:rPr>
          <w:color w:val="454547"/>
        </w:rPr>
        <w:t xml:space="preserve"> have changed my</w:t>
      </w:r>
      <w:r w:rsidR="00891879">
        <w:rPr>
          <w:color w:val="454547"/>
        </w:rPr>
        <w:t>/our</w:t>
      </w:r>
      <w:r w:rsidRPr="006E360E">
        <w:rPr>
          <w:color w:val="454547"/>
        </w:rPr>
        <w:t xml:space="preserve"> mind and wish to exercise my</w:t>
      </w:r>
      <w:r w:rsidR="00891879">
        <w:rPr>
          <w:color w:val="454547"/>
        </w:rPr>
        <w:t>/our</w:t>
      </w:r>
      <w:r w:rsidRPr="006E360E">
        <w:rPr>
          <w:color w:val="454547"/>
        </w:rPr>
        <w:t xml:space="preserve"> right to cool-off with respect to policy number </w:t>
      </w:r>
      <w:r w:rsidRPr="009815BF">
        <w:rPr>
          <w:color w:val="454547"/>
          <w:highlight w:val="yellow"/>
        </w:rPr>
        <w:t>&lt;policy number&gt;</w:t>
      </w:r>
      <w:r w:rsidRPr="006E360E">
        <w:rPr>
          <w:color w:val="454547"/>
        </w:rPr>
        <w:t xml:space="preserve">. </w:t>
      </w:r>
    </w:p>
    <w:p w14:paraId="2F7EAA1E" w14:textId="77777777" w:rsidR="006E360E" w:rsidRPr="006E360E" w:rsidRDefault="006E360E" w:rsidP="006E360E">
      <w:pPr>
        <w:pStyle w:val="BodyText"/>
        <w:ind w:left="2835" w:right="31"/>
        <w:rPr>
          <w:color w:val="454547"/>
        </w:rPr>
      </w:pPr>
    </w:p>
    <w:p w14:paraId="295106A9" w14:textId="77777777" w:rsidR="006E360E" w:rsidRPr="006E360E" w:rsidRDefault="006E360E" w:rsidP="006E360E">
      <w:pPr>
        <w:pStyle w:val="BodyText"/>
        <w:ind w:left="2835" w:right="31"/>
        <w:rPr>
          <w:color w:val="454547"/>
        </w:rPr>
      </w:pPr>
      <w:r w:rsidRPr="006E360E">
        <w:rPr>
          <w:color w:val="454547"/>
        </w:rPr>
        <w:t xml:space="preserve"> </w:t>
      </w:r>
    </w:p>
    <w:p w14:paraId="247938FE" w14:textId="09487795" w:rsidR="006E360E" w:rsidRDefault="006E360E" w:rsidP="006E360E">
      <w:pPr>
        <w:pStyle w:val="BodyText"/>
        <w:ind w:left="2835" w:right="31"/>
        <w:rPr>
          <w:color w:val="454547"/>
        </w:rPr>
      </w:pPr>
      <w:r w:rsidRPr="006E360E">
        <w:rPr>
          <w:color w:val="454547"/>
        </w:rPr>
        <w:t>Signature of &lt;</w:t>
      </w:r>
      <w:r w:rsidRPr="00D64C35">
        <w:rPr>
          <w:color w:val="454547"/>
        </w:rPr>
        <w:t>name</w:t>
      </w:r>
      <w:r w:rsidR="00EE2805">
        <w:rPr>
          <w:color w:val="454547"/>
        </w:rPr>
        <w:t>1</w:t>
      </w:r>
      <w:r w:rsidRPr="00D64C35">
        <w:rPr>
          <w:color w:val="454547"/>
        </w:rPr>
        <w:t xml:space="preserve">&gt;: &lt;_________________&gt; </w:t>
      </w:r>
    </w:p>
    <w:p w14:paraId="6BB6651E" w14:textId="77777777" w:rsidR="00891879" w:rsidRDefault="00891879" w:rsidP="006E360E">
      <w:pPr>
        <w:pStyle w:val="BodyText"/>
        <w:ind w:left="2835" w:right="31"/>
        <w:rPr>
          <w:color w:val="454547"/>
        </w:rPr>
      </w:pPr>
    </w:p>
    <w:p w14:paraId="04D167CB" w14:textId="53EE3617" w:rsidR="00891879" w:rsidRPr="00D64C35" w:rsidRDefault="00891879" w:rsidP="00891879">
      <w:pPr>
        <w:pStyle w:val="BodyText"/>
        <w:ind w:left="2835" w:right="31"/>
        <w:rPr>
          <w:color w:val="454547"/>
        </w:rPr>
      </w:pPr>
      <w:commentRangeStart w:id="12"/>
      <w:r w:rsidRPr="006E360E">
        <w:rPr>
          <w:color w:val="454547"/>
        </w:rPr>
        <w:t>Signature of &lt;</w:t>
      </w:r>
      <w:r w:rsidRPr="00D64C35">
        <w:rPr>
          <w:color w:val="454547"/>
        </w:rPr>
        <w:t>name</w:t>
      </w:r>
      <w:r>
        <w:rPr>
          <w:color w:val="454547"/>
        </w:rPr>
        <w:t>2</w:t>
      </w:r>
      <w:r w:rsidRPr="00D64C35">
        <w:rPr>
          <w:color w:val="454547"/>
        </w:rPr>
        <w:t xml:space="preserve">&gt;: &lt;_________________&gt; </w:t>
      </w:r>
      <w:commentRangeEnd w:id="12"/>
      <w:r w:rsidR="00D5786F" w:rsidRPr="00D64C35">
        <w:rPr>
          <w:rStyle w:val="CommentReference"/>
          <w:color w:val="454547"/>
          <w:sz w:val="20"/>
          <w:szCs w:val="20"/>
        </w:rPr>
        <w:commentReference w:id="12"/>
      </w:r>
    </w:p>
    <w:p w14:paraId="1C56FE85" w14:textId="77777777" w:rsidR="00533FFB" w:rsidRPr="00D64C35" w:rsidRDefault="00533FFB" w:rsidP="006E360E">
      <w:pPr>
        <w:pStyle w:val="BodyText"/>
        <w:ind w:left="2835" w:right="31"/>
        <w:rPr>
          <w:color w:val="454547"/>
        </w:rPr>
      </w:pPr>
    </w:p>
    <w:p w14:paraId="598C3992" w14:textId="6BF7CBEC" w:rsidR="006E360E" w:rsidRPr="00D64C35" w:rsidRDefault="006E360E" w:rsidP="006E360E">
      <w:pPr>
        <w:pStyle w:val="BodyText"/>
        <w:ind w:left="2835" w:right="31"/>
        <w:rPr>
          <w:color w:val="454547"/>
        </w:rPr>
      </w:pPr>
      <w:r w:rsidRPr="00D64C35">
        <w:rPr>
          <w:color w:val="454547"/>
        </w:rPr>
        <w:t xml:space="preserve">    </w:t>
      </w:r>
    </w:p>
    <w:p w14:paraId="7E7B0D39" w14:textId="339C043C" w:rsidR="00CF12D8" w:rsidRPr="00CF12D8" w:rsidRDefault="006E360E" w:rsidP="006E360E">
      <w:pPr>
        <w:pStyle w:val="BodyText"/>
        <w:ind w:left="2835" w:right="31"/>
        <w:rPr>
          <w:color w:val="454547"/>
          <w:lang w:val="en-IE"/>
        </w:rPr>
      </w:pPr>
      <w:r w:rsidRPr="00D64C35">
        <w:rPr>
          <w:color w:val="454547"/>
        </w:rPr>
        <w:t>Date:  &lt;________________&gt;</w:t>
      </w:r>
      <w:r w:rsidR="00D34873" w:rsidRPr="00D64C35">
        <w:rPr>
          <w:color w:val="454547"/>
        </w:rPr>
        <w:t>.</w:t>
      </w:r>
    </w:p>
    <w:p w14:paraId="5B8FE5D0" w14:textId="227F1679" w:rsidR="001E50BC" w:rsidRDefault="001E50BC" w:rsidP="00CF12D8">
      <w:pPr>
        <w:pStyle w:val="BodyText"/>
        <w:ind w:left="2835" w:right="31"/>
        <w:rPr>
          <w:color w:val="454547"/>
          <w:lang w:val="en-IE"/>
        </w:rPr>
      </w:pPr>
    </w:p>
    <w:p w14:paraId="7DFADE0D" w14:textId="0F08B9ED" w:rsidR="001E50BC" w:rsidRDefault="001E50BC" w:rsidP="00CF12D8">
      <w:pPr>
        <w:pStyle w:val="BodyText"/>
        <w:ind w:left="2835" w:right="31"/>
        <w:rPr>
          <w:color w:val="454547"/>
          <w:lang w:val="en-IE"/>
        </w:rPr>
      </w:pPr>
    </w:p>
    <w:p w14:paraId="09421968" w14:textId="77777777" w:rsidR="00C21E30" w:rsidRDefault="00C21E30">
      <w:pPr>
        <w:pStyle w:val="BodyText"/>
        <w:rPr>
          <w:sz w:val="14"/>
        </w:rPr>
      </w:pPr>
    </w:p>
    <w:p w14:paraId="09421969" w14:textId="4BD771C9" w:rsidR="00C21E30" w:rsidRDefault="00C21E30">
      <w:pPr>
        <w:pStyle w:val="BodyText"/>
        <w:rPr>
          <w:sz w:val="14"/>
        </w:rPr>
      </w:pPr>
    </w:p>
    <w:p w14:paraId="61890C13" w14:textId="77777777" w:rsidR="00D019E7" w:rsidRDefault="00D019E7" w:rsidP="00D019E7">
      <w:pPr>
        <w:pStyle w:val="Heading2"/>
        <w:ind w:left="2835"/>
      </w:pPr>
      <w:r>
        <w:rPr>
          <w:color w:val="00468B"/>
        </w:rPr>
        <w:t>Do</w:t>
      </w:r>
      <w:r>
        <w:rPr>
          <w:color w:val="00468B"/>
          <w:spacing w:val="3"/>
        </w:rPr>
        <w:t xml:space="preserve"> </w:t>
      </w:r>
      <w:r>
        <w:rPr>
          <w:color w:val="00468B"/>
        </w:rPr>
        <w:t>you</w:t>
      </w:r>
      <w:r>
        <w:rPr>
          <w:color w:val="00468B"/>
          <w:spacing w:val="3"/>
        </w:rPr>
        <w:t xml:space="preserve"> </w:t>
      </w:r>
      <w:r>
        <w:rPr>
          <w:color w:val="00468B"/>
        </w:rPr>
        <w:t>have</w:t>
      </w:r>
      <w:r>
        <w:rPr>
          <w:color w:val="00468B"/>
          <w:spacing w:val="3"/>
        </w:rPr>
        <w:t xml:space="preserve"> </w:t>
      </w:r>
      <w:r>
        <w:rPr>
          <w:color w:val="00468B"/>
        </w:rPr>
        <w:t>any</w:t>
      </w:r>
      <w:r>
        <w:rPr>
          <w:color w:val="00468B"/>
          <w:spacing w:val="3"/>
        </w:rPr>
        <w:t xml:space="preserve"> </w:t>
      </w:r>
      <w:r>
        <w:rPr>
          <w:color w:val="00468B"/>
          <w:spacing w:val="-2"/>
        </w:rPr>
        <w:t>questions?</w:t>
      </w:r>
    </w:p>
    <w:p w14:paraId="61A12538" w14:textId="77777777" w:rsidR="00D019E7" w:rsidRDefault="00D019E7" w:rsidP="00D019E7">
      <w:pPr>
        <w:pStyle w:val="BodyText"/>
        <w:spacing w:before="11"/>
        <w:ind w:left="2835"/>
      </w:pPr>
      <w:r>
        <w:rPr>
          <w:color w:val="00468B"/>
        </w:rPr>
        <w:t>We‘re</w:t>
      </w:r>
      <w:r>
        <w:rPr>
          <w:color w:val="00468B"/>
          <w:spacing w:val="2"/>
        </w:rPr>
        <w:t xml:space="preserve"> </w:t>
      </w:r>
      <w:r>
        <w:rPr>
          <w:color w:val="00468B"/>
        </w:rPr>
        <w:t>here</w:t>
      </w:r>
      <w:r>
        <w:rPr>
          <w:color w:val="00468B"/>
          <w:spacing w:val="3"/>
        </w:rPr>
        <w:t xml:space="preserve"> </w:t>
      </w:r>
      <w:r>
        <w:rPr>
          <w:color w:val="00468B"/>
        </w:rPr>
        <w:t>to</w:t>
      </w:r>
      <w:r>
        <w:rPr>
          <w:color w:val="00468B"/>
          <w:spacing w:val="3"/>
        </w:rPr>
        <w:t xml:space="preserve"> </w:t>
      </w:r>
      <w:r>
        <w:rPr>
          <w:color w:val="00468B"/>
        </w:rPr>
        <w:t>listen.</w:t>
      </w:r>
      <w:r>
        <w:rPr>
          <w:color w:val="00468B"/>
          <w:spacing w:val="3"/>
        </w:rPr>
        <w:t xml:space="preserve"> </w:t>
      </w:r>
      <w:r>
        <w:rPr>
          <w:color w:val="00468B"/>
        </w:rPr>
        <w:t>Call</w:t>
      </w:r>
      <w:r>
        <w:rPr>
          <w:color w:val="00468B"/>
          <w:spacing w:val="3"/>
        </w:rPr>
        <w:t xml:space="preserve"> </w:t>
      </w:r>
      <w:r>
        <w:rPr>
          <w:color w:val="00468B"/>
        </w:rPr>
        <w:t>us</w:t>
      </w:r>
      <w:r>
        <w:rPr>
          <w:color w:val="00468B"/>
          <w:spacing w:val="3"/>
        </w:rPr>
        <w:t xml:space="preserve"> </w:t>
      </w:r>
      <w:r>
        <w:rPr>
          <w:color w:val="00468B"/>
        </w:rPr>
        <w:t>on</w:t>
      </w:r>
      <w:r>
        <w:rPr>
          <w:color w:val="00468B"/>
          <w:spacing w:val="3"/>
        </w:rPr>
        <w:t xml:space="preserve"> </w:t>
      </w:r>
      <w:r>
        <w:rPr>
          <w:color w:val="00468B"/>
        </w:rPr>
        <w:t>01 2422333</w:t>
      </w:r>
      <w:r>
        <w:rPr>
          <w:color w:val="00468B"/>
          <w:spacing w:val="3"/>
        </w:rPr>
        <w:t xml:space="preserve"> </w:t>
      </w:r>
      <w:r>
        <w:rPr>
          <w:color w:val="00468B"/>
        </w:rPr>
        <w:t>or</w:t>
      </w:r>
      <w:r>
        <w:rPr>
          <w:color w:val="00468B"/>
          <w:spacing w:val="3"/>
        </w:rPr>
        <w:t xml:space="preserve"> </w:t>
      </w:r>
      <w:r>
        <w:rPr>
          <w:color w:val="00468B"/>
        </w:rPr>
        <w:t>visit</w:t>
      </w:r>
      <w:r>
        <w:rPr>
          <w:color w:val="00468B"/>
          <w:spacing w:val="3"/>
        </w:rPr>
        <w:t xml:space="preserve"> </w:t>
      </w:r>
      <w:r>
        <w:rPr>
          <w:color w:val="00468B"/>
        </w:rPr>
        <w:t>us</w:t>
      </w:r>
      <w:r>
        <w:rPr>
          <w:color w:val="00468B"/>
          <w:spacing w:val="3"/>
        </w:rPr>
        <w:t xml:space="preserve"> </w:t>
      </w:r>
      <w:r>
        <w:rPr>
          <w:color w:val="00468B"/>
        </w:rPr>
        <w:t>at</w:t>
      </w:r>
      <w:r>
        <w:rPr>
          <w:color w:val="00468B"/>
          <w:spacing w:val="3"/>
        </w:rPr>
        <w:t xml:space="preserve"> </w:t>
      </w:r>
      <w:r>
        <w:rPr>
          <w:color w:val="00468B"/>
          <w:spacing w:val="-2"/>
        </w:rPr>
        <w:t>allianzgloballife.ie</w:t>
      </w:r>
    </w:p>
    <w:p w14:paraId="7E1DB9E5" w14:textId="019B1074" w:rsidR="00D019E7" w:rsidRDefault="00D019E7" w:rsidP="00D019E7">
      <w:pPr>
        <w:pStyle w:val="BodyText"/>
        <w:spacing w:before="8"/>
        <w:ind w:left="2835"/>
        <w:rPr>
          <w:sz w:val="11"/>
        </w:rPr>
      </w:pPr>
      <w:r>
        <w:rPr>
          <w:noProof/>
        </w:rPr>
        <w:drawing>
          <wp:anchor distT="0" distB="0" distL="0" distR="0" simplePos="0" relativeHeight="251658253" behindDoc="1" locked="0" layoutInCell="1" allowOverlap="1" wp14:anchorId="6CFF0C62" wp14:editId="19114701">
            <wp:simplePos x="0" y="0"/>
            <wp:positionH relativeFrom="page">
              <wp:posOffset>2620645</wp:posOffset>
            </wp:positionH>
            <wp:positionV relativeFrom="paragraph">
              <wp:posOffset>93980</wp:posOffset>
            </wp:positionV>
            <wp:extent cx="1856902" cy="214693"/>
            <wp:effectExtent l="0" t="0" r="0" b="0"/>
            <wp:wrapTopAndBottom/>
            <wp:docPr id="891292707" name="Image 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 name="Image 29"/>
                    <pic:cNvPicPr/>
                  </pic:nvPicPr>
                  <pic:blipFill>
                    <a:blip r:embed="rId20" cstate="print"/>
                    <a:stretch>
                      <a:fillRect/>
                    </a:stretch>
                  </pic:blipFill>
                  <pic:spPr>
                    <a:xfrm>
                      <a:off x="0" y="0"/>
                      <a:ext cx="1856902" cy="214693"/>
                    </a:xfrm>
                    <a:prstGeom prst="rect">
                      <a:avLst/>
                    </a:prstGeom>
                  </pic:spPr>
                </pic:pic>
              </a:graphicData>
            </a:graphic>
          </wp:anchor>
        </w:drawing>
      </w:r>
    </w:p>
    <w:p w14:paraId="0942196A" w14:textId="59CAABEF" w:rsidR="00C21E30" w:rsidRDefault="00C21E30" w:rsidP="00D847E5">
      <w:pPr>
        <w:pStyle w:val="BodyText"/>
        <w:ind w:left="2694"/>
        <w:rPr>
          <w:sz w:val="14"/>
        </w:rPr>
      </w:pPr>
    </w:p>
    <w:p w14:paraId="0942196B" w14:textId="44DC8E95" w:rsidR="00C21E30" w:rsidRDefault="00C21E30">
      <w:pPr>
        <w:pStyle w:val="BodyText"/>
        <w:spacing w:before="113"/>
        <w:rPr>
          <w:sz w:val="14"/>
        </w:rPr>
      </w:pPr>
    </w:p>
    <w:p w14:paraId="45C109C9" w14:textId="3148050B" w:rsidR="00F827DC" w:rsidRDefault="00F827DC" w:rsidP="00004946">
      <w:pPr>
        <w:tabs>
          <w:tab w:val="left" w:pos="9629"/>
        </w:tabs>
        <w:ind w:left="3544"/>
        <w:rPr>
          <w:color w:val="00468B"/>
          <w:sz w:val="14"/>
        </w:rPr>
      </w:pPr>
    </w:p>
    <w:p w14:paraId="5C1F17F4" w14:textId="528E11DB" w:rsidR="00F827DC" w:rsidRPr="00D36465" w:rsidRDefault="00D36465" w:rsidP="00D36465">
      <w:pPr>
        <w:pStyle w:val="BodyText"/>
        <w:ind w:left="2835" w:right="31"/>
        <w:rPr>
          <w:color w:val="454547"/>
        </w:rPr>
      </w:pPr>
      <w:r w:rsidRPr="00D36465">
        <w:rPr>
          <w:color w:val="454547"/>
        </w:rPr>
        <w:t xml:space="preserve">Allianz Global Life dac is regulated by the Central Bank of Ireland. </w:t>
      </w:r>
    </w:p>
    <w:p w14:paraId="7CC54780" w14:textId="609A058F" w:rsidR="00F827DC" w:rsidRDefault="00F827DC" w:rsidP="00004946">
      <w:pPr>
        <w:tabs>
          <w:tab w:val="left" w:pos="9629"/>
        </w:tabs>
        <w:ind w:left="3544"/>
        <w:rPr>
          <w:color w:val="00468B"/>
          <w:sz w:val="14"/>
        </w:rPr>
      </w:pPr>
    </w:p>
    <w:p w14:paraId="02E8906B" w14:textId="6E3B68D1" w:rsidR="00C21E30" w:rsidRPr="00A81CB0" w:rsidRDefault="00C21E30" w:rsidP="00004946">
      <w:pPr>
        <w:tabs>
          <w:tab w:val="left" w:pos="9629"/>
        </w:tabs>
        <w:ind w:left="3544"/>
        <w:rPr>
          <w:color w:val="00468B"/>
          <w:sz w:val="14"/>
          <w:lang w:val="en-IE"/>
        </w:rPr>
      </w:pPr>
    </w:p>
    <w:sectPr w:rsidR="00C21E30" w:rsidRPr="00A81CB0" w:rsidSect="00835EC5">
      <w:headerReference w:type="even" r:id="rId21"/>
      <w:headerReference w:type="default" r:id="rId22"/>
      <w:footerReference w:type="default" r:id="rId23"/>
      <w:headerReference w:type="first" r:id="rId24"/>
      <w:footerReference w:type="first" r:id="rId25"/>
      <w:type w:val="continuous"/>
      <w:pgSz w:w="11910" w:h="16840" w:code="9"/>
      <w:pgMar w:top="2552" w:right="1276" w:bottom="1701" w:left="1298" w:header="765" w:footer="0" w:gutter="0"/>
      <w:cols w:space="720"/>
      <w:titlePg/>
      <w:docGrid w:linePitch="299"/>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Fassina, Gino (Allianz Global Life)" w:date="2025-02-20T14:21:00Z" w:initials="FG(GL">
    <w:p w14:paraId="35D772EC" w14:textId="05A49A5E" w:rsidR="00F61706" w:rsidRDefault="00F61706" w:rsidP="00F61706">
      <w:pPr>
        <w:pStyle w:val="CommentText"/>
      </w:pPr>
      <w:r>
        <w:rPr>
          <w:rStyle w:val="CommentReference"/>
        </w:rPr>
        <w:annotationRef/>
      </w:r>
      <w:r>
        <w:t>Policy number</w:t>
      </w:r>
    </w:p>
  </w:comment>
  <w:comment w:id="1" w:author="Fassina, Gino (Allianz Global Life)" w:date="2025-02-20T17:05:00Z" w:initials="GF">
    <w:p w14:paraId="7B7E5E20" w14:textId="77777777" w:rsidR="005532AE" w:rsidRDefault="005532AE" w:rsidP="005532AE">
      <w:pPr>
        <w:pStyle w:val="CommentText"/>
      </w:pPr>
      <w:r>
        <w:rPr>
          <w:rStyle w:val="CommentReference"/>
        </w:rPr>
        <w:annotationRef/>
      </w:r>
      <w:r>
        <w:t>Policyholder full name</w:t>
      </w:r>
    </w:p>
  </w:comment>
  <w:comment w:id="3" w:author="Fassina, Gino (Allianz Global Life)" w:date="2025-02-20T17:05:00Z" w:initials="GF">
    <w:p w14:paraId="5A5CD816" w14:textId="77777777" w:rsidR="00502D77" w:rsidRDefault="00502D77" w:rsidP="00502D77">
      <w:pPr>
        <w:pStyle w:val="CommentText"/>
      </w:pPr>
      <w:r>
        <w:rPr>
          <w:rStyle w:val="CommentReference"/>
        </w:rPr>
        <w:annotationRef/>
      </w:r>
      <w:r>
        <w:t>Policyholder full name</w:t>
      </w:r>
    </w:p>
  </w:comment>
  <w:comment w:id="2" w:author="Benedetti, Gabriele (Allianz Global Life)" w:date="2026-05-21T17:00:00Z" w:initials="GB">
    <w:p w14:paraId="1CCCF735" w14:textId="77777777" w:rsidR="00856273" w:rsidRDefault="00856273" w:rsidP="00856273">
      <w:pPr>
        <w:pStyle w:val="CommentText"/>
      </w:pPr>
      <w:r>
        <w:rPr>
          <w:rStyle w:val="CommentReference"/>
        </w:rPr>
        <w:annotationRef/>
      </w:r>
      <w:r>
        <w:t>Conditional: If there is a second Policyholder</w:t>
      </w:r>
    </w:p>
  </w:comment>
  <w:comment w:id="4" w:author="Fassina, Gino (Allianz Global Life)" w:date="2025-02-20T17:05:00Z" w:initials="GF">
    <w:p w14:paraId="5A4C0E08" w14:textId="244F8C7A" w:rsidR="005532AE" w:rsidRDefault="005532AE" w:rsidP="005532AE">
      <w:pPr>
        <w:pStyle w:val="CommentText"/>
      </w:pPr>
      <w:r>
        <w:rPr>
          <w:rStyle w:val="CommentReference"/>
        </w:rPr>
        <w:annotationRef/>
      </w:r>
      <w:r>
        <w:t>Policy start date</w:t>
      </w:r>
    </w:p>
  </w:comment>
  <w:comment w:id="5" w:author="Harding, George (Allianz Global Life)" w:date="2026-05-20T14:19:00Z" w:initials="GH">
    <w:p w14:paraId="0FED734A" w14:textId="77777777" w:rsidR="00D55F24" w:rsidRDefault="002A55AD" w:rsidP="00D55F24">
      <w:pPr>
        <w:pStyle w:val="CommentText"/>
      </w:pPr>
      <w:r>
        <w:rPr>
          <w:rStyle w:val="CommentReference"/>
        </w:rPr>
        <w:annotationRef/>
      </w:r>
      <w:r w:rsidR="00D55F24">
        <w:rPr>
          <w:lang w:val="en-IE"/>
        </w:rPr>
        <w:t>Conditional table depending on whether regular income withdrawals are taken</w:t>
      </w:r>
    </w:p>
  </w:comment>
  <w:comment w:id="6" w:author="Gannon, Hugh (Allianz Global Life)" w:date="2025-10-10T12:14:00Z" w:initials="HG">
    <w:p w14:paraId="3E8B82EE" w14:textId="617606C0" w:rsidR="00023DF9" w:rsidRDefault="00023DF9" w:rsidP="00023DF9">
      <w:pPr>
        <w:pStyle w:val="CommentText"/>
      </w:pPr>
      <w:r>
        <w:rPr>
          <w:rStyle w:val="CommentReference"/>
        </w:rPr>
        <w:annotationRef/>
      </w:r>
      <w:r>
        <w:rPr>
          <w:lang w:val="en-GB"/>
        </w:rPr>
        <w:t>This is a conditional paragraph. Only include it if the allocation rate is not equal to 100%</w:t>
      </w:r>
    </w:p>
  </w:comment>
  <w:comment w:id="7" w:author="Harding, George (Allianz Global Life)" w:date="2026-05-20T15:42:00Z" w:initials="GH">
    <w:p w14:paraId="2F283948" w14:textId="77777777" w:rsidR="00E766D5" w:rsidRDefault="00E766D5" w:rsidP="00E766D5">
      <w:pPr>
        <w:pStyle w:val="CommentText"/>
      </w:pPr>
      <w:r>
        <w:rPr>
          <w:rStyle w:val="CommentReference"/>
        </w:rPr>
        <w:annotationRef/>
      </w:r>
      <w:r>
        <w:rPr>
          <w:lang w:val="en-IE"/>
        </w:rPr>
        <w:t>Conditional on regular income withdrawals</w:t>
      </w:r>
    </w:p>
  </w:comment>
  <w:comment w:id="8" w:author="Harding, George (Allianz Global Life)" w:date="2026-05-20T15:22:00Z" w:initials="GH">
    <w:p w14:paraId="471A456D" w14:textId="26D7936B" w:rsidR="00327747" w:rsidRDefault="00F719DC" w:rsidP="00327747">
      <w:pPr>
        <w:pStyle w:val="CommentText"/>
      </w:pPr>
      <w:r>
        <w:rPr>
          <w:rStyle w:val="CommentReference"/>
        </w:rPr>
        <w:annotationRef/>
      </w:r>
      <w:r w:rsidR="00327747">
        <w:rPr>
          <w:lang w:val="en-IE"/>
        </w:rPr>
        <w:t>Conditional section. Only included if regular income withdrawal is taken from the policy</w:t>
      </w:r>
    </w:p>
  </w:comment>
  <w:comment w:id="12" w:author="Benedetti, Gabriele (Allianz Global Life)" w:date="2026-06-17T08:53:00Z" w:initials="GB">
    <w:p w14:paraId="2FB9690C" w14:textId="77777777" w:rsidR="00D5786F" w:rsidRDefault="00D5786F" w:rsidP="00D5786F">
      <w:pPr>
        <w:pStyle w:val="CommentText"/>
      </w:pPr>
      <w:r>
        <w:rPr>
          <w:rStyle w:val="CommentReference"/>
        </w:rPr>
        <w:annotationRef/>
      </w:r>
      <w:r>
        <w:t>Conditional, only if there’s a second Policyholder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5D772EC" w15:done="0"/>
  <w15:commentEx w15:paraId="7B7E5E20" w15:done="0"/>
  <w15:commentEx w15:paraId="5A5CD816" w15:done="0"/>
  <w15:commentEx w15:paraId="1CCCF735" w15:done="0"/>
  <w15:commentEx w15:paraId="5A4C0E08" w15:done="0"/>
  <w15:commentEx w15:paraId="0FED734A" w15:done="0"/>
  <w15:commentEx w15:paraId="3E8B82EE" w15:done="0"/>
  <w15:commentEx w15:paraId="2F283948" w15:done="0"/>
  <w15:commentEx w15:paraId="471A456D" w15:done="0"/>
  <w15:commentEx w15:paraId="2FB9690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B61B8E6" w16cex:dateUtc="2025-02-20T14:21:00Z"/>
  <w16cex:commentExtensible w16cex:durableId="2B61DF65" w16cex:dateUtc="2025-02-20T17:05:00Z"/>
  <w16cex:commentExtensible w16cex:durableId="357051B5" w16cex:dateUtc="2025-02-20T17:05:00Z"/>
  <w16cex:commentExtensible w16cex:durableId="1342B00D" w16cex:dateUtc="2026-05-21T16:00:00Z"/>
  <w16cex:commentExtensible w16cex:durableId="2B61DF73" w16cex:dateUtc="2025-02-20T17:05:00Z"/>
  <w16cex:commentExtensible w16cex:durableId="17C96540" w16cex:dateUtc="2026-05-20T13:19:00Z"/>
  <w16cex:commentExtensible w16cex:durableId="41611D4F" w16cex:dateUtc="2025-10-10T11:14:00Z"/>
  <w16cex:commentExtensible w16cex:durableId="45D38264" w16cex:dateUtc="2026-05-20T14:42:00Z"/>
  <w16cex:commentExtensible w16cex:durableId="6BF8F7C4" w16cex:dateUtc="2026-05-20T14:22:00Z"/>
  <w16cex:commentExtensible w16cex:durableId="78994C56" w16cex:dateUtc="2026-06-17T07:5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5D772EC" w16cid:durableId="2B61B8E6"/>
  <w16cid:commentId w16cid:paraId="7B7E5E20" w16cid:durableId="2B61DF65"/>
  <w16cid:commentId w16cid:paraId="5A5CD816" w16cid:durableId="357051B5"/>
  <w16cid:commentId w16cid:paraId="1CCCF735" w16cid:durableId="1342B00D"/>
  <w16cid:commentId w16cid:paraId="5A4C0E08" w16cid:durableId="2B61DF73"/>
  <w16cid:commentId w16cid:paraId="0FED734A" w16cid:durableId="17C96540"/>
  <w16cid:commentId w16cid:paraId="3E8B82EE" w16cid:durableId="41611D4F"/>
  <w16cid:commentId w16cid:paraId="2F283948" w16cid:durableId="45D38264"/>
  <w16cid:commentId w16cid:paraId="471A456D" w16cid:durableId="6BF8F7C4"/>
  <w16cid:commentId w16cid:paraId="2FB9690C" w16cid:durableId="78994C5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0F8140" w14:textId="77777777" w:rsidR="00696835" w:rsidRDefault="00696835">
      <w:r>
        <w:separator/>
      </w:r>
    </w:p>
  </w:endnote>
  <w:endnote w:type="continuationSeparator" w:id="0">
    <w:p w14:paraId="769497F5" w14:textId="77777777" w:rsidR="00696835" w:rsidRDefault="00696835">
      <w:r>
        <w:continuationSeparator/>
      </w:r>
    </w:p>
  </w:endnote>
  <w:endnote w:type="continuationNotice" w:id="1">
    <w:p w14:paraId="5040BD5E" w14:textId="77777777" w:rsidR="00696835" w:rsidRDefault="0069683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llianz Neo">
    <w:altName w:val="Cambria"/>
    <w:panose1 w:val="020B0504020203020204"/>
    <w:charset w:val="00"/>
    <w:family w:val="swiss"/>
    <w:notTrueType/>
    <w:pitch w:val="variable"/>
    <w:sig w:usb0="A0000067" w:usb1="00000001" w:usb2="00000000" w:usb3="00000000" w:csb0="00000093"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Kokila">
    <w:charset w:val="00"/>
    <w:family w:val="swiss"/>
    <w:pitch w:val="variable"/>
    <w:sig w:usb0="00008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CEAEC5" w14:textId="5E41C906" w:rsidR="00DF496D" w:rsidRDefault="68CF7F2A" w:rsidP="68CF7F2A">
    <w:pPr>
      <w:pStyle w:val="Footer"/>
      <w:ind w:left="2835"/>
      <w:rPr>
        <w:color w:val="00468B"/>
        <w:spacing w:val="-2"/>
        <w:sz w:val="14"/>
        <w:szCs w:val="14"/>
      </w:rPr>
    </w:pPr>
    <w:r w:rsidRPr="68CF7F2A">
      <w:rPr>
        <w:color w:val="00468B"/>
        <w:sz w:val="14"/>
        <w:szCs w:val="14"/>
      </w:rPr>
      <w:t xml:space="preserve">Allianz Vantage </w:t>
    </w:r>
    <w:r w:rsidR="0009176F">
      <w:rPr>
        <w:color w:val="00468B"/>
        <w:sz w:val="14"/>
        <w:szCs w:val="14"/>
      </w:rPr>
      <w:t>Investment Bond</w:t>
    </w:r>
    <w:r w:rsidRPr="68CF7F2A">
      <w:rPr>
        <w:color w:val="00468B"/>
        <w:sz w:val="14"/>
        <w:szCs w:val="14"/>
      </w:rPr>
      <w:t>(</w:t>
    </w:r>
    <w:r w:rsidRPr="68CF7F2A">
      <w:rPr>
        <w:color w:val="00468B"/>
        <w:sz w:val="14"/>
        <w:szCs w:val="14"/>
        <w:highlight w:val="yellow"/>
      </w:rPr>
      <w:t>[Version]</w:t>
    </w:r>
    <w:r w:rsidRPr="68CF7F2A">
      <w:rPr>
        <w:color w:val="00468B"/>
        <w:sz w:val="14"/>
        <w:szCs w:val="14"/>
      </w:rPr>
      <w:t>) Point of Issue Disclosure –</w:t>
    </w:r>
    <w:r w:rsidRPr="68CF7F2A">
      <w:rPr>
        <w:color w:val="00468B"/>
        <w:spacing w:val="7"/>
        <w:sz w:val="14"/>
        <w:szCs w:val="14"/>
      </w:rPr>
      <w:t xml:space="preserve"> </w:t>
    </w:r>
    <w:r w:rsidRPr="68CF7F2A">
      <w:rPr>
        <w:color w:val="00468B"/>
        <w:spacing w:val="-2"/>
        <w:sz w:val="14"/>
        <w:szCs w:val="14"/>
      </w:rPr>
      <w:t>01/</w:t>
    </w:r>
    <w:r w:rsidR="0098132C">
      <w:rPr>
        <w:color w:val="00468B"/>
        <w:sz w:val="14"/>
        <w:szCs w:val="14"/>
      </w:rPr>
      <w:t>11</w:t>
    </w:r>
    <w:r w:rsidRPr="68CF7F2A">
      <w:rPr>
        <w:color w:val="00468B"/>
        <w:spacing w:val="-2"/>
        <w:sz w:val="14"/>
        <w:szCs w:val="14"/>
      </w:rPr>
      <w:t xml:space="preserve">/2025 </w:t>
    </w:r>
    <w:r w:rsidR="00DF496D">
      <w:rPr>
        <w:color w:val="00468B"/>
        <w:spacing w:val="-2"/>
        <w:sz w:val="14"/>
      </w:rPr>
      <w:ptab w:relativeTo="margin" w:alignment="right" w:leader="none"/>
    </w:r>
    <w:r w:rsidR="00DF496D" w:rsidRPr="68CF7F2A">
      <w:rPr>
        <w:color w:val="00468B"/>
        <w:spacing w:val="-2"/>
        <w:sz w:val="14"/>
        <w:szCs w:val="14"/>
      </w:rPr>
      <w:fldChar w:fldCharType="begin"/>
    </w:r>
    <w:r w:rsidR="00DF496D" w:rsidRPr="68CF7F2A">
      <w:rPr>
        <w:color w:val="00468B"/>
        <w:spacing w:val="-2"/>
        <w:sz w:val="14"/>
        <w:szCs w:val="14"/>
      </w:rPr>
      <w:instrText xml:space="preserve"> PAGE  \* Arabic  \* MERGEFORMAT </w:instrText>
    </w:r>
    <w:r w:rsidR="00DF496D" w:rsidRPr="68CF7F2A">
      <w:rPr>
        <w:color w:val="00468B"/>
        <w:spacing w:val="-2"/>
        <w:sz w:val="14"/>
        <w:szCs w:val="14"/>
      </w:rPr>
      <w:fldChar w:fldCharType="separate"/>
    </w:r>
    <w:r w:rsidRPr="68CF7F2A">
      <w:rPr>
        <w:color w:val="00468B"/>
        <w:spacing w:val="-2"/>
        <w:sz w:val="14"/>
        <w:szCs w:val="14"/>
      </w:rPr>
      <w:t>5</w:t>
    </w:r>
    <w:r w:rsidR="00DF496D" w:rsidRPr="68CF7F2A">
      <w:rPr>
        <w:color w:val="00468B"/>
        <w:spacing w:val="-2"/>
        <w:sz w:val="14"/>
        <w:szCs w:val="14"/>
      </w:rPr>
      <w:fldChar w:fldCharType="end"/>
    </w:r>
    <w:r w:rsidRPr="68CF7F2A">
      <w:rPr>
        <w:color w:val="00468B"/>
        <w:spacing w:val="-2"/>
        <w:sz w:val="14"/>
        <w:szCs w:val="14"/>
      </w:rPr>
      <w:t>/</w:t>
    </w:r>
    <w:r w:rsidR="00DF496D" w:rsidRPr="68CF7F2A">
      <w:rPr>
        <w:color w:val="00468B"/>
        <w:spacing w:val="-2"/>
        <w:sz w:val="14"/>
        <w:szCs w:val="14"/>
      </w:rPr>
      <w:fldChar w:fldCharType="begin"/>
    </w:r>
    <w:r w:rsidR="00DF496D" w:rsidRPr="68CF7F2A">
      <w:rPr>
        <w:color w:val="00468B"/>
        <w:spacing w:val="-2"/>
        <w:sz w:val="14"/>
        <w:szCs w:val="14"/>
      </w:rPr>
      <w:instrText xml:space="preserve"> NUMPAGES  \# "0"  \* MERGEFORMAT </w:instrText>
    </w:r>
    <w:r w:rsidR="00DF496D" w:rsidRPr="68CF7F2A">
      <w:rPr>
        <w:color w:val="00468B"/>
        <w:spacing w:val="-2"/>
        <w:sz w:val="14"/>
        <w:szCs w:val="14"/>
      </w:rPr>
      <w:fldChar w:fldCharType="separate"/>
    </w:r>
    <w:r w:rsidRPr="68CF7F2A">
      <w:rPr>
        <w:color w:val="00468B"/>
        <w:spacing w:val="-2"/>
        <w:sz w:val="14"/>
        <w:szCs w:val="14"/>
      </w:rPr>
      <w:t>6</w:t>
    </w:r>
    <w:r w:rsidR="00DF496D" w:rsidRPr="68CF7F2A">
      <w:rPr>
        <w:color w:val="00468B"/>
        <w:spacing w:val="-2"/>
        <w:sz w:val="14"/>
        <w:szCs w:val="14"/>
      </w:rPr>
      <w:fldChar w:fldCharType="end"/>
    </w:r>
  </w:p>
  <w:p w14:paraId="63136DC4" w14:textId="77777777" w:rsidR="00DF496D" w:rsidRDefault="00DF496D" w:rsidP="00DF496D">
    <w:pPr>
      <w:pStyle w:val="Footer"/>
      <w:rPr>
        <w:color w:val="00468B"/>
        <w:spacing w:val="-2"/>
        <w:sz w:val="14"/>
      </w:rPr>
    </w:pPr>
  </w:p>
  <w:p w14:paraId="7B66ECDD" w14:textId="77777777" w:rsidR="00DF496D" w:rsidRDefault="00DF496D" w:rsidP="00DF496D">
    <w:pPr>
      <w:pStyle w:val="Footer"/>
      <w:rPr>
        <w:color w:val="00468B"/>
        <w:spacing w:val="-2"/>
        <w:sz w:val="14"/>
      </w:rPr>
    </w:pPr>
  </w:p>
  <w:p w14:paraId="3699D35F" w14:textId="77777777" w:rsidR="00DF496D" w:rsidRDefault="00DF496D" w:rsidP="00DF496D">
    <w:pPr>
      <w:pStyle w:val="Footer"/>
      <w:rPr>
        <w:color w:val="00468B"/>
        <w:spacing w:val="-2"/>
        <w:sz w:val="14"/>
      </w:rPr>
    </w:pPr>
  </w:p>
  <w:p w14:paraId="464EAB5E" w14:textId="77777777" w:rsidR="00DF496D" w:rsidRDefault="00DF496D" w:rsidP="00DF496D">
    <w:pPr>
      <w:pStyle w:val="Footer"/>
      <w:rPr>
        <w:color w:val="00468B"/>
        <w:spacing w:val="-2"/>
        <w:sz w:val="14"/>
      </w:rPr>
    </w:pPr>
  </w:p>
  <w:p w14:paraId="53111668" w14:textId="77777777" w:rsidR="00DF496D" w:rsidRDefault="00DF496D" w:rsidP="00DF496D">
    <w:pPr>
      <w:pStyle w:val="Footer"/>
      <w:rPr>
        <w:color w:val="00468B"/>
        <w:spacing w:val="-2"/>
        <w:sz w:val="14"/>
      </w:rPr>
    </w:pPr>
  </w:p>
  <w:p w14:paraId="519564C7" w14:textId="77777777" w:rsidR="009247B4" w:rsidRDefault="009247B4" w:rsidP="00DF496D">
    <w:pPr>
      <w:pStyle w:val="Footer"/>
      <w:ind w:left="354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73DA35" w14:textId="07504070" w:rsidR="009247B4" w:rsidRDefault="003C58C4">
    <w:pPr>
      <w:pStyle w:val="Footer"/>
    </w:pPr>
    <w:r w:rsidRPr="00887CD9">
      <w:rPr>
        <w:noProof/>
        <w:color w:val="454547"/>
      </w:rPr>
      <mc:AlternateContent>
        <mc:Choice Requires="wps">
          <w:drawing>
            <wp:anchor distT="45720" distB="45720" distL="114300" distR="114300" simplePos="0" relativeHeight="251658247" behindDoc="0" locked="0" layoutInCell="1" allowOverlap="1" wp14:anchorId="2CC4AE01" wp14:editId="3764C43A">
              <wp:simplePos x="0" y="0"/>
              <wp:positionH relativeFrom="margin">
                <wp:posOffset>5721350</wp:posOffset>
              </wp:positionH>
              <wp:positionV relativeFrom="page">
                <wp:posOffset>9901555</wp:posOffset>
              </wp:positionV>
              <wp:extent cx="370800" cy="230400"/>
              <wp:effectExtent l="0" t="0" r="0" b="0"/>
              <wp:wrapNone/>
              <wp:docPr id="48667023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0800" cy="230400"/>
                      </a:xfrm>
                      <a:prstGeom prst="rect">
                        <a:avLst/>
                      </a:prstGeom>
                      <a:solidFill>
                        <a:srgbClr val="FFFFFF"/>
                      </a:solidFill>
                      <a:ln w="9525">
                        <a:noFill/>
                        <a:miter lim="800000"/>
                        <a:headEnd/>
                        <a:tailEnd/>
                      </a:ln>
                    </wps:spPr>
                    <wps:txbx>
                      <w:txbxContent>
                        <w:p w14:paraId="7222F7F3" w14:textId="77777777" w:rsidR="003C58C4" w:rsidRPr="00D847E5" w:rsidRDefault="003C58C4" w:rsidP="003C58C4">
                          <w:pPr>
                            <w:rPr>
                              <w:lang w:val="en-GB"/>
                            </w:rPr>
                          </w:pPr>
                          <w:r>
                            <w:rPr>
                              <w:color w:val="00468B"/>
                              <w:sz w:val="14"/>
                              <w:lang w:val="en-GB"/>
                            </w:rPr>
                            <w:t>1/</w:t>
                          </w:r>
                          <w:r>
                            <w:rPr>
                              <w:color w:val="00468B"/>
                              <w:sz w:val="14"/>
                              <w:lang w:val="en-GB"/>
                            </w:rPr>
                            <w:fldChar w:fldCharType="begin"/>
                          </w:r>
                          <w:r>
                            <w:rPr>
                              <w:color w:val="00468B"/>
                              <w:sz w:val="14"/>
                              <w:lang w:val="en-GB"/>
                            </w:rPr>
                            <w:instrText xml:space="preserve"> NUMPAGES  \# "0"  \* MERGEFORMAT </w:instrText>
                          </w:r>
                          <w:r>
                            <w:rPr>
                              <w:color w:val="00468B"/>
                              <w:sz w:val="14"/>
                              <w:lang w:val="en-GB"/>
                            </w:rPr>
                            <w:fldChar w:fldCharType="separate"/>
                          </w:r>
                          <w:r>
                            <w:rPr>
                              <w:noProof/>
                              <w:color w:val="00468B"/>
                              <w:sz w:val="14"/>
                              <w:lang w:val="en-GB"/>
                            </w:rPr>
                            <w:t>4</w:t>
                          </w:r>
                          <w:r>
                            <w:rPr>
                              <w:color w:val="00468B"/>
                              <w:sz w:val="14"/>
                              <w:lang w:val="en-GB"/>
                            </w:rPr>
                            <w:fldChar w:fldCharType="end"/>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CC4AE01" id="_x0000_t202" coordsize="21600,21600" o:spt="202" path="m,l,21600r21600,l21600,xe">
              <v:stroke joinstyle="miter"/>
              <v:path gradientshapeok="t" o:connecttype="rect"/>
            </v:shapetype>
            <v:shape id="_x0000_s1029" type="#_x0000_t202" style="position:absolute;margin-left:450.5pt;margin-top:779.65pt;width:29.2pt;height:18.15pt;z-index:251658247;visibility:visible;mso-wrap-style:square;mso-width-percent:0;mso-height-percent:0;mso-wrap-distance-left:9pt;mso-wrap-distance-top:3.6pt;mso-wrap-distance-right:9pt;mso-wrap-distance-bottom:3.6pt;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" stroked="f">
              <v:textbox>
                <w:txbxContent>
                  <w:p w14:paraId="7222F7F3" w14:textId="77777777" w:rsidR="003C58C4" w:rsidRPr="00D847E5" w:rsidRDefault="003C58C4" w:rsidP="003C58C4">
                    <w:pPr>
                      <w:rPr>
                        <w:lang w:val="en-GB"/>
                      </w:rPr>
                    </w:pPr>
                    <w:r>
                      <w:rPr>
                        <w:color w:val="00468B"/>
                        <w:sz w:val="14"/>
                        <w:lang w:val="en-GB"/>
                      </w:rPr>
                      <w:t>1/</w:t>
                    </w:r>
                    <w:r>
                      <w:rPr>
                        <w:color w:val="00468B"/>
                        <w:sz w:val="14"/>
                        <w:lang w:val="en-GB"/>
                      </w:rPr>
                      <w:fldChar w:fldCharType="begin"/>
                    </w:r>
                    <w:r>
                      <w:rPr>
                        <w:color w:val="00468B"/>
                        <w:sz w:val="14"/>
                        <w:lang w:val="en-GB"/>
                      </w:rPr>
                      <w:instrText xml:space="preserve"> NUMPAGES  \# "0"  \* MERGEFORMAT </w:instrText>
                    </w:r>
                    <w:r>
                      <w:rPr>
                        <w:color w:val="00468B"/>
                        <w:sz w:val="14"/>
                        <w:lang w:val="en-GB"/>
                      </w:rPr>
                      <w:fldChar w:fldCharType="separate"/>
                    </w:r>
                    <w:r>
                      <w:rPr>
                        <w:noProof/>
                        <w:color w:val="00468B"/>
                        <w:sz w:val="14"/>
                        <w:lang w:val="en-GB"/>
                      </w:rPr>
                      <w:t>4</w:t>
                    </w:r>
                    <w:r>
                      <w:rPr>
                        <w:color w:val="00468B"/>
                        <w:sz w:val="14"/>
                        <w:lang w:val="en-GB"/>
                      </w:rPr>
                      <w:fldChar w:fldCharType="end"/>
                    </w:r>
                  </w:p>
                </w:txbxContent>
              </v:textbox>
              <w10:wrap anchorx="margin" anchory="page"/>
            </v:shape>
          </w:pict>
        </mc:Fallback>
      </mc:AlternateContent>
    </w:r>
    <w:r w:rsidR="00FD1677">
      <w:rPr>
        <w:b/>
        <w:bCs/>
        <w:noProof/>
        <w:sz w:val="24"/>
        <w:szCs w:val="24"/>
      </w:rPr>
      <mc:AlternateContent>
        <mc:Choice Requires="wps">
          <w:drawing>
            <wp:anchor distT="0" distB="0" distL="114300" distR="114300" simplePos="0" relativeHeight="251658243" behindDoc="0" locked="0" layoutInCell="1" allowOverlap="1" wp14:anchorId="30F56573" wp14:editId="3F32CA4F">
              <wp:simplePos x="0" y="0"/>
              <wp:positionH relativeFrom="margin">
                <wp:posOffset>489585</wp:posOffset>
              </wp:positionH>
              <wp:positionV relativeFrom="margin">
                <wp:posOffset>8194675</wp:posOffset>
              </wp:positionV>
              <wp:extent cx="5421600" cy="673200"/>
              <wp:effectExtent l="0" t="0" r="8255" b="0"/>
              <wp:wrapSquare wrapText="bothSides"/>
              <wp:docPr id="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21600" cy="6732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986E86A" w14:textId="77777777" w:rsidR="00FD1677" w:rsidRPr="00FC39A2" w:rsidRDefault="00FD1677" w:rsidP="00FD1677">
                          <w:pPr>
                            <w:tabs>
                              <w:tab w:val="left" w:pos="170"/>
                            </w:tabs>
                            <w:spacing w:line="180" w:lineRule="exact"/>
                            <w:rPr>
                              <w:rFonts w:ascii="Arial" w:eastAsia="Arial" w:hAnsi="Arial" w:cs="Kokila"/>
                              <w:b/>
                              <w:bCs/>
                              <w:color w:val="003781"/>
                              <w:sz w:val="14"/>
                            </w:rPr>
                          </w:pPr>
                          <w:r w:rsidRPr="00FC39A2">
                            <w:rPr>
                              <w:rFonts w:ascii="Arial" w:eastAsia="Arial" w:hAnsi="Arial" w:cs="Kokila"/>
                              <w:b/>
                              <w:bCs/>
                              <w:color w:val="003781"/>
                              <w:sz w:val="14"/>
                            </w:rPr>
                            <w:t>Allianz Global Life dac</w:t>
                          </w:r>
                        </w:p>
                        <w:p w14:paraId="078EF717" w14:textId="1CC9DD73" w:rsidR="00FD1677" w:rsidRPr="00FC39A2" w:rsidRDefault="00FD1677" w:rsidP="00FD1677">
                          <w:pPr>
                            <w:tabs>
                              <w:tab w:val="left" w:pos="170"/>
                            </w:tabs>
                            <w:spacing w:line="180" w:lineRule="exact"/>
                            <w:rPr>
                              <w:rFonts w:ascii="Arial" w:eastAsia="Arial" w:hAnsi="Arial" w:cs="Kokila"/>
                              <w:color w:val="003781"/>
                              <w:sz w:val="14"/>
                            </w:rPr>
                          </w:pPr>
                          <w:r w:rsidRPr="00FC39A2">
                            <w:rPr>
                              <w:rFonts w:ascii="Arial" w:eastAsia="Arial" w:hAnsi="Arial" w:cs="Kokila"/>
                              <w:color w:val="003781"/>
                              <w:sz w:val="14"/>
                            </w:rPr>
                            <w:t>Directors: Caroline Schwarzer (German); Chair of the Board; Giampaolo Viseri (Italian); Chief Executive Officer; Michele Bricchi (Italian)</w:t>
                          </w:r>
                          <w:r w:rsidRPr="00FC39A2">
                            <w:rPr>
                              <w:rFonts w:ascii="Arial" w:eastAsia="Arial" w:hAnsi="Arial" w:cs="Kokila"/>
                              <w:color w:val="003781"/>
                              <w:sz w:val="13"/>
                              <w:szCs w:val="13"/>
                            </w:rPr>
                            <w:t xml:space="preserve">; </w:t>
                          </w:r>
                          <w:r w:rsidRPr="00FC39A2">
                            <w:rPr>
                              <w:rFonts w:ascii="Arial" w:eastAsia="Arial" w:hAnsi="Arial" w:cs="Kokila"/>
                              <w:color w:val="003781"/>
                              <w:sz w:val="14"/>
                            </w:rPr>
                            <w:t xml:space="preserve">Mary Fulton; </w:t>
                          </w:r>
                          <w:r w:rsidR="00D47E4B">
                            <w:rPr>
                              <w:rFonts w:ascii="Arial" w:eastAsia="Arial" w:hAnsi="Arial" w:cs="Kokila"/>
                              <w:color w:val="003781"/>
                              <w:sz w:val="14"/>
                            </w:rPr>
                            <w:t xml:space="preserve">Robert Scanell; </w:t>
                          </w:r>
                          <w:r w:rsidRPr="00FC39A2">
                            <w:rPr>
                              <w:rFonts w:ascii="Arial" w:eastAsia="Arial" w:hAnsi="Arial" w:cs="Kokila"/>
                              <w:color w:val="003781"/>
                              <w:sz w:val="14"/>
                            </w:rPr>
                            <w:t>Kai Wallbaum (German); Rebecca Wysocki (American).</w:t>
                          </w:r>
                        </w:p>
                        <w:p w14:paraId="12A9D2E6" w14:textId="07413855" w:rsidR="00FD1677" w:rsidRPr="00856273" w:rsidRDefault="00FD1677" w:rsidP="00FD1677">
                          <w:pPr>
                            <w:spacing w:line="0" w:lineRule="atLeast"/>
                            <w:jc w:val="both"/>
                            <w:rPr>
                              <w:color w:val="1F497D" w:themeColor="text2"/>
                              <w:sz w:val="14"/>
                              <w:szCs w:val="14"/>
                              <w:lang w:val="en-IE"/>
                            </w:rPr>
                          </w:pPr>
                          <w:r w:rsidRPr="00FC39A2">
                            <w:rPr>
                              <w:rFonts w:ascii="Arial" w:eastAsia="Arial" w:hAnsi="Arial" w:cs="Kokila"/>
                              <w:color w:val="003781"/>
                              <w:sz w:val="14"/>
                            </w:rPr>
                            <w:t>Allianz Global Life Designated Activity Company is regulated by the Central Bank of Ireland. Registered in Dublin, Ireland. Company</w:t>
                          </w:r>
                          <w:r>
                            <w:rPr>
                              <w:rFonts w:ascii="Arial" w:eastAsia="Arial" w:hAnsi="Arial" w:cs="Kokila"/>
                              <w:color w:val="003781"/>
                              <w:sz w:val="14"/>
                            </w:rPr>
                            <w:t xml:space="preserve"> </w:t>
                          </w:r>
                          <w:r w:rsidRPr="00FC39A2">
                            <w:rPr>
                              <w:rFonts w:ascii="Arial" w:eastAsia="Arial" w:hAnsi="Arial" w:cs="Kokila"/>
                              <w:color w:val="003781"/>
                              <w:sz w:val="14"/>
                            </w:rPr>
                            <w:t>Reg. No.: 458565</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0F56573" id="Text Box 3" o:spid="_x0000_s1030" type="#_x0000_t202" style="position:absolute;margin-left:38.55pt;margin-top:645.25pt;width:426.9pt;height:53pt;z-index:251658243;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" stroked="f">
              <v:textbox>
                <w:txbxContent>
                  <w:p w14:paraId="3986E86A" w14:textId="77777777" w:rsidR="00FD1677" w:rsidRPr="00FC39A2" w:rsidRDefault="00FD1677" w:rsidP="00FD1677">
                    <w:pPr>
                      <w:tabs>
                        <w:tab w:val="left" w:pos="170"/>
                      </w:tabs>
                      <w:spacing w:line="180" w:lineRule="exact"/>
                      <w:rPr>
                        <w:rFonts w:ascii="Arial" w:eastAsia="Arial" w:hAnsi="Arial" w:cs="Kokila"/>
                        <w:b/>
                        <w:bCs/>
                        <w:color w:val="003781"/>
                        <w:sz w:val="14"/>
                      </w:rPr>
                    </w:pPr>
                    <w:r w:rsidRPr="00FC39A2">
                      <w:rPr>
                        <w:rFonts w:ascii="Arial" w:eastAsia="Arial" w:hAnsi="Arial" w:cs="Kokila"/>
                        <w:b/>
                        <w:bCs/>
                        <w:color w:val="003781"/>
                        <w:sz w:val="14"/>
                      </w:rPr>
                      <w:t>Allianz Global Life dac</w:t>
                    </w:r>
                  </w:p>
                  <w:p w14:paraId="078EF717" w14:textId="1CC9DD73" w:rsidR="00FD1677" w:rsidRPr="00FC39A2" w:rsidRDefault="00FD1677" w:rsidP="00FD1677">
                    <w:pPr>
                      <w:tabs>
                        <w:tab w:val="left" w:pos="170"/>
                      </w:tabs>
                      <w:spacing w:line="180" w:lineRule="exact"/>
                      <w:rPr>
                        <w:rFonts w:ascii="Arial" w:eastAsia="Arial" w:hAnsi="Arial" w:cs="Kokila"/>
                        <w:color w:val="003781"/>
                        <w:sz w:val="14"/>
                      </w:rPr>
                    </w:pPr>
                    <w:r w:rsidRPr="00FC39A2">
                      <w:rPr>
                        <w:rFonts w:ascii="Arial" w:eastAsia="Arial" w:hAnsi="Arial" w:cs="Kokila"/>
                        <w:color w:val="003781"/>
                        <w:sz w:val="14"/>
                      </w:rPr>
                      <w:t>Directors: Caroline Schwarzer (German); Chair of the Board; Giampaolo Viseri (Italian); Chief Executive Officer; Michele Bricchi (Italian)</w:t>
                    </w:r>
                    <w:r w:rsidRPr="00FC39A2">
                      <w:rPr>
                        <w:rFonts w:ascii="Arial" w:eastAsia="Arial" w:hAnsi="Arial" w:cs="Kokila"/>
                        <w:color w:val="003781"/>
                        <w:sz w:val="13"/>
                        <w:szCs w:val="13"/>
                      </w:rPr>
                      <w:t xml:space="preserve">; </w:t>
                    </w:r>
                    <w:r w:rsidRPr="00FC39A2">
                      <w:rPr>
                        <w:rFonts w:ascii="Arial" w:eastAsia="Arial" w:hAnsi="Arial" w:cs="Kokila"/>
                        <w:color w:val="003781"/>
                        <w:sz w:val="14"/>
                      </w:rPr>
                      <w:t xml:space="preserve">Mary Fulton; </w:t>
                    </w:r>
                    <w:r w:rsidR="00D47E4B">
                      <w:rPr>
                        <w:rFonts w:ascii="Arial" w:eastAsia="Arial" w:hAnsi="Arial" w:cs="Kokila"/>
                        <w:color w:val="003781"/>
                        <w:sz w:val="14"/>
                      </w:rPr>
                      <w:t xml:space="preserve">Robert Scanell; </w:t>
                    </w:r>
                    <w:r w:rsidRPr="00FC39A2">
                      <w:rPr>
                        <w:rFonts w:ascii="Arial" w:eastAsia="Arial" w:hAnsi="Arial" w:cs="Kokila"/>
                        <w:color w:val="003781"/>
                        <w:sz w:val="14"/>
                      </w:rPr>
                      <w:t>Kai Wallbaum (German); Rebecca Wysocki (American).</w:t>
                    </w:r>
                  </w:p>
                  <w:p w14:paraId="12A9D2E6" w14:textId="07413855" w:rsidR="00FD1677" w:rsidRPr="00856273" w:rsidRDefault="00FD1677" w:rsidP="00FD1677">
                    <w:pPr>
                      <w:spacing w:line="0" w:lineRule="atLeast"/>
                      <w:jc w:val="both"/>
                      <w:rPr>
                        <w:color w:val="1F497D" w:themeColor="text2"/>
                        <w:sz w:val="14"/>
                        <w:szCs w:val="14"/>
                        <w:lang w:val="en-IE"/>
                      </w:rPr>
                    </w:pPr>
                    <w:r w:rsidRPr="00FC39A2">
                      <w:rPr>
                        <w:rFonts w:ascii="Arial" w:eastAsia="Arial" w:hAnsi="Arial" w:cs="Kokila"/>
                        <w:color w:val="003781"/>
                        <w:sz w:val="14"/>
                      </w:rPr>
                      <w:t>Allianz Global Life Designated Activity Company is regulated by the Central Bank of Ireland. Registered in Dublin, Ireland. Company</w:t>
                    </w:r>
                    <w:r>
                      <w:rPr>
                        <w:rFonts w:ascii="Arial" w:eastAsia="Arial" w:hAnsi="Arial" w:cs="Kokila"/>
                        <w:color w:val="003781"/>
                        <w:sz w:val="14"/>
                      </w:rPr>
                      <w:t xml:space="preserve"> </w:t>
                    </w:r>
                    <w:r w:rsidRPr="00FC39A2">
                      <w:rPr>
                        <w:rFonts w:ascii="Arial" w:eastAsia="Arial" w:hAnsi="Arial" w:cs="Kokila"/>
                        <w:color w:val="003781"/>
                        <w:sz w:val="14"/>
                      </w:rPr>
                      <w:t>Reg. No.: 458565</w:t>
                    </w:r>
                  </w:p>
                </w:txbxContent>
              </v:textbox>
              <w10:wrap type="square" anchorx="margin" anchory="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81580F" w14:textId="77777777" w:rsidR="00696835" w:rsidRDefault="00696835">
      <w:r>
        <w:separator/>
      </w:r>
    </w:p>
  </w:footnote>
  <w:footnote w:type="continuationSeparator" w:id="0">
    <w:p w14:paraId="76AF7210" w14:textId="77777777" w:rsidR="00696835" w:rsidRDefault="00696835">
      <w:r>
        <w:continuationSeparator/>
      </w:r>
    </w:p>
  </w:footnote>
  <w:footnote w:type="continuationNotice" w:id="1">
    <w:p w14:paraId="7EAE1005" w14:textId="77777777" w:rsidR="00696835" w:rsidRDefault="00696835"/>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2E4494" w14:textId="266BC417" w:rsidR="00CD0877" w:rsidRDefault="00CD0877">
    <w:pPr>
      <w:pStyle w:val="Header"/>
    </w:pPr>
    <w:r>
      <w:rPr>
        <w:noProof/>
      </w:rPr>
      <mc:AlternateContent>
        <mc:Choice Requires="wps">
          <w:drawing>
            <wp:anchor distT="0" distB="0" distL="0" distR="0" simplePos="0" relativeHeight="251658240" behindDoc="0" locked="0" layoutInCell="1" allowOverlap="1" wp14:anchorId="0F4E7F39" wp14:editId="0599D045">
              <wp:simplePos x="635" y="635"/>
              <wp:positionH relativeFrom="page">
                <wp:align>center</wp:align>
              </wp:positionH>
              <wp:positionV relativeFrom="page">
                <wp:align>top</wp:align>
              </wp:positionV>
              <wp:extent cx="443865" cy="443865"/>
              <wp:effectExtent l="0" t="0" r="13335" b="16510"/>
              <wp:wrapNone/>
              <wp:docPr id="357057245" name="Text Box 29" descr="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4D32B9F1" w14:textId="2E1425B9" w:rsidR="00CD0877" w:rsidRPr="00CD0877" w:rsidRDefault="00CD0877" w:rsidP="00CD0877">
                          <w:pPr>
                            <w:rPr>
                              <w:rFonts w:ascii="Calibri" w:eastAsia="Calibri" w:hAnsi="Calibri" w:cs="Calibri"/>
                              <w:noProof/>
                              <w:color w:val="000000"/>
                              <w:sz w:val="20"/>
                              <w:szCs w:val="20"/>
                            </w:rPr>
                          </w:pPr>
                          <w:r w:rsidRPr="00CD0877">
                            <w:rPr>
                              <w:rFonts w:ascii="Calibri" w:eastAsia="Calibri" w:hAnsi="Calibri" w:cs="Calibri"/>
                              <w:noProof/>
                              <w:color w:val="000000"/>
                              <w:sz w:val="20"/>
                              <w:szCs w:val="20"/>
                            </w:rPr>
                            <w:t>Internal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0F4E7F39" id="_x0000_t202" coordsize="21600,21600" o:spt="202" path="m,l,21600r21600,l21600,xe">
              <v:stroke joinstyle="miter"/>
              <v:path gradientshapeok="t" o:connecttype="rect"/>
            </v:shapetype>
            <v:shape id="Text Box 29" o:spid="_x0000_s1027" type="#_x0000_t202" alt="Internal" style="position:absolute;margin-left:0;margin-top:0;width:34.95pt;height:34.95pt;z-index:251658240;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" filled="f" stroked="f">
              <v:textbox style="mso-fit-shape-to-text:t" inset="0,15pt,0,0">
                <w:txbxContent>
                  <w:p w14:paraId="4D32B9F1" w14:textId="2E1425B9" w:rsidR="00CD0877" w:rsidRPr="00CD0877" w:rsidRDefault="00CD0877" w:rsidP="00CD0877">
                    <w:pPr>
                      <w:rPr>
                        <w:rFonts w:ascii="Calibri" w:eastAsia="Calibri" w:hAnsi="Calibri" w:cs="Calibri"/>
                        <w:noProof/>
                        <w:color w:val="000000"/>
                        <w:sz w:val="20"/>
                        <w:szCs w:val="20"/>
                      </w:rPr>
                    </w:pPr>
                    <w:r w:rsidRPr="00CD0877">
                      <w:rPr>
                        <w:rFonts w:ascii="Calibri" w:eastAsia="Calibri" w:hAnsi="Calibri" w:cs="Calibri"/>
                        <w:noProof/>
                        <w:color w:val="000000"/>
                        <w:sz w:val="20"/>
                        <w:szCs w:val="20"/>
                      </w:rPr>
                      <w:t>Internal</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4BB4F0" w14:textId="77777777" w:rsidR="005B7215" w:rsidRDefault="005B7215" w:rsidP="005B7215">
    <w:pPr>
      <w:pStyle w:val="BodyText"/>
      <w:spacing w:line="14" w:lineRule="auto"/>
    </w:pPr>
    <w:r>
      <w:rPr>
        <w:noProof/>
      </w:rPr>
      <mc:AlternateContent>
        <mc:Choice Requires="wps">
          <w:drawing>
            <wp:anchor distT="0" distB="0" distL="0" distR="0" simplePos="0" relativeHeight="251658241" behindDoc="1" locked="0" layoutInCell="1" allowOverlap="1" wp14:anchorId="70691E05" wp14:editId="0BB1A6EC">
              <wp:simplePos x="0" y="0"/>
              <wp:positionH relativeFrom="page">
                <wp:posOffset>1996368</wp:posOffset>
              </wp:positionH>
              <wp:positionV relativeFrom="page">
                <wp:posOffset>486001</wp:posOffset>
              </wp:positionV>
              <wp:extent cx="361950" cy="361950"/>
              <wp:effectExtent l="0" t="0" r="0" b="0"/>
              <wp:wrapNone/>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61950" cy="361950"/>
                      </a:xfrm>
                      <a:custGeom>
                        <a:avLst/>
                        <a:gdLst/>
                        <a:ahLst/>
                        <a:cxnLst/>
                        <a:rect l="l" t="t" r="r" b="b"/>
                        <a:pathLst>
                          <a:path w="361950" h="361950">
                            <a:moveTo>
                              <a:pt x="180835" y="0"/>
                            </a:moveTo>
                            <a:lnTo>
                              <a:pt x="131496" y="6214"/>
                            </a:lnTo>
                            <a:lnTo>
                              <a:pt x="87944" y="23904"/>
                            </a:lnTo>
                            <a:lnTo>
                              <a:pt x="51598" y="51641"/>
                            </a:lnTo>
                            <a:lnTo>
                              <a:pt x="23879" y="87995"/>
                            </a:lnTo>
                            <a:lnTo>
                              <a:pt x="6315" y="131268"/>
                            </a:lnTo>
                            <a:lnTo>
                              <a:pt x="0" y="180835"/>
                            </a:lnTo>
                            <a:lnTo>
                              <a:pt x="6206" y="230169"/>
                            </a:lnTo>
                            <a:lnTo>
                              <a:pt x="23879" y="273709"/>
                            </a:lnTo>
                            <a:lnTo>
                              <a:pt x="51598" y="310040"/>
                            </a:lnTo>
                            <a:lnTo>
                              <a:pt x="87944" y="337744"/>
                            </a:lnTo>
                            <a:lnTo>
                              <a:pt x="131496" y="355405"/>
                            </a:lnTo>
                            <a:lnTo>
                              <a:pt x="180835" y="361607"/>
                            </a:lnTo>
                            <a:lnTo>
                              <a:pt x="230144" y="355405"/>
                            </a:lnTo>
                            <a:lnTo>
                              <a:pt x="273682" y="337744"/>
                            </a:lnTo>
                            <a:lnTo>
                              <a:pt x="280313" y="332689"/>
                            </a:lnTo>
                            <a:lnTo>
                              <a:pt x="180835" y="332689"/>
                            </a:lnTo>
                            <a:lnTo>
                              <a:pt x="131862" y="325336"/>
                            </a:lnTo>
                            <a:lnTo>
                              <a:pt x="90467" y="304558"/>
                            </a:lnTo>
                            <a:lnTo>
                              <a:pt x="58548" y="272270"/>
                            </a:lnTo>
                            <a:lnTo>
                              <a:pt x="38003" y="230390"/>
                            </a:lnTo>
                            <a:lnTo>
                              <a:pt x="30733" y="180835"/>
                            </a:lnTo>
                            <a:lnTo>
                              <a:pt x="37964" y="131536"/>
                            </a:lnTo>
                            <a:lnTo>
                              <a:pt x="38003" y="131268"/>
                            </a:lnTo>
                            <a:lnTo>
                              <a:pt x="58467" y="89545"/>
                            </a:lnTo>
                            <a:lnTo>
                              <a:pt x="58548" y="89380"/>
                            </a:lnTo>
                            <a:lnTo>
                              <a:pt x="90358" y="57198"/>
                            </a:lnTo>
                            <a:lnTo>
                              <a:pt x="131789" y="36345"/>
                            </a:lnTo>
                            <a:lnTo>
                              <a:pt x="131618" y="36345"/>
                            </a:lnTo>
                            <a:lnTo>
                              <a:pt x="180835" y="28956"/>
                            </a:lnTo>
                            <a:lnTo>
                              <a:pt x="280301" y="28956"/>
                            </a:lnTo>
                            <a:lnTo>
                              <a:pt x="273682" y="23904"/>
                            </a:lnTo>
                            <a:lnTo>
                              <a:pt x="230144" y="6214"/>
                            </a:lnTo>
                            <a:lnTo>
                              <a:pt x="180835" y="0"/>
                            </a:lnTo>
                            <a:close/>
                          </a:path>
                          <a:path w="361950" h="361950">
                            <a:moveTo>
                              <a:pt x="280301" y="28956"/>
                            </a:moveTo>
                            <a:lnTo>
                              <a:pt x="180835" y="28956"/>
                            </a:lnTo>
                            <a:lnTo>
                              <a:pt x="229800" y="36345"/>
                            </a:lnTo>
                            <a:lnTo>
                              <a:pt x="271188" y="57198"/>
                            </a:lnTo>
                            <a:lnTo>
                              <a:pt x="303102" y="89545"/>
                            </a:lnTo>
                            <a:lnTo>
                              <a:pt x="323570" y="131268"/>
                            </a:lnTo>
                            <a:lnTo>
                              <a:pt x="323660" y="131536"/>
                            </a:lnTo>
                            <a:lnTo>
                              <a:pt x="330911" y="180835"/>
                            </a:lnTo>
                            <a:lnTo>
                              <a:pt x="323675" y="230169"/>
                            </a:lnTo>
                            <a:lnTo>
                              <a:pt x="323642" y="230390"/>
                            </a:lnTo>
                            <a:lnTo>
                              <a:pt x="303102" y="272270"/>
                            </a:lnTo>
                            <a:lnTo>
                              <a:pt x="271188" y="304558"/>
                            </a:lnTo>
                            <a:lnTo>
                              <a:pt x="229800" y="325336"/>
                            </a:lnTo>
                            <a:lnTo>
                              <a:pt x="180835" y="332689"/>
                            </a:lnTo>
                            <a:lnTo>
                              <a:pt x="280313" y="332689"/>
                            </a:lnTo>
                            <a:lnTo>
                              <a:pt x="310024" y="310040"/>
                            </a:lnTo>
                            <a:lnTo>
                              <a:pt x="337746" y="273709"/>
                            </a:lnTo>
                            <a:lnTo>
                              <a:pt x="355333" y="230390"/>
                            </a:lnTo>
                            <a:lnTo>
                              <a:pt x="355423" y="230169"/>
                            </a:lnTo>
                            <a:lnTo>
                              <a:pt x="361632" y="180835"/>
                            </a:lnTo>
                            <a:lnTo>
                              <a:pt x="355423" y="131536"/>
                            </a:lnTo>
                            <a:lnTo>
                              <a:pt x="337746" y="87995"/>
                            </a:lnTo>
                            <a:lnTo>
                              <a:pt x="310024" y="51641"/>
                            </a:lnTo>
                            <a:lnTo>
                              <a:pt x="280301" y="28956"/>
                            </a:lnTo>
                            <a:close/>
                          </a:path>
                          <a:path w="361950" h="361950">
                            <a:moveTo>
                              <a:pt x="131737" y="105625"/>
                            </a:moveTo>
                            <a:lnTo>
                              <a:pt x="101015" y="105625"/>
                            </a:lnTo>
                            <a:lnTo>
                              <a:pt x="91292" y="106748"/>
                            </a:lnTo>
                            <a:lnTo>
                              <a:pt x="84723" y="110388"/>
                            </a:lnTo>
                            <a:lnTo>
                              <a:pt x="81004" y="116952"/>
                            </a:lnTo>
                            <a:lnTo>
                              <a:pt x="79832" y="126847"/>
                            </a:lnTo>
                            <a:lnTo>
                              <a:pt x="79832" y="282257"/>
                            </a:lnTo>
                            <a:lnTo>
                              <a:pt x="131737" y="282257"/>
                            </a:lnTo>
                            <a:lnTo>
                              <a:pt x="131737" y="105625"/>
                            </a:lnTo>
                            <a:close/>
                          </a:path>
                          <a:path w="361950" h="361950">
                            <a:moveTo>
                              <a:pt x="185826" y="61455"/>
                            </a:moveTo>
                            <a:lnTo>
                              <a:pt x="139128" y="61455"/>
                            </a:lnTo>
                            <a:lnTo>
                              <a:pt x="139128" y="83731"/>
                            </a:lnTo>
                            <a:lnTo>
                              <a:pt x="152590" y="83731"/>
                            </a:lnTo>
                            <a:lnTo>
                              <a:pt x="154660" y="86144"/>
                            </a:lnTo>
                            <a:lnTo>
                              <a:pt x="154660" y="282257"/>
                            </a:lnTo>
                            <a:lnTo>
                              <a:pt x="206933" y="282257"/>
                            </a:lnTo>
                            <a:lnTo>
                              <a:pt x="206933" y="82702"/>
                            </a:lnTo>
                            <a:lnTo>
                              <a:pt x="205809" y="72674"/>
                            </a:lnTo>
                            <a:lnTo>
                              <a:pt x="202176" y="66116"/>
                            </a:lnTo>
                            <a:lnTo>
                              <a:pt x="195644" y="62539"/>
                            </a:lnTo>
                            <a:lnTo>
                              <a:pt x="185826" y="61455"/>
                            </a:lnTo>
                            <a:close/>
                          </a:path>
                          <a:path w="361950" h="361950">
                            <a:moveTo>
                              <a:pt x="260616" y="105625"/>
                            </a:moveTo>
                            <a:lnTo>
                              <a:pt x="229958" y="105625"/>
                            </a:lnTo>
                            <a:lnTo>
                              <a:pt x="229958" y="282257"/>
                            </a:lnTo>
                            <a:lnTo>
                              <a:pt x="281838" y="282257"/>
                            </a:lnTo>
                            <a:lnTo>
                              <a:pt x="281838" y="126847"/>
                            </a:lnTo>
                            <a:lnTo>
                              <a:pt x="280660" y="116952"/>
                            </a:lnTo>
                            <a:lnTo>
                              <a:pt x="276928" y="110388"/>
                            </a:lnTo>
                            <a:lnTo>
                              <a:pt x="270345" y="106748"/>
                            </a:lnTo>
                            <a:lnTo>
                              <a:pt x="260616" y="105625"/>
                            </a:lnTo>
                            <a:close/>
                          </a:path>
                        </a:pathLst>
                      </a:custGeom>
                      <a:solidFill>
                        <a:srgbClr val="00468B"/>
                      </a:solidFill>
                    </wps:spPr>
                    <wps:bodyPr wrap="square" lIns="0" tIns="0" rIns="0" bIns="0" rtlCol="0">
                      <a:prstTxWarp prst="textNoShape">
                        <a:avLst/>
                      </a:prstTxWarp>
                      <a:noAutofit/>
                    </wps:bodyPr>
                  </wps:wsp>
                </a:graphicData>
              </a:graphic>
            </wp:anchor>
          </w:drawing>
        </mc:Choice>
        <mc:Fallback>
          <w:pict>
            <v:shape w14:anchorId="40008F8E" id="Graphic 10" o:spid="_x0000_s1026" style="position:absolute;margin-left:157.2pt;margin-top:38.25pt;width:28.5pt;height:28.5pt;z-index:-251658239;visibility:visible;mso-wrap-style:square;mso-wrap-distance-left:0;mso-wrap-distance-top:0;mso-wrap-distance-right:0;mso-wrap-distance-bottom:0;mso-position-horizontal:absolute;mso-position-horizontal-relative:page;mso-position-vertical:absolute;mso-position-vertical-relative:page;v-text-anchor:top" coordsize="361950,3619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" path="m180835,l131496,6214,87944,23904,51598,51641,23879,87995,6315,131268,,180835r6206,49334l23879,273709r27719,36331l87944,337744r43552,17661l180835,361607r49309,-6202l273682,337744r6631,-5055l180835,332689r-48973,-7353l90467,304558,58548,272270,38003,230390,30733,180835r7231,-49299l38003,131268,58467,89545r81,-165l90358,57198,131789,36345r-171,l180835,28956r99466,l273682,23904,230144,6214,180835,xem280301,28956r-99466,l229800,36345r41388,20853l303102,89545r20468,41723l323660,131536r7251,49299l323675,230169r-33,221l303102,272270r-31914,32288l229800,325336r-48965,7353l280313,332689r29711,-22649l337746,273709r17587,-43319l355423,230169r6209,-49334l355423,131536,337746,87995,310024,51641,280301,28956xem131737,105625r-30722,l91292,106748r-6569,3640l81004,116952r-1172,9895l79832,282257r51905,l131737,105625xem185826,61455r-46698,l139128,83731r13462,l154660,86144r,196113l206933,282257r,-199555l205809,72674r-3633,-6558l195644,62539r-9818,-1084xem260616,105625r-30658,l229958,282257r51880,l281838,126847r-1178,-9895l276928,110388r-6583,-3640l260616,105625xe" fillcolor="#00468b" stroked="f">
              <v:path arrowok="t"/>
              <w10:wrap anchorx="page" anchory="page"/>
            </v:shape>
          </w:pict>
        </mc:Fallback>
      </mc:AlternateContent>
    </w:r>
    <w:r>
      <w:rPr>
        <w:noProof/>
      </w:rPr>
      <mc:AlternateContent>
        <mc:Choice Requires="wpg">
          <w:drawing>
            <wp:anchor distT="0" distB="0" distL="0" distR="0" simplePos="0" relativeHeight="251658242" behindDoc="1" locked="0" layoutInCell="1" allowOverlap="1" wp14:anchorId="395D5E03" wp14:editId="4DEC6E5C">
              <wp:simplePos x="0" y="0"/>
              <wp:positionH relativeFrom="page">
                <wp:posOffset>900002</wp:posOffset>
              </wp:positionH>
              <wp:positionV relativeFrom="page">
                <wp:posOffset>533382</wp:posOffset>
              </wp:positionV>
              <wp:extent cx="1014730" cy="241300"/>
              <wp:effectExtent l="0" t="0" r="0" b="0"/>
              <wp:wrapNone/>
              <wp:docPr id="11"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14730" cy="241300"/>
                        <a:chOff x="0" y="0"/>
                        <a:chExt cx="1014730" cy="241300"/>
                      </a:xfrm>
                    </wpg:grpSpPr>
                    <pic:pic xmlns:pic="http://schemas.openxmlformats.org/drawingml/2006/picture">
                      <pic:nvPicPr>
                        <pic:cNvPr id="12" name="Image 12"/>
                        <pic:cNvPicPr/>
                      </pic:nvPicPr>
                      <pic:blipFill>
                        <a:blip r:embed="rId1" cstate="print"/>
                        <a:stretch>
                          <a:fillRect/>
                        </a:stretch>
                      </pic:blipFill>
                      <pic:spPr>
                        <a:xfrm>
                          <a:off x="0" y="3860"/>
                          <a:ext cx="290964" cy="235521"/>
                        </a:xfrm>
                        <a:prstGeom prst="rect">
                          <a:avLst/>
                        </a:prstGeom>
                      </pic:spPr>
                    </pic:pic>
                    <pic:pic xmlns:pic="http://schemas.openxmlformats.org/drawingml/2006/picture">
                      <pic:nvPicPr>
                        <pic:cNvPr id="13" name="Image 13"/>
                        <pic:cNvPicPr/>
                      </pic:nvPicPr>
                      <pic:blipFill>
                        <a:blip r:embed="rId2" cstate="print"/>
                        <a:stretch>
                          <a:fillRect/>
                        </a:stretch>
                      </pic:blipFill>
                      <pic:spPr>
                        <a:xfrm>
                          <a:off x="313204" y="3860"/>
                          <a:ext cx="72009" cy="235521"/>
                        </a:xfrm>
                        <a:prstGeom prst="rect">
                          <a:avLst/>
                        </a:prstGeom>
                      </pic:spPr>
                    </pic:pic>
                    <pic:pic xmlns:pic="http://schemas.openxmlformats.org/drawingml/2006/picture">
                      <pic:nvPicPr>
                        <pic:cNvPr id="14" name="Image 14"/>
                        <pic:cNvPicPr/>
                      </pic:nvPicPr>
                      <pic:blipFill>
                        <a:blip r:embed="rId3" cstate="print"/>
                        <a:stretch>
                          <a:fillRect/>
                        </a:stretch>
                      </pic:blipFill>
                      <pic:spPr>
                        <a:xfrm>
                          <a:off x="409519" y="0"/>
                          <a:ext cx="72364" cy="239382"/>
                        </a:xfrm>
                        <a:prstGeom prst="rect">
                          <a:avLst/>
                        </a:prstGeom>
                      </pic:spPr>
                    </pic:pic>
                    <pic:pic xmlns:pic="http://schemas.openxmlformats.org/drawingml/2006/picture">
                      <pic:nvPicPr>
                        <pic:cNvPr id="15" name="Image 15"/>
                        <pic:cNvPicPr/>
                      </pic:nvPicPr>
                      <pic:blipFill>
                        <a:blip r:embed="rId4" cstate="print"/>
                        <a:stretch>
                          <a:fillRect/>
                        </a:stretch>
                      </pic:blipFill>
                      <pic:spPr>
                        <a:xfrm>
                          <a:off x="506197" y="60333"/>
                          <a:ext cx="344521" cy="180784"/>
                        </a:xfrm>
                        <a:prstGeom prst="rect">
                          <a:avLst/>
                        </a:prstGeom>
                      </pic:spPr>
                    </pic:pic>
                    <pic:pic xmlns:pic="http://schemas.openxmlformats.org/drawingml/2006/picture">
                      <pic:nvPicPr>
                        <pic:cNvPr id="16" name="Image 16"/>
                        <pic:cNvPicPr/>
                      </pic:nvPicPr>
                      <pic:blipFill>
                        <a:blip r:embed="rId5" cstate="print"/>
                        <a:stretch>
                          <a:fillRect/>
                        </a:stretch>
                      </pic:blipFill>
                      <pic:spPr>
                        <a:xfrm>
                          <a:off x="875414" y="62830"/>
                          <a:ext cx="138760" cy="176555"/>
                        </a:xfrm>
                        <a:prstGeom prst="rect">
                          <a:avLst/>
                        </a:prstGeom>
                      </pic:spPr>
                    </pic:pic>
                  </wpg:wgp>
                </a:graphicData>
              </a:graphic>
            </wp:anchor>
          </w:drawing>
        </mc:Choice>
        <mc:Fallback>
          <w:pict>
            <v:group w14:anchorId="4FD99DFD" id="Group 11" o:spid="_x0000_s1026" style="position:absolute;margin-left:70.85pt;margin-top:42pt;width:79.9pt;height:19pt;z-index:-251658238;mso-wrap-distance-left:0;mso-wrap-distance-right:0;mso-position-horizontal-relative:page;mso-position-vertical-relative:page" coordsize="10147,241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2" o:spid="_x0000_s1027" type="#_x0000_t75" style="position:absolute;top:38;width:2909;height:23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">
                <v:imagedata r:id="rId6" o:title=""/>
              </v:shape>
              <v:shape id="Image 13" o:spid="_x0000_s1028" type="#_x0000_t75" style="position:absolute;left:3132;top:38;width:720;height:23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">
                <v:imagedata r:id="rId7" o:title=""/>
              </v:shape>
              <v:shape id="Image 14" o:spid="_x0000_s1029" type="#_x0000_t75" style="position:absolute;left:4095;width:723;height:23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">
                <v:imagedata r:id="rId8" o:title=""/>
              </v:shape>
              <v:shape id="Image 15" o:spid="_x0000_s1030" type="#_x0000_t75" style="position:absolute;left:5061;top:603;width:3446;height:180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">
                <v:imagedata r:id="rId9" o:title=""/>
              </v:shape>
              <v:shape id="Image 16" o:spid="_x0000_s1031" type="#_x0000_t75" style="position:absolute;left:8754;top:628;width:1387;height:176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">
                <v:imagedata r:id="rId10" o:title=""/>
              </v:shape>
              <w10:wrap anchorx="page" anchory="page"/>
            </v:group>
          </w:pict>
        </mc:Fallback>
      </mc:AlternateContent>
    </w:r>
  </w:p>
  <w:p w14:paraId="09421AA2" w14:textId="2BBF8AA2" w:rsidR="00C21E30" w:rsidRDefault="00E47CFF">
    <w:pPr>
      <w:pStyle w:val="BodyText"/>
      <w:spacing w:line="14" w:lineRule="auto"/>
      <w:rPr>
        <w:sz w:val="2"/>
      </w:rPr>
    </w:pPr>
    <w:r w:rsidRPr="006F2388">
      <w:rPr>
        <w:noProof/>
        <w:sz w:val="14"/>
      </w:rPr>
      <mc:AlternateContent>
        <mc:Choice Requires="wps">
          <w:drawing>
            <wp:anchor distT="45720" distB="45720" distL="114300" distR="114300" simplePos="0" relativeHeight="251658246" behindDoc="0" locked="0" layoutInCell="1" allowOverlap="1" wp14:anchorId="6E362817" wp14:editId="7D42ED3E">
              <wp:simplePos x="0" y="0"/>
              <wp:positionH relativeFrom="page">
                <wp:posOffset>824230</wp:posOffset>
              </wp:positionH>
              <wp:positionV relativeFrom="page">
                <wp:posOffset>1620520</wp:posOffset>
              </wp:positionV>
              <wp:extent cx="1404000" cy="298800"/>
              <wp:effectExtent l="0" t="0" r="5715" b="6350"/>
              <wp:wrapNone/>
              <wp:docPr id="21584233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04000" cy="298800"/>
                      </a:xfrm>
                      <a:prstGeom prst="rect">
                        <a:avLst/>
                      </a:prstGeom>
                      <a:solidFill>
                        <a:srgbClr val="FFFFFF"/>
                      </a:solidFill>
                      <a:ln w="9525">
                        <a:noFill/>
                        <a:miter lim="800000"/>
                        <a:headEnd/>
                        <a:tailEnd/>
                      </a:ln>
                    </wps:spPr>
                    <wps:txbx>
                      <w:txbxContent>
                        <w:p w14:paraId="43EE4453" w14:textId="77777777" w:rsidR="00E47CFF" w:rsidRPr="00142E4D" w:rsidRDefault="00E47CFF" w:rsidP="00E47CFF">
                          <w:pPr>
                            <w:rPr>
                              <w:color w:val="1F497D" w:themeColor="text2"/>
                              <w:sz w:val="20"/>
                              <w:szCs w:val="20"/>
                            </w:rPr>
                          </w:pPr>
                          <w:r w:rsidRPr="00317239">
                            <w:rPr>
                              <w:color w:val="1F497D" w:themeColor="text2"/>
                              <w:sz w:val="20"/>
                              <w:szCs w:val="20"/>
                              <w:highlight w:val="yellow"/>
                            </w:rPr>
                            <w:t>01/01/2025</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E362817" id="_x0000_t202" coordsize="21600,21600" o:spt="202" path="m,l,21600r21600,l21600,xe">
              <v:stroke joinstyle="miter"/>
              <v:path gradientshapeok="t" o:connecttype="rect"/>
            </v:shapetype>
            <v:shape id="_x0000_s1028" type="#_x0000_t202" style="position:absolute;margin-left:64.9pt;margin-top:127.6pt;width:110.55pt;height:23.55pt;z-index:251658246;visibility:visible;mso-wrap-style:square;mso-width-percent:0;mso-height-percent:0;mso-wrap-distance-left:9pt;mso-wrap-distance-top:3.6pt;mso-wrap-distance-right:9pt;mso-wrap-distance-bottom:3.6pt;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" stroked="f">
              <v:textbox>
                <w:txbxContent>
                  <w:p w14:paraId="43EE4453" w14:textId="77777777" w:rsidR="00E47CFF" w:rsidRPr="00142E4D" w:rsidRDefault="00E47CFF" w:rsidP="00E47CFF">
                    <w:pPr>
                      <w:rPr>
                        <w:color w:val="1F497D" w:themeColor="text2"/>
                        <w:sz w:val="20"/>
                        <w:szCs w:val="20"/>
                      </w:rPr>
                    </w:pPr>
                    <w:r w:rsidRPr="00317239">
                      <w:rPr>
                        <w:color w:val="1F497D" w:themeColor="text2"/>
                        <w:sz w:val="20"/>
                        <w:szCs w:val="20"/>
                        <w:highlight w:val="yellow"/>
                      </w:rPr>
                      <w:t>01/01/2025</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D2B31C" w14:textId="77777777" w:rsidR="002806EA" w:rsidRDefault="002806EA" w:rsidP="002806EA">
    <w:pPr>
      <w:pStyle w:val="BodyText"/>
      <w:spacing w:line="14" w:lineRule="auto"/>
    </w:pPr>
    <w:r>
      <w:rPr>
        <w:noProof/>
      </w:rPr>
      <mc:AlternateContent>
        <mc:Choice Requires="wps">
          <w:drawing>
            <wp:anchor distT="0" distB="0" distL="0" distR="0" simplePos="0" relativeHeight="251658244" behindDoc="1" locked="0" layoutInCell="1" allowOverlap="1" wp14:anchorId="3EB60A99" wp14:editId="68C16A51">
              <wp:simplePos x="0" y="0"/>
              <wp:positionH relativeFrom="page">
                <wp:posOffset>1996368</wp:posOffset>
              </wp:positionH>
              <wp:positionV relativeFrom="page">
                <wp:posOffset>486001</wp:posOffset>
              </wp:positionV>
              <wp:extent cx="361950" cy="361950"/>
              <wp:effectExtent l="0" t="0" r="0" b="0"/>
              <wp:wrapNone/>
              <wp:docPr id="175992697"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61950" cy="361950"/>
                      </a:xfrm>
                      <a:custGeom>
                        <a:avLst/>
                        <a:gdLst/>
                        <a:ahLst/>
                        <a:cxnLst/>
                        <a:rect l="l" t="t" r="r" b="b"/>
                        <a:pathLst>
                          <a:path w="361950" h="361950">
                            <a:moveTo>
                              <a:pt x="180835" y="0"/>
                            </a:moveTo>
                            <a:lnTo>
                              <a:pt x="131496" y="6214"/>
                            </a:lnTo>
                            <a:lnTo>
                              <a:pt x="87944" y="23904"/>
                            </a:lnTo>
                            <a:lnTo>
                              <a:pt x="51598" y="51641"/>
                            </a:lnTo>
                            <a:lnTo>
                              <a:pt x="23879" y="87995"/>
                            </a:lnTo>
                            <a:lnTo>
                              <a:pt x="6315" y="131268"/>
                            </a:lnTo>
                            <a:lnTo>
                              <a:pt x="0" y="180835"/>
                            </a:lnTo>
                            <a:lnTo>
                              <a:pt x="6206" y="230169"/>
                            </a:lnTo>
                            <a:lnTo>
                              <a:pt x="23879" y="273709"/>
                            </a:lnTo>
                            <a:lnTo>
                              <a:pt x="51598" y="310040"/>
                            </a:lnTo>
                            <a:lnTo>
                              <a:pt x="87944" y="337744"/>
                            </a:lnTo>
                            <a:lnTo>
                              <a:pt x="131496" y="355405"/>
                            </a:lnTo>
                            <a:lnTo>
                              <a:pt x="180835" y="361607"/>
                            </a:lnTo>
                            <a:lnTo>
                              <a:pt x="230144" y="355405"/>
                            </a:lnTo>
                            <a:lnTo>
                              <a:pt x="273682" y="337744"/>
                            </a:lnTo>
                            <a:lnTo>
                              <a:pt x="280313" y="332689"/>
                            </a:lnTo>
                            <a:lnTo>
                              <a:pt x="180835" y="332689"/>
                            </a:lnTo>
                            <a:lnTo>
                              <a:pt x="131862" y="325336"/>
                            </a:lnTo>
                            <a:lnTo>
                              <a:pt x="90467" y="304558"/>
                            </a:lnTo>
                            <a:lnTo>
                              <a:pt x="58548" y="272270"/>
                            </a:lnTo>
                            <a:lnTo>
                              <a:pt x="38003" y="230390"/>
                            </a:lnTo>
                            <a:lnTo>
                              <a:pt x="30733" y="180835"/>
                            </a:lnTo>
                            <a:lnTo>
                              <a:pt x="37964" y="131536"/>
                            </a:lnTo>
                            <a:lnTo>
                              <a:pt x="38003" y="131268"/>
                            </a:lnTo>
                            <a:lnTo>
                              <a:pt x="58467" y="89545"/>
                            </a:lnTo>
                            <a:lnTo>
                              <a:pt x="58548" y="89380"/>
                            </a:lnTo>
                            <a:lnTo>
                              <a:pt x="90358" y="57198"/>
                            </a:lnTo>
                            <a:lnTo>
                              <a:pt x="131789" y="36345"/>
                            </a:lnTo>
                            <a:lnTo>
                              <a:pt x="131618" y="36345"/>
                            </a:lnTo>
                            <a:lnTo>
                              <a:pt x="180835" y="28956"/>
                            </a:lnTo>
                            <a:lnTo>
                              <a:pt x="280301" y="28956"/>
                            </a:lnTo>
                            <a:lnTo>
                              <a:pt x="273682" y="23904"/>
                            </a:lnTo>
                            <a:lnTo>
                              <a:pt x="230144" y="6214"/>
                            </a:lnTo>
                            <a:lnTo>
                              <a:pt x="180835" y="0"/>
                            </a:lnTo>
                            <a:close/>
                          </a:path>
                          <a:path w="361950" h="361950">
                            <a:moveTo>
                              <a:pt x="280301" y="28956"/>
                            </a:moveTo>
                            <a:lnTo>
                              <a:pt x="180835" y="28956"/>
                            </a:lnTo>
                            <a:lnTo>
                              <a:pt x="229800" y="36345"/>
                            </a:lnTo>
                            <a:lnTo>
                              <a:pt x="271188" y="57198"/>
                            </a:lnTo>
                            <a:lnTo>
                              <a:pt x="303102" y="89545"/>
                            </a:lnTo>
                            <a:lnTo>
                              <a:pt x="323570" y="131268"/>
                            </a:lnTo>
                            <a:lnTo>
                              <a:pt x="323660" y="131536"/>
                            </a:lnTo>
                            <a:lnTo>
                              <a:pt x="330911" y="180835"/>
                            </a:lnTo>
                            <a:lnTo>
                              <a:pt x="323675" y="230169"/>
                            </a:lnTo>
                            <a:lnTo>
                              <a:pt x="323642" y="230390"/>
                            </a:lnTo>
                            <a:lnTo>
                              <a:pt x="303102" y="272270"/>
                            </a:lnTo>
                            <a:lnTo>
                              <a:pt x="271188" y="304558"/>
                            </a:lnTo>
                            <a:lnTo>
                              <a:pt x="229800" y="325336"/>
                            </a:lnTo>
                            <a:lnTo>
                              <a:pt x="180835" y="332689"/>
                            </a:lnTo>
                            <a:lnTo>
                              <a:pt x="280313" y="332689"/>
                            </a:lnTo>
                            <a:lnTo>
                              <a:pt x="310024" y="310040"/>
                            </a:lnTo>
                            <a:lnTo>
                              <a:pt x="337746" y="273709"/>
                            </a:lnTo>
                            <a:lnTo>
                              <a:pt x="355333" y="230390"/>
                            </a:lnTo>
                            <a:lnTo>
                              <a:pt x="355423" y="230169"/>
                            </a:lnTo>
                            <a:lnTo>
                              <a:pt x="361632" y="180835"/>
                            </a:lnTo>
                            <a:lnTo>
                              <a:pt x="355423" y="131536"/>
                            </a:lnTo>
                            <a:lnTo>
                              <a:pt x="337746" y="87995"/>
                            </a:lnTo>
                            <a:lnTo>
                              <a:pt x="310024" y="51641"/>
                            </a:lnTo>
                            <a:lnTo>
                              <a:pt x="280301" y="28956"/>
                            </a:lnTo>
                            <a:close/>
                          </a:path>
                          <a:path w="361950" h="361950">
                            <a:moveTo>
                              <a:pt x="131737" y="105625"/>
                            </a:moveTo>
                            <a:lnTo>
                              <a:pt x="101015" y="105625"/>
                            </a:lnTo>
                            <a:lnTo>
                              <a:pt x="91292" y="106748"/>
                            </a:lnTo>
                            <a:lnTo>
                              <a:pt x="84723" y="110388"/>
                            </a:lnTo>
                            <a:lnTo>
                              <a:pt x="81004" y="116952"/>
                            </a:lnTo>
                            <a:lnTo>
                              <a:pt x="79832" y="126847"/>
                            </a:lnTo>
                            <a:lnTo>
                              <a:pt x="79832" y="282257"/>
                            </a:lnTo>
                            <a:lnTo>
                              <a:pt x="131737" y="282257"/>
                            </a:lnTo>
                            <a:lnTo>
                              <a:pt x="131737" y="105625"/>
                            </a:lnTo>
                            <a:close/>
                          </a:path>
                          <a:path w="361950" h="361950">
                            <a:moveTo>
                              <a:pt x="185826" y="61455"/>
                            </a:moveTo>
                            <a:lnTo>
                              <a:pt x="139128" y="61455"/>
                            </a:lnTo>
                            <a:lnTo>
                              <a:pt x="139128" y="83731"/>
                            </a:lnTo>
                            <a:lnTo>
                              <a:pt x="152590" y="83731"/>
                            </a:lnTo>
                            <a:lnTo>
                              <a:pt x="154660" y="86144"/>
                            </a:lnTo>
                            <a:lnTo>
                              <a:pt x="154660" y="282257"/>
                            </a:lnTo>
                            <a:lnTo>
                              <a:pt x="206933" y="282257"/>
                            </a:lnTo>
                            <a:lnTo>
                              <a:pt x="206933" y="82702"/>
                            </a:lnTo>
                            <a:lnTo>
                              <a:pt x="205809" y="72674"/>
                            </a:lnTo>
                            <a:lnTo>
                              <a:pt x="202176" y="66116"/>
                            </a:lnTo>
                            <a:lnTo>
                              <a:pt x="195644" y="62539"/>
                            </a:lnTo>
                            <a:lnTo>
                              <a:pt x="185826" y="61455"/>
                            </a:lnTo>
                            <a:close/>
                          </a:path>
                          <a:path w="361950" h="361950">
                            <a:moveTo>
                              <a:pt x="260616" y="105625"/>
                            </a:moveTo>
                            <a:lnTo>
                              <a:pt x="229958" y="105625"/>
                            </a:lnTo>
                            <a:lnTo>
                              <a:pt x="229958" y="282257"/>
                            </a:lnTo>
                            <a:lnTo>
                              <a:pt x="281838" y="282257"/>
                            </a:lnTo>
                            <a:lnTo>
                              <a:pt x="281838" y="126847"/>
                            </a:lnTo>
                            <a:lnTo>
                              <a:pt x="280660" y="116952"/>
                            </a:lnTo>
                            <a:lnTo>
                              <a:pt x="276928" y="110388"/>
                            </a:lnTo>
                            <a:lnTo>
                              <a:pt x="270345" y="106748"/>
                            </a:lnTo>
                            <a:lnTo>
                              <a:pt x="260616" y="105625"/>
                            </a:lnTo>
                            <a:close/>
                          </a:path>
                        </a:pathLst>
                      </a:custGeom>
                      <a:solidFill>
                        <a:srgbClr val="00468B"/>
                      </a:solidFill>
                    </wps:spPr>
                    <wps:bodyPr wrap="square" lIns="0" tIns="0" rIns="0" bIns="0" rtlCol="0">
                      <a:prstTxWarp prst="textNoShape">
                        <a:avLst/>
                      </a:prstTxWarp>
                      <a:noAutofit/>
                    </wps:bodyPr>
                  </wps:wsp>
                </a:graphicData>
              </a:graphic>
            </wp:anchor>
          </w:drawing>
        </mc:Choice>
        <mc:Fallback>
          <w:pict>
            <v:shape w14:anchorId="7C65581D" id="Graphic 10" o:spid="_x0000_s1026" style="position:absolute;margin-left:157.2pt;margin-top:38.25pt;width:28.5pt;height:28.5pt;z-index:-251658236;visibility:visible;mso-wrap-style:square;mso-wrap-distance-left:0;mso-wrap-distance-top:0;mso-wrap-distance-right:0;mso-wrap-distance-bottom:0;mso-position-horizontal:absolute;mso-position-horizontal-relative:page;mso-position-vertical:absolute;mso-position-vertical-relative:page;v-text-anchor:top" coordsize="361950,3619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" path="m180835,l131496,6214,87944,23904,51598,51641,23879,87995,6315,131268,,180835r6206,49334l23879,273709r27719,36331l87944,337744r43552,17661l180835,361607r49309,-6202l273682,337744r6631,-5055l180835,332689r-48973,-7353l90467,304558,58548,272270,38003,230390,30733,180835r7231,-49299l38003,131268,58467,89545r81,-165l90358,57198,131789,36345r-171,l180835,28956r99466,l273682,23904,230144,6214,180835,xem280301,28956r-99466,l229800,36345r41388,20853l303102,89545r20468,41723l323660,131536r7251,49299l323675,230169r-33,221l303102,272270r-31914,32288l229800,325336r-48965,7353l280313,332689r29711,-22649l337746,273709r17587,-43319l355423,230169r6209,-49334l355423,131536,337746,87995,310024,51641,280301,28956xem131737,105625r-30722,l91292,106748r-6569,3640l81004,116952r-1172,9895l79832,282257r51905,l131737,105625xem185826,61455r-46698,l139128,83731r13462,l154660,86144r,196113l206933,282257r,-199555l205809,72674r-3633,-6558l195644,62539r-9818,-1084xem260616,105625r-30658,l229958,282257r51880,l281838,126847r-1178,-9895l276928,110388r-6583,-3640l260616,105625xe" fillcolor="#00468b" stroked="f">
              <v:path arrowok="t"/>
              <w10:wrap anchorx="page" anchory="page"/>
            </v:shape>
          </w:pict>
        </mc:Fallback>
      </mc:AlternateContent>
    </w:r>
    <w:r>
      <w:rPr>
        <w:noProof/>
      </w:rPr>
      <mc:AlternateContent>
        <mc:Choice Requires="wpg">
          <w:drawing>
            <wp:anchor distT="0" distB="0" distL="0" distR="0" simplePos="0" relativeHeight="251658245" behindDoc="1" locked="0" layoutInCell="1" allowOverlap="1" wp14:anchorId="5F18A45A" wp14:editId="4F66055C">
              <wp:simplePos x="0" y="0"/>
              <wp:positionH relativeFrom="page">
                <wp:posOffset>900002</wp:posOffset>
              </wp:positionH>
              <wp:positionV relativeFrom="page">
                <wp:posOffset>533382</wp:posOffset>
              </wp:positionV>
              <wp:extent cx="1014730" cy="241300"/>
              <wp:effectExtent l="0" t="0" r="0" b="0"/>
              <wp:wrapNone/>
              <wp:docPr id="1794929756" name="Group 179492975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14730" cy="241300"/>
                        <a:chOff x="0" y="0"/>
                        <a:chExt cx="1014730" cy="241300"/>
                      </a:xfrm>
                    </wpg:grpSpPr>
                    <pic:pic xmlns:pic="http://schemas.openxmlformats.org/drawingml/2006/picture">
                      <pic:nvPicPr>
                        <pic:cNvPr id="725762723" name="Image 12"/>
                        <pic:cNvPicPr/>
                      </pic:nvPicPr>
                      <pic:blipFill>
                        <a:blip r:embed="rId1" cstate="print"/>
                        <a:stretch>
                          <a:fillRect/>
                        </a:stretch>
                      </pic:blipFill>
                      <pic:spPr>
                        <a:xfrm>
                          <a:off x="0" y="3860"/>
                          <a:ext cx="290964" cy="235521"/>
                        </a:xfrm>
                        <a:prstGeom prst="rect">
                          <a:avLst/>
                        </a:prstGeom>
                      </pic:spPr>
                    </pic:pic>
                    <pic:pic xmlns:pic="http://schemas.openxmlformats.org/drawingml/2006/picture">
                      <pic:nvPicPr>
                        <pic:cNvPr id="957884798" name="Image 13"/>
                        <pic:cNvPicPr/>
                      </pic:nvPicPr>
                      <pic:blipFill>
                        <a:blip r:embed="rId2" cstate="print"/>
                        <a:stretch>
                          <a:fillRect/>
                        </a:stretch>
                      </pic:blipFill>
                      <pic:spPr>
                        <a:xfrm>
                          <a:off x="313204" y="3860"/>
                          <a:ext cx="72009" cy="235521"/>
                        </a:xfrm>
                        <a:prstGeom prst="rect">
                          <a:avLst/>
                        </a:prstGeom>
                      </pic:spPr>
                    </pic:pic>
                    <pic:pic xmlns:pic="http://schemas.openxmlformats.org/drawingml/2006/picture">
                      <pic:nvPicPr>
                        <pic:cNvPr id="585356696" name="Image 14"/>
                        <pic:cNvPicPr/>
                      </pic:nvPicPr>
                      <pic:blipFill>
                        <a:blip r:embed="rId3" cstate="print"/>
                        <a:stretch>
                          <a:fillRect/>
                        </a:stretch>
                      </pic:blipFill>
                      <pic:spPr>
                        <a:xfrm>
                          <a:off x="409519" y="0"/>
                          <a:ext cx="72364" cy="239382"/>
                        </a:xfrm>
                        <a:prstGeom prst="rect">
                          <a:avLst/>
                        </a:prstGeom>
                      </pic:spPr>
                    </pic:pic>
                    <pic:pic xmlns:pic="http://schemas.openxmlformats.org/drawingml/2006/picture">
                      <pic:nvPicPr>
                        <pic:cNvPr id="879638458" name="Image 15"/>
                        <pic:cNvPicPr/>
                      </pic:nvPicPr>
                      <pic:blipFill>
                        <a:blip r:embed="rId4" cstate="print"/>
                        <a:stretch>
                          <a:fillRect/>
                        </a:stretch>
                      </pic:blipFill>
                      <pic:spPr>
                        <a:xfrm>
                          <a:off x="506197" y="60333"/>
                          <a:ext cx="344521" cy="180784"/>
                        </a:xfrm>
                        <a:prstGeom prst="rect">
                          <a:avLst/>
                        </a:prstGeom>
                      </pic:spPr>
                    </pic:pic>
                    <pic:pic xmlns:pic="http://schemas.openxmlformats.org/drawingml/2006/picture">
                      <pic:nvPicPr>
                        <pic:cNvPr id="2092257849" name="Image 16"/>
                        <pic:cNvPicPr/>
                      </pic:nvPicPr>
                      <pic:blipFill>
                        <a:blip r:embed="rId5" cstate="print"/>
                        <a:stretch>
                          <a:fillRect/>
                        </a:stretch>
                      </pic:blipFill>
                      <pic:spPr>
                        <a:xfrm>
                          <a:off x="875414" y="62830"/>
                          <a:ext cx="138760" cy="176555"/>
                        </a:xfrm>
                        <a:prstGeom prst="rect">
                          <a:avLst/>
                        </a:prstGeom>
                      </pic:spPr>
                    </pic:pic>
                  </wpg:wgp>
                </a:graphicData>
              </a:graphic>
            </wp:anchor>
          </w:drawing>
        </mc:Choice>
        <mc:Fallback>
          <w:pict>
            <v:group w14:anchorId="359DA39C" id="Group 1794929756" o:spid="_x0000_s1026" style="position:absolute;margin-left:70.85pt;margin-top:42pt;width:79.9pt;height:19pt;z-index:-251658235;mso-wrap-distance-left:0;mso-wrap-distance-right:0;mso-position-horizontal-relative:page;mso-position-vertical-relative:page" coordsize="10147,241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2" o:spid="_x0000_s1027" type="#_x0000_t75" style="position:absolute;top:38;width:2909;height:23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">
                <v:imagedata r:id="rId6" o:title=""/>
              </v:shape>
              <v:shape id="Image 13" o:spid="_x0000_s1028" type="#_x0000_t75" style="position:absolute;left:3132;top:38;width:720;height:23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">
                <v:imagedata r:id="rId7" o:title=""/>
              </v:shape>
              <v:shape id="Image 14" o:spid="_x0000_s1029" type="#_x0000_t75" style="position:absolute;left:4095;width:723;height:23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">
                <v:imagedata r:id="rId8" o:title=""/>
              </v:shape>
              <v:shape id="Image 15" o:spid="_x0000_s1030" type="#_x0000_t75" style="position:absolute;left:5061;top:603;width:3446;height:180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">
                <v:imagedata r:id="rId9" o:title=""/>
              </v:shape>
              <v:shape id="Image 16" o:spid="_x0000_s1031" type="#_x0000_t75" style="position:absolute;left:8754;top:628;width:1387;height:176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">
                <v:imagedata r:id="rId10" o:title=""/>
              </v:shape>
              <w10:wrap anchorx="page" anchory="page"/>
            </v:group>
          </w:pict>
        </mc:Fallback>
      </mc:AlternateContent>
    </w:r>
  </w:p>
  <w:p w14:paraId="6C2E13AF" w14:textId="77777777" w:rsidR="002806EA" w:rsidRDefault="002806EA" w:rsidP="002806EA">
    <w:pPr>
      <w:pStyle w:val="BodyText"/>
      <w:spacing w:line="14" w:lineRule="auto"/>
      <w:rPr>
        <w:sz w:val="2"/>
      </w:rPr>
    </w:pPr>
  </w:p>
  <w:p w14:paraId="6CB72AC0" w14:textId="2806F99F" w:rsidR="00CD0877" w:rsidRDefault="00CD08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33278A"/>
    <w:multiLevelType w:val="hybridMultilevel"/>
    <w:tmpl w:val="7318BCB6"/>
    <w:lvl w:ilvl="0" w:tplc="18090001">
      <w:start w:val="1"/>
      <w:numFmt w:val="bullet"/>
      <w:lvlText w:val=""/>
      <w:lvlJc w:val="left"/>
      <w:pPr>
        <w:ind w:left="3555" w:hanging="360"/>
      </w:pPr>
      <w:rPr>
        <w:rFonts w:ascii="Symbol" w:hAnsi="Symbol" w:hint="default"/>
      </w:rPr>
    </w:lvl>
    <w:lvl w:ilvl="1" w:tplc="18090003" w:tentative="1">
      <w:start w:val="1"/>
      <w:numFmt w:val="bullet"/>
      <w:lvlText w:val="o"/>
      <w:lvlJc w:val="left"/>
      <w:pPr>
        <w:ind w:left="4275" w:hanging="360"/>
      </w:pPr>
      <w:rPr>
        <w:rFonts w:ascii="Courier New" w:hAnsi="Courier New" w:cs="Courier New" w:hint="default"/>
      </w:rPr>
    </w:lvl>
    <w:lvl w:ilvl="2" w:tplc="18090005" w:tentative="1">
      <w:start w:val="1"/>
      <w:numFmt w:val="bullet"/>
      <w:lvlText w:val=""/>
      <w:lvlJc w:val="left"/>
      <w:pPr>
        <w:ind w:left="4995" w:hanging="360"/>
      </w:pPr>
      <w:rPr>
        <w:rFonts w:ascii="Wingdings" w:hAnsi="Wingdings" w:hint="default"/>
      </w:rPr>
    </w:lvl>
    <w:lvl w:ilvl="3" w:tplc="18090001" w:tentative="1">
      <w:start w:val="1"/>
      <w:numFmt w:val="bullet"/>
      <w:lvlText w:val=""/>
      <w:lvlJc w:val="left"/>
      <w:pPr>
        <w:ind w:left="5715" w:hanging="360"/>
      </w:pPr>
      <w:rPr>
        <w:rFonts w:ascii="Symbol" w:hAnsi="Symbol" w:hint="default"/>
      </w:rPr>
    </w:lvl>
    <w:lvl w:ilvl="4" w:tplc="18090003" w:tentative="1">
      <w:start w:val="1"/>
      <w:numFmt w:val="bullet"/>
      <w:lvlText w:val="o"/>
      <w:lvlJc w:val="left"/>
      <w:pPr>
        <w:ind w:left="6435" w:hanging="360"/>
      </w:pPr>
      <w:rPr>
        <w:rFonts w:ascii="Courier New" w:hAnsi="Courier New" w:cs="Courier New" w:hint="default"/>
      </w:rPr>
    </w:lvl>
    <w:lvl w:ilvl="5" w:tplc="18090005" w:tentative="1">
      <w:start w:val="1"/>
      <w:numFmt w:val="bullet"/>
      <w:lvlText w:val=""/>
      <w:lvlJc w:val="left"/>
      <w:pPr>
        <w:ind w:left="7155" w:hanging="360"/>
      </w:pPr>
      <w:rPr>
        <w:rFonts w:ascii="Wingdings" w:hAnsi="Wingdings" w:hint="default"/>
      </w:rPr>
    </w:lvl>
    <w:lvl w:ilvl="6" w:tplc="18090001" w:tentative="1">
      <w:start w:val="1"/>
      <w:numFmt w:val="bullet"/>
      <w:lvlText w:val=""/>
      <w:lvlJc w:val="left"/>
      <w:pPr>
        <w:ind w:left="7875" w:hanging="360"/>
      </w:pPr>
      <w:rPr>
        <w:rFonts w:ascii="Symbol" w:hAnsi="Symbol" w:hint="default"/>
      </w:rPr>
    </w:lvl>
    <w:lvl w:ilvl="7" w:tplc="18090003" w:tentative="1">
      <w:start w:val="1"/>
      <w:numFmt w:val="bullet"/>
      <w:lvlText w:val="o"/>
      <w:lvlJc w:val="left"/>
      <w:pPr>
        <w:ind w:left="8595" w:hanging="360"/>
      </w:pPr>
      <w:rPr>
        <w:rFonts w:ascii="Courier New" w:hAnsi="Courier New" w:cs="Courier New" w:hint="default"/>
      </w:rPr>
    </w:lvl>
    <w:lvl w:ilvl="8" w:tplc="18090005" w:tentative="1">
      <w:start w:val="1"/>
      <w:numFmt w:val="bullet"/>
      <w:lvlText w:val=""/>
      <w:lvlJc w:val="left"/>
      <w:pPr>
        <w:ind w:left="9315" w:hanging="360"/>
      </w:pPr>
      <w:rPr>
        <w:rFonts w:ascii="Wingdings" w:hAnsi="Wingdings" w:hint="default"/>
      </w:rPr>
    </w:lvl>
  </w:abstractNum>
  <w:abstractNum w:abstractNumId="1" w15:restartNumberingAfterBreak="0">
    <w:nsid w:val="186F21C7"/>
    <w:multiLevelType w:val="hybridMultilevel"/>
    <w:tmpl w:val="33A48766"/>
    <w:lvl w:ilvl="0" w:tplc="BF12B7FE">
      <w:numFmt w:val="bullet"/>
      <w:lvlText w:val="•"/>
      <w:lvlJc w:val="left"/>
      <w:pPr>
        <w:ind w:left="3595" w:hanging="760"/>
      </w:pPr>
      <w:rPr>
        <w:rFonts w:ascii="Allianz Neo" w:eastAsia="Allianz Neo" w:hAnsi="Allianz Neo" w:cs="Allianz Neo" w:hint="default"/>
      </w:rPr>
    </w:lvl>
    <w:lvl w:ilvl="1" w:tplc="18090003" w:tentative="1">
      <w:start w:val="1"/>
      <w:numFmt w:val="bullet"/>
      <w:lvlText w:val="o"/>
      <w:lvlJc w:val="left"/>
      <w:pPr>
        <w:ind w:left="3915" w:hanging="360"/>
      </w:pPr>
      <w:rPr>
        <w:rFonts w:ascii="Courier New" w:hAnsi="Courier New" w:cs="Courier New" w:hint="default"/>
      </w:rPr>
    </w:lvl>
    <w:lvl w:ilvl="2" w:tplc="18090005" w:tentative="1">
      <w:start w:val="1"/>
      <w:numFmt w:val="bullet"/>
      <w:lvlText w:val=""/>
      <w:lvlJc w:val="left"/>
      <w:pPr>
        <w:ind w:left="4635" w:hanging="360"/>
      </w:pPr>
      <w:rPr>
        <w:rFonts w:ascii="Wingdings" w:hAnsi="Wingdings" w:hint="default"/>
      </w:rPr>
    </w:lvl>
    <w:lvl w:ilvl="3" w:tplc="18090001" w:tentative="1">
      <w:start w:val="1"/>
      <w:numFmt w:val="bullet"/>
      <w:lvlText w:val=""/>
      <w:lvlJc w:val="left"/>
      <w:pPr>
        <w:ind w:left="5355" w:hanging="360"/>
      </w:pPr>
      <w:rPr>
        <w:rFonts w:ascii="Symbol" w:hAnsi="Symbol" w:hint="default"/>
      </w:rPr>
    </w:lvl>
    <w:lvl w:ilvl="4" w:tplc="18090003" w:tentative="1">
      <w:start w:val="1"/>
      <w:numFmt w:val="bullet"/>
      <w:lvlText w:val="o"/>
      <w:lvlJc w:val="left"/>
      <w:pPr>
        <w:ind w:left="6075" w:hanging="360"/>
      </w:pPr>
      <w:rPr>
        <w:rFonts w:ascii="Courier New" w:hAnsi="Courier New" w:cs="Courier New" w:hint="default"/>
      </w:rPr>
    </w:lvl>
    <w:lvl w:ilvl="5" w:tplc="18090005" w:tentative="1">
      <w:start w:val="1"/>
      <w:numFmt w:val="bullet"/>
      <w:lvlText w:val=""/>
      <w:lvlJc w:val="left"/>
      <w:pPr>
        <w:ind w:left="6795" w:hanging="360"/>
      </w:pPr>
      <w:rPr>
        <w:rFonts w:ascii="Wingdings" w:hAnsi="Wingdings" w:hint="default"/>
      </w:rPr>
    </w:lvl>
    <w:lvl w:ilvl="6" w:tplc="18090001" w:tentative="1">
      <w:start w:val="1"/>
      <w:numFmt w:val="bullet"/>
      <w:lvlText w:val=""/>
      <w:lvlJc w:val="left"/>
      <w:pPr>
        <w:ind w:left="7515" w:hanging="360"/>
      </w:pPr>
      <w:rPr>
        <w:rFonts w:ascii="Symbol" w:hAnsi="Symbol" w:hint="default"/>
      </w:rPr>
    </w:lvl>
    <w:lvl w:ilvl="7" w:tplc="18090003" w:tentative="1">
      <w:start w:val="1"/>
      <w:numFmt w:val="bullet"/>
      <w:lvlText w:val="o"/>
      <w:lvlJc w:val="left"/>
      <w:pPr>
        <w:ind w:left="8235" w:hanging="360"/>
      </w:pPr>
      <w:rPr>
        <w:rFonts w:ascii="Courier New" w:hAnsi="Courier New" w:cs="Courier New" w:hint="default"/>
      </w:rPr>
    </w:lvl>
    <w:lvl w:ilvl="8" w:tplc="18090005" w:tentative="1">
      <w:start w:val="1"/>
      <w:numFmt w:val="bullet"/>
      <w:lvlText w:val=""/>
      <w:lvlJc w:val="left"/>
      <w:pPr>
        <w:ind w:left="8955" w:hanging="360"/>
      </w:pPr>
      <w:rPr>
        <w:rFonts w:ascii="Wingdings" w:hAnsi="Wingdings" w:hint="default"/>
      </w:rPr>
    </w:lvl>
  </w:abstractNum>
  <w:abstractNum w:abstractNumId="2" w15:restartNumberingAfterBreak="0">
    <w:nsid w:val="1A3B7412"/>
    <w:multiLevelType w:val="hybridMultilevel"/>
    <w:tmpl w:val="2D02FFD8"/>
    <w:lvl w:ilvl="0" w:tplc="ED9C4206">
      <w:start w:val="1"/>
      <w:numFmt w:val="decimal"/>
      <w:lvlText w:val="%1."/>
      <w:lvlJc w:val="left"/>
      <w:pPr>
        <w:ind w:left="3195" w:hanging="360"/>
      </w:pPr>
      <w:rPr>
        <w:rFonts w:hint="default"/>
        <w:b/>
      </w:rPr>
    </w:lvl>
    <w:lvl w:ilvl="1" w:tplc="18090019" w:tentative="1">
      <w:start w:val="1"/>
      <w:numFmt w:val="lowerLetter"/>
      <w:lvlText w:val="%2."/>
      <w:lvlJc w:val="left"/>
      <w:pPr>
        <w:ind w:left="3915" w:hanging="360"/>
      </w:pPr>
    </w:lvl>
    <w:lvl w:ilvl="2" w:tplc="1809001B" w:tentative="1">
      <w:start w:val="1"/>
      <w:numFmt w:val="lowerRoman"/>
      <w:lvlText w:val="%3."/>
      <w:lvlJc w:val="right"/>
      <w:pPr>
        <w:ind w:left="4635" w:hanging="180"/>
      </w:pPr>
    </w:lvl>
    <w:lvl w:ilvl="3" w:tplc="1809000F" w:tentative="1">
      <w:start w:val="1"/>
      <w:numFmt w:val="decimal"/>
      <w:lvlText w:val="%4."/>
      <w:lvlJc w:val="left"/>
      <w:pPr>
        <w:ind w:left="5355" w:hanging="360"/>
      </w:pPr>
    </w:lvl>
    <w:lvl w:ilvl="4" w:tplc="18090019" w:tentative="1">
      <w:start w:val="1"/>
      <w:numFmt w:val="lowerLetter"/>
      <w:lvlText w:val="%5."/>
      <w:lvlJc w:val="left"/>
      <w:pPr>
        <w:ind w:left="6075" w:hanging="360"/>
      </w:pPr>
    </w:lvl>
    <w:lvl w:ilvl="5" w:tplc="1809001B" w:tentative="1">
      <w:start w:val="1"/>
      <w:numFmt w:val="lowerRoman"/>
      <w:lvlText w:val="%6."/>
      <w:lvlJc w:val="right"/>
      <w:pPr>
        <w:ind w:left="6795" w:hanging="180"/>
      </w:pPr>
    </w:lvl>
    <w:lvl w:ilvl="6" w:tplc="1809000F" w:tentative="1">
      <w:start w:val="1"/>
      <w:numFmt w:val="decimal"/>
      <w:lvlText w:val="%7."/>
      <w:lvlJc w:val="left"/>
      <w:pPr>
        <w:ind w:left="7515" w:hanging="360"/>
      </w:pPr>
    </w:lvl>
    <w:lvl w:ilvl="7" w:tplc="18090019" w:tentative="1">
      <w:start w:val="1"/>
      <w:numFmt w:val="lowerLetter"/>
      <w:lvlText w:val="%8."/>
      <w:lvlJc w:val="left"/>
      <w:pPr>
        <w:ind w:left="8235" w:hanging="360"/>
      </w:pPr>
    </w:lvl>
    <w:lvl w:ilvl="8" w:tplc="1809001B" w:tentative="1">
      <w:start w:val="1"/>
      <w:numFmt w:val="lowerRoman"/>
      <w:lvlText w:val="%9."/>
      <w:lvlJc w:val="right"/>
      <w:pPr>
        <w:ind w:left="8955" w:hanging="180"/>
      </w:pPr>
    </w:lvl>
  </w:abstractNum>
  <w:abstractNum w:abstractNumId="3" w15:restartNumberingAfterBreak="0">
    <w:nsid w:val="375625F4"/>
    <w:multiLevelType w:val="hybridMultilevel"/>
    <w:tmpl w:val="E09C4964"/>
    <w:lvl w:ilvl="0" w:tplc="57DC109E">
      <w:start w:val="1"/>
      <w:numFmt w:val="decimal"/>
      <w:lvlText w:val="%1."/>
      <w:lvlJc w:val="left"/>
      <w:pPr>
        <w:ind w:left="3195" w:hanging="360"/>
      </w:pPr>
      <w:rPr>
        <w:rFonts w:hint="default"/>
        <w:b/>
      </w:rPr>
    </w:lvl>
    <w:lvl w:ilvl="1" w:tplc="18090019" w:tentative="1">
      <w:start w:val="1"/>
      <w:numFmt w:val="lowerLetter"/>
      <w:lvlText w:val="%2."/>
      <w:lvlJc w:val="left"/>
      <w:pPr>
        <w:ind w:left="3915" w:hanging="360"/>
      </w:pPr>
    </w:lvl>
    <w:lvl w:ilvl="2" w:tplc="1809001B" w:tentative="1">
      <w:start w:val="1"/>
      <w:numFmt w:val="lowerRoman"/>
      <w:lvlText w:val="%3."/>
      <w:lvlJc w:val="right"/>
      <w:pPr>
        <w:ind w:left="4635" w:hanging="180"/>
      </w:pPr>
    </w:lvl>
    <w:lvl w:ilvl="3" w:tplc="1809000F" w:tentative="1">
      <w:start w:val="1"/>
      <w:numFmt w:val="decimal"/>
      <w:lvlText w:val="%4."/>
      <w:lvlJc w:val="left"/>
      <w:pPr>
        <w:ind w:left="5355" w:hanging="360"/>
      </w:pPr>
    </w:lvl>
    <w:lvl w:ilvl="4" w:tplc="18090019" w:tentative="1">
      <w:start w:val="1"/>
      <w:numFmt w:val="lowerLetter"/>
      <w:lvlText w:val="%5."/>
      <w:lvlJc w:val="left"/>
      <w:pPr>
        <w:ind w:left="6075" w:hanging="360"/>
      </w:pPr>
    </w:lvl>
    <w:lvl w:ilvl="5" w:tplc="1809001B" w:tentative="1">
      <w:start w:val="1"/>
      <w:numFmt w:val="lowerRoman"/>
      <w:lvlText w:val="%6."/>
      <w:lvlJc w:val="right"/>
      <w:pPr>
        <w:ind w:left="6795" w:hanging="180"/>
      </w:pPr>
    </w:lvl>
    <w:lvl w:ilvl="6" w:tplc="1809000F" w:tentative="1">
      <w:start w:val="1"/>
      <w:numFmt w:val="decimal"/>
      <w:lvlText w:val="%7."/>
      <w:lvlJc w:val="left"/>
      <w:pPr>
        <w:ind w:left="7515" w:hanging="360"/>
      </w:pPr>
    </w:lvl>
    <w:lvl w:ilvl="7" w:tplc="18090019" w:tentative="1">
      <w:start w:val="1"/>
      <w:numFmt w:val="lowerLetter"/>
      <w:lvlText w:val="%8."/>
      <w:lvlJc w:val="left"/>
      <w:pPr>
        <w:ind w:left="8235" w:hanging="360"/>
      </w:pPr>
    </w:lvl>
    <w:lvl w:ilvl="8" w:tplc="1809001B" w:tentative="1">
      <w:start w:val="1"/>
      <w:numFmt w:val="lowerRoman"/>
      <w:lvlText w:val="%9."/>
      <w:lvlJc w:val="right"/>
      <w:pPr>
        <w:ind w:left="8955" w:hanging="180"/>
      </w:pPr>
    </w:lvl>
  </w:abstractNum>
  <w:abstractNum w:abstractNumId="4" w15:restartNumberingAfterBreak="0">
    <w:nsid w:val="45366307"/>
    <w:multiLevelType w:val="hybridMultilevel"/>
    <w:tmpl w:val="BC3843A2"/>
    <w:lvl w:ilvl="0" w:tplc="18090001">
      <w:start w:val="1"/>
      <w:numFmt w:val="bullet"/>
      <w:lvlText w:val=""/>
      <w:lvlJc w:val="left"/>
      <w:pPr>
        <w:ind w:left="3555" w:hanging="360"/>
      </w:pPr>
      <w:rPr>
        <w:rFonts w:ascii="Symbol" w:hAnsi="Symbol" w:hint="default"/>
      </w:rPr>
    </w:lvl>
    <w:lvl w:ilvl="1" w:tplc="18090003" w:tentative="1">
      <w:start w:val="1"/>
      <w:numFmt w:val="bullet"/>
      <w:lvlText w:val="o"/>
      <w:lvlJc w:val="left"/>
      <w:pPr>
        <w:ind w:left="4275" w:hanging="360"/>
      </w:pPr>
      <w:rPr>
        <w:rFonts w:ascii="Courier New" w:hAnsi="Courier New" w:cs="Courier New" w:hint="default"/>
      </w:rPr>
    </w:lvl>
    <w:lvl w:ilvl="2" w:tplc="18090005" w:tentative="1">
      <w:start w:val="1"/>
      <w:numFmt w:val="bullet"/>
      <w:lvlText w:val=""/>
      <w:lvlJc w:val="left"/>
      <w:pPr>
        <w:ind w:left="4995" w:hanging="360"/>
      </w:pPr>
      <w:rPr>
        <w:rFonts w:ascii="Wingdings" w:hAnsi="Wingdings" w:hint="default"/>
      </w:rPr>
    </w:lvl>
    <w:lvl w:ilvl="3" w:tplc="18090001" w:tentative="1">
      <w:start w:val="1"/>
      <w:numFmt w:val="bullet"/>
      <w:lvlText w:val=""/>
      <w:lvlJc w:val="left"/>
      <w:pPr>
        <w:ind w:left="5715" w:hanging="360"/>
      </w:pPr>
      <w:rPr>
        <w:rFonts w:ascii="Symbol" w:hAnsi="Symbol" w:hint="default"/>
      </w:rPr>
    </w:lvl>
    <w:lvl w:ilvl="4" w:tplc="18090003" w:tentative="1">
      <w:start w:val="1"/>
      <w:numFmt w:val="bullet"/>
      <w:lvlText w:val="o"/>
      <w:lvlJc w:val="left"/>
      <w:pPr>
        <w:ind w:left="6435" w:hanging="360"/>
      </w:pPr>
      <w:rPr>
        <w:rFonts w:ascii="Courier New" w:hAnsi="Courier New" w:cs="Courier New" w:hint="default"/>
      </w:rPr>
    </w:lvl>
    <w:lvl w:ilvl="5" w:tplc="18090005" w:tentative="1">
      <w:start w:val="1"/>
      <w:numFmt w:val="bullet"/>
      <w:lvlText w:val=""/>
      <w:lvlJc w:val="left"/>
      <w:pPr>
        <w:ind w:left="7155" w:hanging="360"/>
      </w:pPr>
      <w:rPr>
        <w:rFonts w:ascii="Wingdings" w:hAnsi="Wingdings" w:hint="default"/>
      </w:rPr>
    </w:lvl>
    <w:lvl w:ilvl="6" w:tplc="18090001" w:tentative="1">
      <w:start w:val="1"/>
      <w:numFmt w:val="bullet"/>
      <w:lvlText w:val=""/>
      <w:lvlJc w:val="left"/>
      <w:pPr>
        <w:ind w:left="7875" w:hanging="360"/>
      </w:pPr>
      <w:rPr>
        <w:rFonts w:ascii="Symbol" w:hAnsi="Symbol" w:hint="default"/>
      </w:rPr>
    </w:lvl>
    <w:lvl w:ilvl="7" w:tplc="18090003" w:tentative="1">
      <w:start w:val="1"/>
      <w:numFmt w:val="bullet"/>
      <w:lvlText w:val="o"/>
      <w:lvlJc w:val="left"/>
      <w:pPr>
        <w:ind w:left="8595" w:hanging="360"/>
      </w:pPr>
      <w:rPr>
        <w:rFonts w:ascii="Courier New" w:hAnsi="Courier New" w:cs="Courier New" w:hint="default"/>
      </w:rPr>
    </w:lvl>
    <w:lvl w:ilvl="8" w:tplc="18090005" w:tentative="1">
      <w:start w:val="1"/>
      <w:numFmt w:val="bullet"/>
      <w:lvlText w:val=""/>
      <w:lvlJc w:val="left"/>
      <w:pPr>
        <w:ind w:left="9315" w:hanging="360"/>
      </w:pPr>
      <w:rPr>
        <w:rFonts w:ascii="Wingdings" w:hAnsi="Wingdings" w:hint="default"/>
      </w:rPr>
    </w:lvl>
  </w:abstractNum>
  <w:abstractNum w:abstractNumId="5" w15:restartNumberingAfterBreak="0">
    <w:nsid w:val="5B910121"/>
    <w:multiLevelType w:val="hybridMultilevel"/>
    <w:tmpl w:val="7F0A29F8"/>
    <w:lvl w:ilvl="0" w:tplc="C84241E0">
      <w:start w:val="1"/>
      <w:numFmt w:val="decimal"/>
      <w:lvlText w:val="%1."/>
      <w:lvlJc w:val="left"/>
      <w:pPr>
        <w:ind w:left="3195" w:hanging="360"/>
      </w:pPr>
      <w:rPr>
        <w:rFonts w:hint="default"/>
        <w:b/>
      </w:rPr>
    </w:lvl>
    <w:lvl w:ilvl="1" w:tplc="18090019" w:tentative="1">
      <w:start w:val="1"/>
      <w:numFmt w:val="lowerLetter"/>
      <w:lvlText w:val="%2."/>
      <w:lvlJc w:val="left"/>
      <w:pPr>
        <w:ind w:left="3915" w:hanging="360"/>
      </w:pPr>
    </w:lvl>
    <w:lvl w:ilvl="2" w:tplc="1809001B" w:tentative="1">
      <w:start w:val="1"/>
      <w:numFmt w:val="lowerRoman"/>
      <w:lvlText w:val="%3."/>
      <w:lvlJc w:val="right"/>
      <w:pPr>
        <w:ind w:left="4635" w:hanging="180"/>
      </w:pPr>
    </w:lvl>
    <w:lvl w:ilvl="3" w:tplc="1809000F" w:tentative="1">
      <w:start w:val="1"/>
      <w:numFmt w:val="decimal"/>
      <w:lvlText w:val="%4."/>
      <w:lvlJc w:val="left"/>
      <w:pPr>
        <w:ind w:left="5355" w:hanging="360"/>
      </w:pPr>
    </w:lvl>
    <w:lvl w:ilvl="4" w:tplc="18090019" w:tentative="1">
      <w:start w:val="1"/>
      <w:numFmt w:val="lowerLetter"/>
      <w:lvlText w:val="%5."/>
      <w:lvlJc w:val="left"/>
      <w:pPr>
        <w:ind w:left="6075" w:hanging="360"/>
      </w:pPr>
    </w:lvl>
    <w:lvl w:ilvl="5" w:tplc="1809001B" w:tentative="1">
      <w:start w:val="1"/>
      <w:numFmt w:val="lowerRoman"/>
      <w:lvlText w:val="%6."/>
      <w:lvlJc w:val="right"/>
      <w:pPr>
        <w:ind w:left="6795" w:hanging="180"/>
      </w:pPr>
    </w:lvl>
    <w:lvl w:ilvl="6" w:tplc="1809000F" w:tentative="1">
      <w:start w:val="1"/>
      <w:numFmt w:val="decimal"/>
      <w:lvlText w:val="%7."/>
      <w:lvlJc w:val="left"/>
      <w:pPr>
        <w:ind w:left="7515" w:hanging="360"/>
      </w:pPr>
    </w:lvl>
    <w:lvl w:ilvl="7" w:tplc="18090019" w:tentative="1">
      <w:start w:val="1"/>
      <w:numFmt w:val="lowerLetter"/>
      <w:lvlText w:val="%8."/>
      <w:lvlJc w:val="left"/>
      <w:pPr>
        <w:ind w:left="8235" w:hanging="360"/>
      </w:pPr>
    </w:lvl>
    <w:lvl w:ilvl="8" w:tplc="1809001B" w:tentative="1">
      <w:start w:val="1"/>
      <w:numFmt w:val="lowerRoman"/>
      <w:lvlText w:val="%9."/>
      <w:lvlJc w:val="right"/>
      <w:pPr>
        <w:ind w:left="8955" w:hanging="180"/>
      </w:pPr>
    </w:lvl>
  </w:abstractNum>
  <w:abstractNum w:abstractNumId="6" w15:restartNumberingAfterBreak="0">
    <w:nsid w:val="65A94AB9"/>
    <w:multiLevelType w:val="hybridMultilevel"/>
    <w:tmpl w:val="D5081D36"/>
    <w:lvl w:ilvl="0" w:tplc="18090001">
      <w:start w:val="1"/>
      <w:numFmt w:val="bullet"/>
      <w:lvlText w:val=""/>
      <w:lvlJc w:val="left"/>
      <w:pPr>
        <w:ind w:left="3555" w:hanging="360"/>
      </w:pPr>
      <w:rPr>
        <w:rFonts w:ascii="Symbol" w:hAnsi="Symbol" w:hint="default"/>
      </w:rPr>
    </w:lvl>
    <w:lvl w:ilvl="1" w:tplc="18090003" w:tentative="1">
      <w:start w:val="1"/>
      <w:numFmt w:val="bullet"/>
      <w:lvlText w:val="o"/>
      <w:lvlJc w:val="left"/>
      <w:pPr>
        <w:ind w:left="4275" w:hanging="360"/>
      </w:pPr>
      <w:rPr>
        <w:rFonts w:ascii="Courier New" w:hAnsi="Courier New" w:cs="Courier New" w:hint="default"/>
      </w:rPr>
    </w:lvl>
    <w:lvl w:ilvl="2" w:tplc="18090005" w:tentative="1">
      <w:start w:val="1"/>
      <w:numFmt w:val="bullet"/>
      <w:lvlText w:val=""/>
      <w:lvlJc w:val="left"/>
      <w:pPr>
        <w:ind w:left="4995" w:hanging="360"/>
      </w:pPr>
      <w:rPr>
        <w:rFonts w:ascii="Wingdings" w:hAnsi="Wingdings" w:hint="default"/>
      </w:rPr>
    </w:lvl>
    <w:lvl w:ilvl="3" w:tplc="18090001" w:tentative="1">
      <w:start w:val="1"/>
      <w:numFmt w:val="bullet"/>
      <w:lvlText w:val=""/>
      <w:lvlJc w:val="left"/>
      <w:pPr>
        <w:ind w:left="5715" w:hanging="360"/>
      </w:pPr>
      <w:rPr>
        <w:rFonts w:ascii="Symbol" w:hAnsi="Symbol" w:hint="default"/>
      </w:rPr>
    </w:lvl>
    <w:lvl w:ilvl="4" w:tplc="18090003" w:tentative="1">
      <w:start w:val="1"/>
      <w:numFmt w:val="bullet"/>
      <w:lvlText w:val="o"/>
      <w:lvlJc w:val="left"/>
      <w:pPr>
        <w:ind w:left="6435" w:hanging="360"/>
      </w:pPr>
      <w:rPr>
        <w:rFonts w:ascii="Courier New" w:hAnsi="Courier New" w:cs="Courier New" w:hint="default"/>
      </w:rPr>
    </w:lvl>
    <w:lvl w:ilvl="5" w:tplc="18090005" w:tentative="1">
      <w:start w:val="1"/>
      <w:numFmt w:val="bullet"/>
      <w:lvlText w:val=""/>
      <w:lvlJc w:val="left"/>
      <w:pPr>
        <w:ind w:left="7155" w:hanging="360"/>
      </w:pPr>
      <w:rPr>
        <w:rFonts w:ascii="Wingdings" w:hAnsi="Wingdings" w:hint="default"/>
      </w:rPr>
    </w:lvl>
    <w:lvl w:ilvl="6" w:tplc="18090001" w:tentative="1">
      <w:start w:val="1"/>
      <w:numFmt w:val="bullet"/>
      <w:lvlText w:val=""/>
      <w:lvlJc w:val="left"/>
      <w:pPr>
        <w:ind w:left="7875" w:hanging="360"/>
      </w:pPr>
      <w:rPr>
        <w:rFonts w:ascii="Symbol" w:hAnsi="Symbol" w:hint="default"/>
      </w:rPr>
    </w:lvl>
    <w:lvl w:ilvl="7" w:tplc="18090003" w:tentative="1">
      <w:start w:val="1"/>
      <w:numFmt w:val="bullet"/>
      <w:lvlText w:val="o"/>
      <w:lvlJc w:val="left"/>
      <w:pPr>
        <w:ind w:left="8595" w:hanging="360"/>
      </w:pPr>
      <w:rPr>
        <w:rFonts w:ascii="Courier New" w:hAnsi="Courier New" w:cs="Courier New" w:hint="default"/>
      </w:rPr>
    </w:lvl>
    <w:lvl w:ilvl="8" w:tplc="18090005" w:tentative="1">
      <w:start w:val="1"/>
      <w:numFmt w:val="bullet"/>
      <w:lvlText w:val=""/>
      <w:lvlJc w:val="left"/>
      <w:pPr>
        <w:ind w:left="9315" w:hanging="360"/>
      </w:pPr>
      <w:rPr>
        <w:rFonts w:ascii="Wingdings" w:hAnsi="Wingdings" w:hint="default"/>
      </w:rPr>
    </w:lvl>
  </w:abstractNum>
  <w:abstractNum w:abstractNumId="7" w15:restartNumberingAfterBreak="0">
    <w:nsid w:val="750A46F1"/>
    <w:multiLevelType w:val="hybridMultilevel"/>
    <w:tmpl w:val="90A6CF4E"/>
    <w:lvl w:ilvl="0" w:tplc="73BA1790">
      <w:start w:val="1"/>
      <w:numFmt w:val="decimal"/>
      <w:lvlText w:val="%1."/>
      <w:lvlJc w:val="left"/>
      <w:pPr>
        <w:ind w:left="3195" w:hanging="360"/>
      </w:pPr>
      <w:rPr>
        <w:rFonts w:hint="default"/>
        <w:b w:val="0"/>
        <w:bCs w:val="0"/>
      </w:rPr>
    </w:lvl>
    <w:lvl w:ilvl="1" w:tplc="18090019" w:tentative="1">
      <w:start w:val="1"/>
      <w:numFmt w:val="lowerLetter"/>
      <w:lvlText w:val="%2."/>
      <w:lvlJc w:val="left"/>
      <w:pPr>
        <w:ind w:left="3915" w:hanging="360"/>
      </w:pPr>
    </w:lvl>
    <w:lvl w:ilvl="2" w:tplc="1809001B" w:tentative="1">
      <w:start w:val="1"/>
      <w:numFmt w:val="lowerRoman"/>
      <w:lvlText w:val="%3."/>
      <w:lvlJc w:val="right"/>
      <w:pPr>
        <w:ind w:left="4635" w:hanging="180"/>
      </w:pPr>
    </w:lvl>
    <w:lvl w:ilvl="3" w:tplc="1809000F" w:tentative="1">
      <w:start w:val="1"/>
      <w:numFmt w:val="decimal"/>
      <w:lvlText w:val="%4."/>
      <w:lvlJc w:val="left"/>
      <w:pPr>
        <w:ind w:left="5355" w:hanging="360"/>
      </w:pPr>
    </w:lvl>
    <w:lvl w:ilvl="4" w:tplc="18090019" w:tentative="1">
      <w:start w:val="1"/>
      <w:numFmt w:val="lowerLetter"/>
      <w:lvlText w:val="%5."/>
      <w:lvlJc w:val="left"/>
      <w:pPr>
        <w:ind w:left="6075" w:hanging="360"/>
      </w:pPr>
    </w:lvl>
    <w:lvl w:ilvl="5" w:tplc="1809001B" w:tentative="1">
      <w:start w:val="1"/>
      <w:numFmt w:val="lowerRoman"/>
      <w:lvlText w:val="%6."/>
      <w:lvlJc w:val="right"/>
      <w:pPr>
        <w:ind w:left="6795" w:hanging="180"/>
      </w:pPr>
    </w:lvl>
    <w:lvl w:ilvl="6" w:tplc="1809000F" w:tentative="1">
      <w:start w:val="1"/>
      <w:numFmt w:val="decimal"/>
      <w:lvlText w:val="%7."/>
      <w:lvlJc w:val="left"/>
      <w:pPr>
        <w:ind w:left="7515" w:hanging="360"/>
      </w:pPr>
    </w:lvl>
    <w:lvl w:ilvl="7" w:tplc="18090019" w:tentative="1">
      <w:start w:val="1"/>
      <w:numFmt w:val="lowerLetter"/>
      <w:lvlText w:val="%8."/>
      <w:lvlJc w:val="left"/>
      <w:pPr>
        <w:ind w:left="8235" w:hanging="360"/>
      </w:pPr>
    </w:lvl>
    <w:lvl w:ilvl="8" w:tplc="1809001B" w:tentative="1">
      <w:start w:val="1"/>
      <w:numFmt w:val="lowerRoman"/>
      <w:lvlText w:val="%9."/>
      <w:lvlJc w:val="right"/>
      <w:pPr>
        <w:ind w:left="8955" w:hanging="180"/>
      </w:pPr>
    </w:lvl>
  </w:abstractNum>
  <w:abstractNum w:abstractNumId="8" w15:restartNumberingAfterBreak="0">
    <w:nsid w:val="799A66C9"/>
    <w:multiLevelType w:val="hybridMultilevel"/>
    <w:tmpl w:val="CE0C16C4"/>
    <w:lvl w:ilvl="0" w:tplc="6166F29C">
      <w:start w:val="1"/>
      <w:numFmt w:val="decimal"/>
      <w:lvlText w:val="%1."/>
      <w:lvlJc w:val="left"/>
      <w:pPr>
        <w:ind w:left="3195" w:hanging="360"/>
      </w:pPr>
      <w:rPr>
        <w:rFonts w:hint="default"/>
        <w:b/>
      </w:rPr>
    </w:lvl>
    <w:lvl w:ilvl="1" w:tplc="18090019" w:tentative="1">
      <w:start w:val="1"/>
      <w:numFmt w:val="lowerLetter"/>
      <w:lvlText w:val="%2."/>
      <w:lvlJc w:val="left"/>
      <w:pPr>
        <w:ind w:left="3915" w:hanging="360"/>
      </w:pPr>
    </w:lvl>
    <w:lvl w:ilvl="2" w:tplc="1809001B" w:tentative="1">
      <w:start w:val="1"/>
      <w:numFmt w:val="lowerRoman"/>
      <w:lvlText w:val="%3."/>
      <w:lvlJc w:val="right"/>
      <w:pPr>
        <w:ind w:left="4635" w:hanging="180"/>
      </w:pPr>
    </w:lvl>
    <w:lvl w:ilvl="3" w:tplc="1809000F" w:tentative="1">
      <w:start w:val="1"/>
      <w:numFmt w:val="decimal"/>
      <w:lvlText w:val="%4."/>
      <w:lvlJc w:val="left"/>
      <w:pPr>
        <w:ind w:left="5355" w:hanging="360"/>
      </w:pPr>
    </w:lvl>
    <w:lvl w:ilvl="4" w:tplc="18090019" w:tentative="1">
      <w:start w:val="1"/>
      <w:numFmt w:val="lowerLetter"/>
      <w:lvlText w:val="%5."/>
      <w:lvlJc w:val="left"/>
      <w:pPr>
        <w:ind w:left="6075" w:hanging="360"/>
      </w:pPr>
    </w:lvl>
    <w:lvl w:ilvl="5" w:tplc="1809001B" w:tentative="1">
      <w:start w:val="1"/>
      <w:numFmt w:val="lowerRoman"/>
      <w:lvlText w:val="%6."/>
      <w:lvlJc w:val="right"/>
      <w:pPr>
        <w:ind w:left="6795" w:hanging="180"/>
      </w:pPr>
    </w:lvl>
    <w:lvl w:ilvl="6" w:tplc="1809000F" w:tentative="1">
      <w:start w:val="1"/>
      <w:numFmt w:val="decimal"/>
      <w:lvlText w:val="%7."/>
      <w:lvlJc w:val="left"/>
      <w:pPr>
        <w:ind w:left="7515" w:hanging="360"/>
      </w:pPr>
    </w:lvl>
    <w:lvl w:ilvl="7" w:tplc="18090019" w:tentative="1">
      <w:start w:val="1"/>
      <w:numFmt w:val="lowerLetter"/>
      <w:lvlText w:val="%8."/>
      <w:lvlJc w:val="left"/>
      <w:pPr>
        <w:ind w:left="8235" w:hanging="360"/>
      </w:pPr>
    </w:lvl>
    <w:lvl w:ilvl="8" w:tplc="1809001B" w:tentative="1">
      <w:start w:val="1"/>
      <w:numFmt w:val="lowerRoman"/>
      <w:lvlText w:val="%9."/>
      <w:lvlJc w:val="right"/>
      <w:pPr>
        <w:ind w:left="8955" w:hanging="180"/>
      </w:pPr>
    </w:lvl>
  </w:abstractNum>
  <w:num w:numId="1" w16cid:durableId="1656646331">
    <w:abstractNumId w:val="4"/>
  </w:num>
  <w:num w:numId="2" w16cid:durableId="1385985968">
    <w:abstractNumId w:val="1"/>
  </w:num>
  <w:num w:numId="3" w16cid:durableId="114443428">
    <w:abstractNumId w:val="0"/>
  </w:num>
  <w:num w:numId="4" w16cid:durableId="498278114">
    <w:abstractNumId w:val="2"/>
  </w:num>
  <w:num w:numId="5" w16cid:durableId="1244339652">
    <w:abstractNumId w:val="3"/>
  </w:num>
  <w:num w:numId="6" w16cid:durableId="2105808454">
    <w:abstractNumId w:val="8"/>
  </w:num>
  <w:num w:numId="7" w16cid:durableId="1691755157">
    <w:abstractNumId w:val="5"/>
  </w:num>
  <w:num w:numId="8" w16cid:durableId="251202510">
    <w:abstractNumId w:val="7"/>
  </w:num>
  <w:num w:numId="9" w16cid:durableId="1519346019">
    <w:abstractNumId w:val="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Fassina, Gino (Allianz Global Life)">
    <w15:presenceInfo w15:providerId="AD" w15:userId="S::Gino.Fassina@allianzgloballife.com::19921d1b-1abe-4931-9c25-38d89e94e8b2"/>
  </w15:person>
  <w15:person w15:author="Benedetti, Gabriele (Allianz Global Life)">
    <w15:presenceInfo w15:providerId="AD" w15:userId="S::gabriele.benedetti@allianzgloballife.com::c768f41a-1421-45a0-afbe-f816b8f2f414"/>
  </w15:person>
  <w15:person w15:author="Harding, George (Allianz Global Life)">
    <w15:presenceInfo w15:providerId="AD" w15:userId="S::extern.harding_george@allianzgloballife.com::3b2bd834-b9dc-4961-b958-f7c5a0276bbb"/>
  </w15:person>
  <w15:person w15:author="Gannon, Hugh (Allianz Global Life)">
    <w15:presenceInfo w15:providerId="AD" w15:userId="S::hugh.gannon@allianzgloballife.com::42bc41ad-9187-4281-993e-77398532300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mirrorMargins/>
  <w:trackRevisions/>
  <w:defaultTabStop w:val="720"/>
  <w:drawingGridHorizontalSpacing w:val="11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1E30"/>
    <w:rsid w:val="00004946"/>
    <w:rsid w:val="00005D01"/>
    <w:rsid w:val="000172B1"/>
    <w:rsid w:val="00020EDA"/>
    <w:rsid w:val="00023A56"/>
    <w:rsid w:val="00023B4B"/>
    <w:rsid w:val="00023DF9"/>
    <w:rsid w:val="00025897"/>
    <w:rsid w:val="00025A50"/>
    <w:rsid w:val="00026E84"/>
    <w:rsid w:val="000308BE"/>
    <w:rsid w:val="00042363"/>
    <w:rsid w:val="00042CDF"/>
    <w:rsid w:val="00043A02"/>
    <w:rsid w:val="00054C7E"/>
    <w:rsid w:val="00057CF2"/>
    <w:rsid w:val="0006356D"/>
    <w:rsid w:val="0007111F"/>
    <w:rsid w:val="000729FB"/>
    <w:rsid w:val="000806EA"/>
    <w:rsid w:val="00083817"/>
    <w:rsid w:val="00084A98"/>
    <w:rsid w:val="0009176F"/>
    <w:rsid w:val="00092613"/>
    <w:rsid w:val="0009687F"/>
    <w:rsid w:val="000A7C8E"/>
    <w:rsid w:val="000B37E4"/>
    <w:rsid w:val="000C48FD"/>
    <w:rsid w:val="000D4432"/>
    <w:rsid w:val="000D5EA6"/>
    <w:rsid w:val="000D659C"/>
    <w:rsid w:val="000E07EC"/>
    <w:rsid w:val="000E6D88"/>
    <w:rsid w:val="000E7D8E"/>
    <w:rsid w:val="000F2DBC"/>
    <w:rsid w:val="000F4641"/>
    <w:rsid w:val="00113F68"/>
    <w:rsid w:val="00120FA6"/>
    <w:rsid w:val="00127007"/>
    <w:rsid w:val="00131A31"/>
    <w:rsid w:val="00142E4D"/>
    <w:rsid w:val="0014505C"/>
    <w:rsid w:val="00153AC2"/>
    <w:rsid w:val="00153C6D"/>
    <w:rsid w:val="00156266"/>
    <w:rsid w:val="001627C5"/>
    <w:rsid w:val="00164CCE"/>
    <w:rsid w:val="00173AAC"/>
    <w:rsid w:val="00176CBE"/>
    <w:rsid w:val="00180EE6"/>
    <w:rsid w:val="00183B80"/>
    <w:rsid w:val="00183D68"/>
    <w:rsid w:val="001902C2"/>
    <w:rsid w:val="00194683"/>
    <w:rsid w:val="001B4890"/>
    <w:rsid w:val="001C0965"/>
    <w:rsid w:val="001C48F0"/>
    <w:rsid w:val="001C5626"/>
    <w:rsid w:val="001C6A9F"/>
    <w:rsid w:val="001D0757"/>
    <w:rsid w:val="001E50BC"/>
    <w:rsid w:val="001F75BE"/>
    <w:rsid w:val="00201F1E"/>
    <w:rsid w:val="0020543A"/>
    <w:rsid w:val="00210C29"/>
    <w:rsid w:val="002208C3"/>
    <w:rsid w:val="00233C41"/>
    <w:rsid w:val="00235841"/>
    <w:rsid w:val="00241916"/>
    <w:rsid w:val="00244A05"/>
    <w:rsid w:val="00245B0C"/>
    <w:rsid w:val="00255B8F"/>
    <w:rsid w:val="00257A92"/>
    <w:rsid w:val="00261F20"/>
    <w:rsid w:val="00266388"/>
    <w:rsid w:val="00266D1F"/>
    <w:rsid w:val="00274990"/>
    <w:rsid w:val="00276DE6"/>
    <w:rsid w:val="002806EA"/>
    <w:rsid w:val="00282D19"/>
    <w:rsid w:val="00283D5F"/>
    <w:rsid w:val="00294880"/>
    <w:rsid w:val="002A55AD"/>
    <w:rsid w:val="002B5FDB"/>
    <w:rsid w:val="002B61C4"/>
    <w:rsid w:val="002C3950"/>
    <w:rsid w:val="002D190C"/>
    <w:rsid w:val="002E56F4"/>
    <w:rsid w:val="002E5CD7"/>
    <w:rsid w:val="002E6704"/>
    <w:rsid w:val="002F661D"/>
    <w:rsid w:val="00302045"/>
    <w:rsid w:val="0030787A"/>
    <w:rsid w:val="00307E81"/>
    <w:rsid w:val="0031654F"/>
    <w:rsid w:val="00317239"/>
    <w:rsid w:val="00327747"/>
    <w:rsid w:val="00331A94"/>
    <w:rsid w:val="00334C3E"/>
    <w:rsid w:val="00343B63"/>
    <w:rsid w:val="00352C84"/>
    <w:rsid w:val="00355A5D"/>
    <w:rsid w:val="00355F08"/>
    <w:rsid w:val="00356099"/>
    <w:rsid w:val="00360F54"/>
    <w:rsid w:val="003612E0"/>
    <w:rsid w:val="0036590F"/>
    <w:rsid w:val="00370177"/>
    <w:rsid w:val="003716AA"/>
    <w:rsid w:val="0037302A"/>
    <w:rsid w:val="00384624"/>
    <w:rsid w:val="003A6306"/>
    <w:rsid w:val="003A7DAE"/>
    <w:rsid w:val="003B14ED"/>
    <w:rsid w:val="003B37F0"/>
    <w:rsid w:val="003C3A55"/>
    <w:rsid w:val="003C58C4"/>
    <w:rsid w:val="003E261F"/>
    <w:rsid w:val="003E3EDB"/>
    <w:rsid w:val="003E6378"/>
    <w:rsid w:val="003E76F3"/>
    <w:rsid w:val="003F6342"/>
    <w:rsid w:val="0041688B"/>
    <w:rsid w:val="00424022"/>
    <w:rsid w:val="0042437C"/>
    <w:rsid w:val="004261B6"/>
    <w:rsid w:val="00431B71"/>
    <w:rsid w:val="004407A1"/>
    <w:rsid w:val="004432F8"/>
    <w:rsid w:val="004552EF"/>
    <w:rsid w:val="004562DF"/>
    <w:rsid w:val="0046363E"/>
    <w:rsid w:val="0046521E"/>
    <w:rsid w:val="004711C7"/>
    <w:rsid w:val="00473652"/>
    <w:rsid w:val="00481C8E"/>
    <w:rsid w:val="004A0901"/>
    <w:rsid w:val="004A35EF"/>
    <w:rsid w:val="004B65E2"/>
    <w:rsid w:val="004C3C86"/>
    <w:rsid w:val="004C3D61"/>
    <w:rsid w:val="004C4913"/>
    <w:rsid w:val="004C5E23"/>
    <w:rsid w:val="004C705F"/>
    <w:rsid w:val="004D144D"/>
    <w:rsid w:val="004D538B"/>
    <w:rsid w:val="004D7524"/>
    <w:rsid w:val="004F17CB"/>
    <w:rsid w:val="004F6FD8"/>
    <w:rsid w:val="00500809"/>
    <w:rsid w:val="00502D77"/>
    <w:rsid w:val="00503C7A"/>
    <w:rsid w:val="00506185"/>
    <w:rsid w:val="00507C76"/>
    <w:rsid w:val="0052349F"/>
    <w:rsid w:val="00523B95"/>
    <w:rsid w:val="00533FFB"/>
    <w:rsid w:val="005437D0"/>
    <w:rsid w:val="005440C3"/>
    <w:rsid w:val="0054590D"/>
    <w:rsid w:val="00551417"/>
    <w:rsid w:val="00552004"/>
    <w:rsid w:val="005532AE"/>
    <w:rsid w:val="00555C67"/>
    <w:rsid w:val="00570AAE"/>
    <w:rsid w:val="00572841"/>
    <w:rsid w:val="005729E2"/>
    <w:rsid w:val="005776E2"/>
    <w:rsid w:val="005837BB"/>
    <w:rsid w:val="00584EEF"/>
    <w:rsid w:val="00590426"/>
    <w:rsid w:val="00591057"/>
    <w:rsid w:val="005925BB"/>
    <w:rsid w:val="005A04A4"/>
    <w:rsid w:val="005A1E3C"/>
    <w:rsid w:val="005B7215"/>
    <w:rsid w:val="005C26D5"/>
    <w:rsid w:val="005C7245"/>
    <w:rsid w:val="005D18A7"/>
    <w:rsid w:val="005D7117"/>
    <w:rsid w:val="005E0CD0"/>
    <w:rsid w:val="005E412F"/>
    <w:rsid w:val="005E4705"/>
    <w:rsid w:val="005E58F9"/>
    <w:rsid w:val="005E6E4B"/>
    <w:rsid w:val="005E74CC"/>
    <w:rsid w:val="005F66DC"/>
    <w:rsid w:val="00607545"/>
    <w:rsid w:val="00611E44"/>
    <w:rsid w:val="00612C49"/>
    <w:rsid w:val="0061585C"/>
    <w:rsid w:val="0062466C"/>
    <w:rsid w:val="00624920"/>
    <w:rsid w:val="00633429"/>
    <w:rsid w:val="0065207D"/>
    <w:rsid w:val="006537FB"/>
    <w:rsid w:val="006557D7"/>
    <w:rsid w:val="00656C25"/>
    <w:rsid w:val="00661418"/>
    <w:rsid w:val="0066405E"/>
    <w:rsid w:val="00672D36"/>
    <w:rsid w:val="00676396"/>
    <w:rsid w:val="006831A3"/>
    <w:rsid w:val="00696835"/>
    <w:rsid w:val="006A0A97"/>
    <w:rsid w:val="006A77A5"/>
    <w:rsid w:val="006B3775"/>
    <w:rsid w:val="006E360E"/>
    <w:rsid w:val="006E71A1"/>
    <w:rsid w:val="006F1284"/>
    <w:rsid w:val="006F2388"/>
    <w:rsid w:val="007031A8"/>
    <w:rsid w:val="0072416C"/>
    <w:rsid w:val="00730FDA"/>
    <w:rsid w:val="007418E9"/>
    <w:rsid w:val="007434A3"/>
    <w:rsid w:val="00766196"/>
    <w:rsid w:val="00770B50"/>
    <w:rsid w:val="0077349F"/>
    <w:rsid w:val="00790E06"/>
    <w:rsid w:val="00791B8B"/>
    <w:rsid w:val="00795110"/>
    <w:rsid w:val="007A2EA2"/>
    <w:rsid w:val="007A797A"/>
    <w:rsid w:val="007B6CDD"/>
    <w:rsid w:val="007D1C66"/>
    <w:rsid w:val="007D5929"/>
    <w:rsid w:val="007E4985"/>
    <w:rsid w:val="007E7576"/>
    <w:rsid w:val="007F0D39"/>
    <w:rsid w:val="007F709E"/>
    <w:rsid w:val="0080755D"/>
    <w:rsid w:val="0082159E"/>
    <w:rsid w:val="008275B8"/>
    <w:rsid w:val="00832FD8"/>
    <w:rsid w:val="00834FBD"/>
    <w:rsid w:val="00835EC5"/>
    <w:rsid w:val="008447FA"/>
    <w:rsid w:val="00845DC2"/>
    <w:rsid w:val="00856273"/>
    <w:rsid w:val="00862730"/>
    <w:rsid w:val="0087346E"/>
    <w:rsid w:val="00882588"/>
    <w:rsid w:val="00882BFC"/>
    <w:rsid w:val="00887CD9"/>
    <w:rsid w:val="00890FAE"/>
    <w:rsid w:val="00891879"/>
    <w:rsid w:val="008A7976"/>
    <w:rsid w:val="008A799C"/>
    <w:rsid w:val="008B0C5F"/>
    <w:rsid w:val="008B4598"/>
    <w:rsid w:val="008E0575"/>
    <w:rsid w:val="009064F2"/>
    <w:rsid w:val="009247B4"/>
    <w:rsid w:val="00926E44"/>
    <w:rsid w:val="00930881"/>
    <w:rsid w:val="00954823"/>
    <w:rsid w:val="00964902"/>
    <w:rsid w:val="00970D77"/>
    <w:rsid w:val="0098132C"/>
    <w:rsid w:val="009815BF"/>
    <w:rsid w:val="00992836"/>
    <w:rsid w:val="009943C4"/>
    <w:rsid w:val="0099527B"/>
    <w:rsid w:val="009A215E"/>
    <w:rsid w:val="009A7182"/>
    <w:rsid w:val="009A75A6"/>
    <w:rsid w:val="009B73AF"/>
    <w:rsid w:val="009C5B01"/>
    <w:rsid w:val="009D15E0"/>
    <w:rsid w:val="009D2794"/>
    <w:rsid w:val="009E14F4"/>
    <w:rsid w:val="009E6154"/>
    <w:rsid w:val="009E639F"/>
    <w:rsid w:val="009F48E1"/>
    <w:rsid w:val="009F6FEB"/>
    <w:rsid w:val="00A02716"/>
    <w:rsid w:val="00A046CC"/>
    <w:rsid w:val="00A1462F"/>
    <w:rsid w:val="00A1626C"/>
    <w:rsid w:val="00A21D27"/>
    <w:rsid w:val="00A30042"/>
    <w:rsid w:val="00A348CF"/>
    <w:rsid w:val="00A42BD4"/>
    <w:rsid w:val="00A456BD"/>
    <w:rsid w:val="00A52D7D"/>
    <w:rsid w:val="00A55C8B"/>
    <w:rsid w:val="00A66284"/>
    <w:rsid w:val="00A743AB"/>
    <w:rsid w:val="00A81CB0"/>
    <w:rsid w:val="00A82ECD"/>
    <w:rsid w:val="00A91537"/>
    <w:rsid w:val="00A91A0B"/>
    <w:rsid w:val="00A94D78"/>
    <w:rsid w:val="00AA0C0F"/>
    <w:rsid w:val="00AA180A"/>
    <w:rsid w:val="00AA6B82"/>
    <w:rsid w:val="00AB0A8C"/>
    <w:rsid w:val="00AB1C1F"/>
    <w:rsid w:val="00AB3B8F"/>
    <w:rsid w:val="00AC25A0"/>
    <w:rsid w:val="00AC7A4F"/>
    <w:rsid w:val="00AD26D2"/>
    <w:rsid w:val="00AD42EF"/>
    <w:rsid w:val="00AD5D6A"/>
    <w:rsid w:val="00AE3363"/>
    <w:rsid w:val="00AE487E"/>
    <w:rsid w:val="00AF5838"/>
    <w:rsid w:val="00AF5BC1"/>
    <w:rsid w:val="00B128D9"/>
    <w:rsid w:val="00B22A41"/>
    <w:rsid w:val="00B309E1"/>
    <w:rsid w:val="00B313AE"/>
    <w:rsid w:val="00B362A2"/>
    <w:rsid w:val="00B36AD1"/>
    <w:rsid w:val="00B402AF"/>
    <w:rsid w:val="00B41B7C"/>
    <w:rsid w:val="00B46ADC"/>
    <w:rsid w:val="00B73B32"/>
    <w:rsid w:val="00B826BB"/>
    <w:rsid w:val="00B829F8"/>
    <w:rsid w:val="00B9326D"/>
    <w:rsid w:val="00BA0987"/>
    <w:rsid w:val="00BA2AFE"/>
    <w:rsid w:val="00BA5C10"/>
    <w:rsid w:val="00BB25D5"/>
    <w:rsid w:val="00BB3DBA"/>
    <w:rsid w:val="00BC327C"/>
    <w:rsid w:val="00BC3865"/>
    <w:rsid w:val="00BC51C7"/>
    <w:rsid w:val="00BF147B"/>
    <w:rsid w:val="00BF53A0"/>
    <w:rsid w:val="00BF5BA4"/>
    <w:rsid w:val="00BF6DB3"/>
    <w:rsid w:val="00BF7CE0"/>
    <w:rsid w:val="00C0028C"/>
    <w:rsid w:val="00C02195"/>
    <w:rsid w:val="00C0284C"/>
    <w:rsid w:val="00C068FE"/>
    <w:rsid w:val="00C21E30"/>
    <w:rsid w:val="00C25EEF"/>
    <w:rsid w:val="00C356B7"/>
    <w:rsid w:val="00C434E3"/>
    <w:rsid w:val="00C803BE"/>
    <w:rsid w:val="00C8229A"/>
    <w:rsid w:val="00C83596"/>
    <w:rsid w:val="00CA31CB"/>
    <w:rsid w:val="00CB285B"/>
    <w:rsid w:val="00CB35DE"/>
    <w:rsid w:val="00CD0877"/>
    <w:rsid w:val="00CD0FBA"/>
    <w:rsid w:val="00CD3698"/>
    <w:rsid w:val="00CF12D8"/>
    <w:rsid w:val="00CF5451"/>
    <w:rsid w:val="00D019E7"/>
    <w:rsid w:val="00D0434A"/>
    <w:rsid w:val="00D06ED0"/>
    <w:rsid w:val="00D316F6"/>
    <w:rsid w:val="00D34873"/>
    <w:rsid w:val="00D360F7"/>
    <w:rsid w:val="00D36465"/>
    <w:rsid w:val="00D4217F"/>
    <w:rsid w:val="00D46AF6"/>
    <w:rsid w:val="00D47E4B"/>
    <w:rsid w:val="00D55F24"/>
    <w:rsid w:val="00D5786F"/>
    <w:rsid w:val="00D64C35"/>
    <w:rsid w:val="00D64F91"/>
    <w:rsid w:val="00D67E81"/>
    <w:rsid w:val="00D83404"/>
    <w:rsid w:val="00D847E5"/>
    <w:rsid w:val="00DA3A1D"/>
    <w:rsid w:val="00DA5711"/>
    <w:rsid w:val="00DB09E3"/>
    <w:rsid w:val="00DB24D9"/>
    <w:rsid w:val="00DB37DE"/>
    <w:rsid w:val="00DB3BA1"/>
    <w:rsid w:val="00DB765C"/>
    <w:rsid w:val="00DC5420"/>
    <w:rsid w:val="00DD0433"/>
    <w:rsid w:val="00DE3A6D"/>
    <w:rsid w:val="00DF496D"/>
    <w:rsid w:val="00DF6272"/>
    <w:rsid w:val="00DF7F11"/>
    <w:rsid w:val="00E135D3"/>
    <w:rsid w:val="00E2565B"/>
    <w:rsid w:val="00E265DF"/>
    <w:rsid w:val="00E31ACE"/>
    <w:rsid w:val="00E402FA"/>
    <w:rsid w:val="00E47CFF"/>
    <w:rsid w:val="00E52B70"/>
    <w:rsid w:val="00E53476"/>
    <w:rsid w:val="00E56ED2"/>
    <w:rsid w:val="00E65476"/>
    <w:rsid w:val="00E66524"/>
    <w:rsid w:val="00E740C9"/>
    <w:rsid w:val="00E766D5"/>
    <w:rsid w:val="00E84AB2"/>
    <w:rsid w:val="00E93BAC"/>
    <w:rsid w:val="00E95767"/>
    <w:rsid w:val="00EB0E8A"/>
    <w:rsid w:val="00EB2A92"/>
    <w:rsid w:val="00EB2CC4"/>
    <w:rsid w:val="00EB5296"/>
    <w:rsid w:val="00EC3599"/>
    <w:rsid w:val="00EC4169"/>
    <w:rsid w:val="00ED3501"/>
    <w:rsid w:val="00ED6190"/>
    <w:rsid w:val="00EE2805"/>
    <w:rsid w:val="00EE4CD8"/>
    <w:rsid w:val="00EE792B"/>
    <w:rsid w:val="00F00494"/>
    <w:rsid w:val="00F05E33"/>
    <w:rsid w:val="00F12A2A"/>
    <w:rsid w:val="00F16880"/>
    <w:rsid w:val="00F17004"/>
    <w:rsid w:val="00F176DF"/>
    <w:rsid w:val="00F21A1C"/>
    <w:rsid w:val="00F26FB5"/>
    <w:rsid w:val="00F317A0"/>
    <w:rsid w:val="00F33BF2"/>
    <w:rsid w:val="00F47C7E"/>
    <w:rsid w:val="00F47CA6"/>
    <w:rsid w:val="00F61706"/>
    <w:rsid w:val="00F62AE2"/>
    <w:rsid w:val="00F719DC"/>
    <w:rsid w:val="00F743C6"/>
    <w:rsid w:val="00F827DC"/>
    <w:rsid w:val="00F9410B"/>
    <w:rsid w:val="00F95A17"/>
    <w:rsid w:val="00F97C82"/>
    <w:rsid w:val="00FB0398"/>
    <w:rsid w:val="00FC2027"/>
    <w:rsid w:val="00FC3DA4"/>
    <w:rsid w:val="00FC6482"/>
    <w:rsid w:val="00FD1310"/>
    <w:rsid w:val="00FD1677"/>
    <w:rsid w:val="00FD4D78"/>
    <w:rsid w:val="00FE0DE7"/>
    <w:rsid w:val="00FE61E5"/>
    <w:rsid w:val="00FF48E4"/>
    <w:rsid w:val="00FF5101"/>
    <w:rsid w:val="00FF619C"/>
    <w:rsid w:val="00FF7BB6"/>
    <w:rsid w:val="68CF7F2A"/>
  </w:rsids>
  <m:mathPr>
    <m:mathFont m:val="Cambria Math"/>
    <m:brkBin m:val="before"/>
    <m:brkBinSub m:val="--"/>
    <m:smallFrac m:val="0"/>
    <m:dispDef/>
    <m:lMargin m:val="0"/>
    <m:rMargin m:val="0"/>
    <m:defJc m:val="centerGroup"/>
    <m:wrapIndent m:val="1440"/>
    <m:intLim m:val="subSup"/>
    <m:naryLim m:val="undOvr"/>
  </m:mathPr>
  <w:themeFontLang w:val="en-IE"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4218ED"/>
  <w15:docId w15:val="{6EC28DE8-076D-4A4B-8136-5B0681DC71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llianz Neo" w:eastAsia="Allianz Neo" w:hAnsi="Allianz Neo" w:cs="Allianz Neo"/>
    </w:rPr>
  </w:style>
  <w:style w:type="paragraph" w:styleId="Heading1">
    <w:name w:val="heading 1"/>
    <w:basedOn w:val="Normal"/>
    <w:uiPriority w:val="9"/>
    <w:qFormat/>
    <w:pPr>
      <w:ind w:left="845"/>
      <w:outlineLvl w:val="0"/>
    </w:pPr>
    <w:rPr>
      <w:sz w:val="60"/>
      <w:szCs w:val="60"/>
    </w:rPr>
  </w:style>
  <w:style w:type="paragraph" w:styleId="Heading2">
    <w:name w:val="heading 2"/>
    <w:basedOn w:val="Normal"/>
    <w:link w:val="Heading2Char"/>
    <w:uiPriority w:val="9"/>
    <w:unhideWhenUsed/>
    <w:qFormat/>
    <w:pPr>
      <w:spacing w:before="1"/>
      <w:ind w:left="2420"/>
      <w:outlineLvl w:val="1"/>
    </w:pPr>
    <w:rPr>
      <w:b/>
      <w:bCs/>
      <w:sz w:val="20"/>
      <w:szCs w:val="20"/>
    </w:rPr>
  </w:style>
  <w:style w:type="paragraph" w:styleId="Heading3">
    <w:name w:val="heading 3"/>
    <w:basedOn w:val="Normal"/>
    <w:uiPriority w:val="9"/>
    <w:unhideWhenUsed/>
    <w:qFormat/>
    <w:pPr>
      <w:spacing w:before="91"/>
      <w:ind w:left="117"/>
      <w:outlineLvl w:val="2"/>
    </w:pPr>
    <w:rPr>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0"/>
      <w:szCs w:val="20"/>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CD0877"/>
    <w:pPr>
      <w:tabs>
        <w:tab w:val="center" w:pos="4513"/>
        <w:tab w:val="right" w:pos="9026"/>
      </w:tabs>
    </w:pPr>
  </w:style>
  <w:style w:type="character" w:customStyle="1" w:styleId="HeaderChar">
    <w:name w:val="Header Char"/>
    <w:basedOn w:val="DefaultParagraphFont"/>
    <w:link w:val="Header"/>
    <w:uiPriority w:val="99"/>
    <w:rsid w:val="00CD0877"/>
    <w:rPr>
      <w:rFonts w:ascii="Allianz Neo" w:eastAsia="Allianz Neo" w:hAnsi="Allianz Neo" w:cs="Allianz Neo"/>
    </w:rPr>
  </w:style>
  <w:style w:type="paragraph" w:styleId="Footer">
    <w:name w:val="footer"/>
    <w:basedOn w:val="Normal"/>
    <w:link w:val="FooterChar"/>
    <w:uiPriority w:val="99"/>
    <w:unhideWhenUsed/>
    <w:rsid w:val="00FE61E5"/>
    <w:pPr>
      <w:tabs>
        <w:tab w:val="center" w:pos="4513"/>
        <w:tab w:val="right" w:pos="9026"/>
      </w:tabs>
    </w:pPr>
  </w:style>
  <w:style w:type="character" w:customStyle="1" w:styleId="FooterChar">
    <w:name w:val="Footer Char"/>
    <w:basedOn w:val="DefaultParagraphFont"/>
    <w:link w:val="Footer"/>
    <w:uiPriority w:val="99"/>
    <w:rsid w:val="00FE61E5"/>
    <w:rPr>
      <w:rFonts w:ascii="Allianz Neo" w:eastAsia="Allianz Neo" w:hAnsi="Allianz Neo" w:cs="Allianz Neo"/>
    </w:rPr>
  </w:style>
  <w:style w:type="character" w:styleId="Hyperlink">
    <w:name w:val="Hyperlink"/>
    <w:basedOn w:val="DefaultParagraphFont"/>
    <w:uiPriority w:val="99"/>
    <w:unhideWhenUsed/>
    <w:rsid w:val="000D5EA6"/>
    <w:rPr>
      <w:color w:val="0000FF" w:themeColor="hyperlink"/>
      <w:u w:val="single"/>
    </w:rPr>
  </w:style>
  <w:style w:type="character" w:styleId="UnresolvedMention">
    <w:name w:val="Unresolved Mention"/>
    <w:basedOn w:val="DefaultParagraphFont"/>
    <w:uiPriority w:val="99"/>
    <w:semiHidden/>
    <w:unhideWhenUsed/>
    <w:rsid w:val="000D5EA6"/>
    <w:rPr>
      <w:color w:val="605E5C"/>
      <w:shd w:val="clear" w:color="auto" w:fill="E1DFDD"/>
    </w:rPr>
  </w:style>
  <w:style w:type="character" w:styleId="CommentReference">
    <w:name w:val="annotation reference"/>
    <w:basedOn w:val="DefaultParagraphFont"/>
    <w:uiPriority w:val="99"/>
    <w:semiHidden/>
    <w:unhideWhenUsed/>
    <w:rsid w:val="00317239"/>
    <w:rPr>
      <w:sz w:val="16"/>
      <w:szCs w:val="16"/>
    </w:rPr>
  </w:style>
  <w:style w:type="paragraph" w:styleId="CommentText">
    <w:name w:val="annotation text"/>
    <w:basedOn w:val="Normal"/>
    <w:link w:val="CommentTextChar"/>
    <w:uiPriority w:val="99"/>
    <w:unhideWhenUsed/>
    <w:rsid w:val="00317239"/>
    <w:rPr>
      <w:sz w:val="20"/>
      <w:szCs w:val="20"/>
    </w:rPr>
  </w:style>
  <w:style w:type="character" w:customStyle="1" w:styleId="CommentTextChar">
    <w:name w:val="Comment Text Char"/>
    <w:basedOn w:val="DefaultParagraphFont"/>
    <w:link w:val="CommentText"/>
    <w:uiPriority w:val="99"/>
    <w:rsid w:val="00317239"/>
    <w:rPr>
      <w:rFonts w:ascii="Allianz Neo" w:eastAsia="Allianz Neo" w:hAnsi="Allianz Neo" w:cs="Allianz Neo"/>
      <w:sz w:val="20"/>
      <w:szCs w:val="20"/>
    </w:rPr>
  </w:style>
  <w:style w:type="paragraph" w:styleId="CommentSubject">
    <w:name w:val="annotation subject"/>
    <w:basedOn w:val="CommentText"/>
    <w:next w:val="CommentText"/>
    <w:link w:val="CommentSubjectChar"/>
    <w:uiPriority w:val="99"/>
    <w:semiHidden/>
    <w:unhideWhenUsed/>
    <w:rsid w:val="00317239"/>
    <w:rPr>
      <w:b/>
      <w:bCs/>
    </w:rPr>
  </w:style>
  <w:style w:type="character" w:customStyle="1" w:styleId="CommentSubjectChar">
    <w:name w:val="Comment Subject Char"/>
    <w:basedOn w:val="CommentTextChar"/>
    <w:link w:val="CommentSubject"/>
    <w:uiPriority w:val="99"/>
    <w:semiHidden/>
    <w:rsid w:val="00317239"/>
    <w:rPr>
      <w:rFonts w:ascii="Allianz Neo" w:eastAsia="Allianz Neo" w:hAnsi="Allianz Neo" w:cs="Allianz Neo"/>
      <w:b/>
      <w:bCs/>
      <w:sz w:val="20"/>
      <w:szCs w:val="20"/>
    </w:rPr>
  </w:style>
  <w:style w:type="character" w:customStyle="1" w:styleId="Heading2Char">
    <w:name w:val="Heading 2 Char"/>
    <w:basedOn w:val="DefaultParagraphFont"/>
    <w:link w:val="Heading2"/>
    <w:uiPriority w:val="9"/>
    <w:rsid w:val="00D019E7"/>
    <w:rPr>
      <w:rFonts w:ascii="Allianz Neo" w:eastAsia="Allianz Neo" w:hAnsi="Allianz Neo" w:cs="Allianz Neo"/>
      <w:b/>
      <w:bCs/>
      <w:sz w:val="20"/>
      <w:szCs w:val="20"/>
    </w:rPr>
  </w:style>
  <w:style w:type="character" w:customStyle="1" w:styleId="BodyTextChar">
    <w:name w:val="Body Text Char"/>
    <w:basedOn w:val="DefaultParagraphFont"/>
    <w:link w:val="BodyText"/>
    <w:uiPriority w:val="1"/>
    <w:rsid w:val="00D019E7"/>
    <w:rPr>
      <w:rFonts w:ascii="Allianz Neo" w:eastAsia="Allianz Neo" w:hAnsi="Allianz Neo" w:cs="Allianz Neo"/>
      <w:sz w:val="20"/>
      <w:szCs w:val="20"/>
    </w:rPr>
  </w:style>
  <w:style w:type="paragraph" w:styleId="Revision">
    <w:name w:val="Revision"/>
    <w:hidden/>
    <w:uiPriority w:val="99"/>
    <w:semiHidden/>
    <w:rsid w:val="004C4913"/>
    <w:pPr>
      <w:widowControl/>
      <w:autoSpaceDE/>
      <w:autoSpaceDN/>
    </w:pPr>
    <w:rPr>
      <w:rFonts w:ascii="Allianz Neo" w:eastAsia="Allianz Neo" w:hAnsi="Allianz Neo" w:cs="Allianz Ne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0789284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http://www.allianzgloballife.ie" TargetMode="External"/><Relationship Id="rId18" Type="http://schemas.openxmlformats.org/officeDocument/2006/relationships/image" Target="media/image1.png"/><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header" Target="header1.xml"/><Relationship Id="rId7" Type="http://schemas.openxmlformats.org/officeDocument/2006/relationships/styles" Target="styles.xml"/><Relationship Id="rId12" Type="http://schemas.openxmlformats.org/officeDocument/2006/relationships/hyperlink" Target="http://www.allianzgloballife.ie" TargetMode="External"/><Relationship Id="rId17" Type="http://schemas.microsoft.com/office/2018/08/relationships/commentsExtensible" Target="commentsExtensible.xml"/><Relationship Id="rId25" Type="http://schemas.openxmlformats.org/officeDocument/2006/relationships/footer" Target="footer2.xml"/><Relationship Id="rId2" Type="http://schemas.openxmlformats.org/officeDocument/2006/relationships/customXml" Target="../customXml/item2.xml"/><Relationship Id="rId16" Type="http://schemas.microsoft.com/office/2016/09/relationships/commentsIds" Target="commentsIds.xml"/><Relationship Id="rId20" Type="http://schemas.openxmlformats.org/officeDocument/2006/relationships/image" Target="media/image2.png"/><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eader" Target="header3.xml"/><Relationship Id="rId5" Type="http://schemas.openxmlformats.org/officeDocument/2006/relationships/customXml" Target="../customXml/item5.xml"/><Relationship Id="rId15" Type="http://schemas.microsoft.com/office/2011/relationships/commentsExtended" Target="commentsExtended.xml"/><Relationship Id="rId23" Type="http://schemas.openxmlformats.org/officeDocument/2006/relationships/footer" Target="footer1.xml"/><Relationship Id="rId28" Type="http://schemas.openxmlformats.org/officeDocument/2006/relationships/theme" Target="theme/theme1.xml"/><Relationship Id="rId10" Type="http://schemas.openxmlformats.org/officeDocument/2006/relationships/footnotes" Target="footnotes.xml"/><Relationship Id="rId19" Type="http://schemas.openxmlformats.org/officeDocument/2006/relationships/hyperlink" Target="mailto:customersupport@allianzgloballife.ie" TargetMode="Externa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comments" Target="comments.xml"/><Relationship Id="rId22" Type="http://schemas.openxmlformats.org/officeDocument/2006/relationships/header" Target="header2.xml"/><Relationship Id="rId27" Type="http://schemas.microsoft.com/office/2011/relationships/people" Target="people.xml"/></Relationships>
</file>

<file path=word/_rels/header2.xml.rels><?xml version="1.0" encoding="UTF-8" standalone="yes"?>
<Relationships xmlns="http://schemas.openxmlformats.org/package/2006/relationships"><Relationship Id="rId8" Type="http://schemas.openxmlformats.org/officeDocument/2006/relationships/image" Target="media/image10.png"/><Relationship Id="rId3" Type="http://schemas.openxmlformats.org/officeDocument/2006/relationships/image" Target="media/image5.png"/><Relationship Id="rId7" Type="http://schemas.openxmlformats.org/officeDocument/2006/relationships/image" Target="media/image9.png"/><Relationship Id="rId2" Type="http://schemas.openxmlformats.org/officeDocument/2006/relationships/image" Target="media/image4.png"/><Relationship Id="rId1" Type="http://schemas.openxmlformats.org/officeDocument/2006/relationships/image" Target="media/image3.png"/><Relationship Id="rId6" Type="http://schemas.openxmlformats.org/officeDocument/2006/relationships/image" Target="media/image8.png"/><Relationship Id="rId5" Type="http://schemas.openxmlformats.org/officeDocument/2006/relationships/image" Target="media/image7.png"/><Relationship Id="rId10" Type="http://schemas.openxmlformats.org/officeDocument/2006/relationships/image" Target="media/image12.png"/><Relationship Id="rId4" Type="http://schemas.openxmlformats.org/officeDocument/2006/relationships/image" Target="media/image6.png"/><Relationship Id="rId9" Type="http://schemas.openxmlformats.org/officeDocument/2006/relationships/image" Target="media/image11.png"/></Relationships>
</file>

<file path=word/_rels/header3.xml.rels><?xml version="1.0" encoding="UTF-8" standalone="yes"?>
<Relationships xmlns="http://schemas.openxmlformats.org/package/2006/relationships"><Relationship Id="rId8" Type="http://schemas.openxmlformats.org/officeDocument/2006/relationships/image" Target="media/image10.png"/><Relationship Id="rId3" Type="http://schemas.openxmlformats.org/officeDocument/2006/relationships/image" Target="media/image5.png"/><Relationship Id="rId7" Type="http://schemas.openxmlformats.org/officeDocument/2006/relationships/image" Target="media/image9.png"/><Relationship Id="rId2" Type="http://schemas.openxmlformats.org/officeDocument/2006/relationships/image" Target="media/image4.png"/><Relationship Id="rId1" Type="http://schemas.openxmlformats.org/officeDocument/2006/relationships/image" Target="media/image3.png"/><Relationship Id="rId6" Type="http://schemas.openxmlformats.org/officeDocument/2006/relationships/image" Target="media/image8.png"/><Relationship Id="rId5" Type="http://schemas.openxmlformats.org/officeDocument/2006/relationships/image" Target="media/image7.png"/><Relationship Id="rId10" Type="http://schemas.openxmlformats.org/officeDocument/2006/relationships/image" Target="media/image12.png"/><Relationship Id="rId4" Type="http://schemas.openxmlformats.org/officeDocument/2006/relationships/image" Target="media/image6.png"/><Relationship Id="rId9"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783E364FC4C07468937244C31C8EB88" ma:contentTypeVersion="96" ma:contentTypeDescription="Create a new document." ma:contentTypeScope="" ma:versionID="91440500c40fafde2b21ccc8e8f8cd45">
  <xsd:schema xmlns:xsd="http://www.w3.org/2001/XMLSchema" xmlns:xs="http://www.w3.org/2001/XMLSchema" xmlns:p="http://schemas.microsoft.com/office/2006/metadata/properties" xmlns:ns2="53d3c54f-8dc9-43a8-b05f-f6ee810d80fa" xmlns:ns3="7d13ae21-7457-4582-8108-5d005cffc354" targetNamespace="http://schemas.microsoft.com/office/2006/metadata/properties" ma:root="true" ma:fieldsID="bba063e7b096915e5cc53b297ccefd33" ns2:_="" ns3:_="">
    <xsd:import namespace="53d3c54f-8dc9-43a8-b05f-f6ee810d80fa"/>
    <xsd:import namespace="7d13ae21-7457-4582-8108-5d005cffc354"/>
    <xsd:element name="properties">
      <xsd:complexType>
        <xsd:sequence>
          <xsd:element name="documentManagement">
            <xsd:complexType>
              <xsd:all>
                <xsd:element ref="ns2:_dlc_DocId" minOccurs="0"/>
                <xsd:element ref="ns2:_dlc_DocIdUrl" minOccurs="0"/>
                <xsd:element ref="ns2:_dlc_DocIdPersistId" minOccurs="0"/>
                <xsd:element ref="ns2:DossierOwner" minOccurs="0"/>
                <xsd:element ref="ns2:DossierStatus" minOccurs="0"/>
                <xsd:element ref="ns2:ga67d1b8c3ec49fcbd01cfb48f861b20" minOccurs="0"/>
                <xsd:element ref="ns2:TaxCatchAll" minOccurs="0"/>
                <xsd:element ref="ns2:TaxCatchAllLabel" minOccurs="0"/>
                <xsd:element ref="ns2:MailPreviewData" minOccurs="0"/>
                <xsd:element ref="ns2:ContractExpirationDate" minOccurs="0"/>
                <xsd:element ref="ns3:MediaServiceMetadata" minOccurs="0"/>
                <xsd:element ref="ns3:MediaServiceFastMetadata" minOccurs="0"/>
                <xsd:element ref="ns3:MediaServiceObjectDetectorVersions" minOccurs="0"/>
                <xsd:element ref="ns2:fdf26747333443499a95688dd3443ef2" minOccurs="0"/>
                <xsd:element ref="ns2:ContractDate" minOccurs="0"/>
                <xsd:element ref="ns2:SharedWithUsers" minOccurs="0"/>
                <xsd:element ref="ns2:SharedWithDetails" minOccurs="0"/>
                <xsd:element ref="ns3:MediaServiceSearchProperties" minOccurs="0"/>
                <xsd:element ref="ns3:lcf76f155ced4ddcb4097134ff3c332f" minOccurs="0"/>
                <xsd:element ref="ns3:MediaServiceDateTaken" minOccurs="0"/>
                <xsd:element ref="ns3:MediaServiceOCR" minOccurs="0"/>
                <xsd:element ref="ns3:MediaServiceGenerationTime" minOccurs="0"/>
                <xsd:element ref="ns3:MediaServiceEventHashCode" minOccurs="0"/>
                <xsd:element ref="ns3:TranslatedLang"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3d3c54f-8dc9-43a8-b05f-f6ee810d80fa"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hidden="true" ma:indexed="true" ma:internalName="_dlc_DocId" ma:readOnly="false">
      <xsd:simpleType>
        <xsd:restriction base="dms:Text"/>
      </xsd:simpleType>
    </xsd:element>
    <xsd:element name="_dlc_DocIdUrl" ma:index="9" nillable="true" ma:displayName="Document ID" ma:description="Permanent link to this document." ma:hidden="true" ma:internalName="_dlc_DocIdUrl"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false">
      <xsd:simpleType>
        <xsd:restriction base="dms:Boolean"/>
      </xsd:simpleType>
    </xsd:element>
    <xsd:element name="DossierOwner" ma:index="11" nillable="true" ma:displayName="Dossier owner(s)" ma:description="Person(s) owning the dossier." ma:hidden="true" ma:internalName="DossierOwner"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DossierStatus" ma:index="12" nillable="true" ma:displayName="Dossier Status" ma:default="" ma:description="Indicate the status of the dossier." ma:hidden="true" ma:internalName="DossierStatus" ma:readOnly="false">
      <xsd:simpleType>
        <xsd:restriction base="dms:Choice">
          <xsd:enumeration value="Open"/>
          <xsd:enumeration value="Closed"/>
        </xsd:restriction>
      </xsd:simpleType>
    </xsd:element>
    <xsd:element name="ga67d1b8c3ec49fcbd01cfb48f861b20" ma:index="13" nillable="true" ma:taxonomy="true" ma:internalName="ga67d1b8c3ec49fcbd01cfb48f861b20" ma:taxonomyFieldName="Document_Class" ma:displayName="Document Class" ma:fieldId="{0a67d1b8-c3ec-49fc-bd01-cfb48f861b20}" ma:sspId="10820af1-e82f-496e-bbcb-d9502914b7b2" ma:termSetId="7225b9a7-0d27-4c51-990a-3c3ddd328205" ma:anchorId="5f8f06e4-d5b3-45a3-b376-64a42a40bc5e" ma:open="false" ma:isKeyword="false">
      <xsd:complexType>
        <xsd:sequence>
          <xsd:element ref="pc:Terms" minOccurs="0" maxOccurs="1"/>
        </xsd:sequence>
      </xsd:complexType>
    </xsd:element>
    <xsd:element name="TaxCatchAll" ma:index="14" nillable="true" ma:displayName="Taxonomy Catch All Column" ma:hidden="true" ma:list="{493923d3-ea69-48af-8ab4-4e1b6fc35d70}" ma:internalName="TaxCatchAll" ma:readOnly="false" ma:showField="CatchAllData" ma:web="53d3c54f-8dc9-43a8-b05f-f6ee810d80fa">
      <xsd:complexType>
        <xsd:complexContent>
          <xsd:extension base="dms:MultiChoiceLookup">
            <xsd:sequence>
              <xsd:element name="Value" type="dms:Lookup" maxOccurs="unbounded" minOccurs="0" nillable="true"/>
            </xsd:sequence>
          </xsd:extension>
        </xsd:complexContent>
      </xsd:complexType>
    </xsd:element>
    <xsd:element name="TaxCatchAllLabel" ma:index="15" nillable="true" ma:displayName="Taxonomy Catch All Column1" ma:hidden="true" ma:list="{493923d3-ea69-48af-8ab4-4e1b6fc35d70}" ma:internalName="TaxCatchAllLabel" ma:readOnly="false" ma:showField="CatchAllDataLabel" ma:web="53d3c54f-8dc9-43a8-b05f-f6ee810d80fa">
      <xsd:complexType>
        <xsd:complexContent>
          <xsd:extension base="dms:MultiChoiceLookup">
            <xsd:sequence>
              <xsd:element name="Value" type="dms:Lookup" maxOccurs="unbounded" minOccurs="0" nillable="true"/>
            </xsd:sequence>
          </xsd:extension>
        </xsd:complexContent>
      </xsd:complexType>
    </xsd:element>
    <xsd:element name="MailPreviewData" ma:index="17" nillable="true" ma:displayName="Mail Preview" ma:description="File preview for harmonie" ma:hidden="true" ma:internalName="MailPreviewData" ma:readOnly="false">
      <xsd:simpleType>
        <xsd:restriction base="dms:Note"/>
      </xsd:simpleType>
    </xsd:element>
    <xsd:element name="ContractExpirationDate" ma:index="18" nillable="true" ma:displayName="Expiry Date" ma:description="The formal expiration date of the subject, either according to the contractual agreement or because a termination has become (legally) effective. " ma:format="DateOnly" ma:hidden="true" ma:internalName="ContractExpirationDate" ma:readOnly="false">
      <xsd:simpleType>
        <xsd:restriction base="dms:DateTime"/>
      </xsd:simpleType>
    </xsd:element>
    <xsd:element name="fdf26747333443499a95688dd3443ef2" ma:index="22" nillable="true" ma:taxonomy="true" ma:internalName="fdf26747333443499a95688dd3443ef2" ma:taxonomyFieldName="Contract_Type" ma:displayName="Contract Type" ma:readOnly="false" ma:fieldId="{fdf26747-3334-4349-9a95-688dd3443ef2}" ma:sspId="10820af1-e82f-496e-bbcb-d9502914b7b2" ma:termSetId="70805c8f-f58a-429f-b5cb-62c5b6dc5528" ma:anchorId="00000000-0000-0000-0000-000000000000" ma:open="false" ma:isKeyword="false">
      <xsd:complexType>
        <xsd:sequence>
          <xsd:element ref="pc:Terms" minOccurs="0" maxOccurs="1"/>
        </xsd:sequence>
      </xsd:complexType>
    </xsd:element>
    <xsd:element name="ContractDate" ma:index="24" nillable="true" ma:displayName="Contract Date" ma:description="Date when the contract has been closed." ma:format="DateOnly" ma:hidden="true" ma:internalName="ContractDate" ma:readOnly="false">
      <xsd:simpleType>
        <xsd:restriction base="dms:DateTime"/>
      </xsd:simpleType>
    </xsd:element>
    <xsd:element name="SharedWithUsers" ma:index="2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6"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7d13ae21-7457-4582-8108-5d005cffc354" elementFormDefault="qualified">
    <xsd:import namespace="http://schemas.microsoft.com/office/2006/documentManagement/types"/>
    <xsd:import namespace="http://schemas.microsoft.com/office/infopath/2007/PartnerControls"/>
    <xsd:element name="MediaServiceMetadata" ma:index="19" nillable="true" ma:displayName="MediaServiceMetadata" ma:hidden="true" ma:internalName="MediaServiceMetadata" ma:readOnly="true">
      <xsd:simpleType>
        <xsd:restriction base="dms:Note"/>
      </xsd:simpleType>
    </xsd:element>
    <xsd:element name="MediaServiceFastMetadata" ma:index="20" nillable="true" ma:displayName="MediaServiceFastMetadata" ma:hidden="true" ma:internalName="MediaServiceFastMetadata" ma:readOnly="true">
      <xsd:simpleType>
        <xsd:restriction base="dms:Note"/>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earchProperties" ma:index="27" nillable="true" ma:displayName="MediaServiceSearchProperties" ma:hidden="true" ma:internalName="MediaServiceSearchProperties" ma:readOnly="true">
      <xsd:simpleType>
        <xsd:restriction base="dms:Note"/>
      </xsd:simpleType>
    </xsd:element>
    <xsd:element name="lcf76f155ced4ddcb4097134ff3c332f" ma:index="29" nillable="true" ma:taxonomy="true" ma:internalName="lcf76f155ced4ddcb4097134ff3c332f" ma:taxonomyFieldName="MediaServiceImageTags" ma:displayName="Image Tags" ma:readOnly="false" ma:fieldId="{5cf76f15-5ced-4ddc-b409-7134ff3c332f}" ma:taxonomyMulti="true" ma:sspId="10820af1-e82f-496e-bbcb-d9502914b7b2" ma:termSetId="09814cd3-568e-fe90-9814-8d621ff8fb84" ma:anchorId="fba54fb3-c3e1-fe81-a776-ca4b69148c4d" ma:open="true" ma:isKeyword="false">
      <xsd:complexType>
        <xsd:sequence>
          <xsd:element ref="pc:Terms" minOccurs="0" maxOccurs="1"/>
        </xsd:sequence>
      </xsd:complexType>
    </xsd:element>
    <xsd:element name="MediaServiceDateTaken" ma:index="30" nillable="true" ma:displayName="MediaServiceDateTaken" ma:hidden="true" ma:indexed="true" ma:internalName="MediaServiceDateTaken" ma:readOnly="true">
      <xsd:simpleType>
        <xsd:restriction base="dms:Text"/>
      </xsd:simpleType>
    </xsd:element>
    <xsd:element name="MediaServiceOCR" ma:index="31" nillable="true" ma:displayName="Extracted Text" ma:internalName="MediaServiceOCR" ma:readOnly="true">
      <xsd:simpleType>
        <xsd:restriction base="dms:Note">
          <xsd:maxLength value="255"/>
        </xsd:restriction>
      </xsd:simpleType>
    </xsd:element>
    <xsd:element name="MediaServiceGenerationTime" ma:index="32" nillable="true" ma:displayName="MediaServiceGenerationTime" ma:hidden="true" ma:internalName="MediaServiceGenerationTime" ma:readOnly="true">
      <xsd:simpleType>
        <xsd:restriction base="dms:Text"/>
      </xsd:simpleType>
    </xsd:element>
    <xsd:element name="MediaServiceEventHashCode" ma:index="33" nillable="true" ma:displayName="MediaServiceEventHashCode" ma:hidden="true" ma:internalName="MediaServiceEventHashCode" ma:readOnly="true">
      <xsd:simpleType>
        <xsd:restriction base="dms:Text"/>
      </xsd:simpleType>
    </xsd:element>
    <xsd:element name="TranslatedLang" ma:index="34" nillable="true" ma:displayName="Translated Language" ma:internalName="TranslatedLang">
      <xsd:simpleType>
        <xsd:restriction base="dms:Text"/>
      </xsd:simpleType>
    </xsd:element>
    <xsd:element name="MediaServiceLocation" ma:index="35" nillable="true" ma:displayName="Loca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5.xml><?xml version="1.0" encoding="utf-8"?>
<p:properties xmlns:p="http://schemas.microsoft.com/office/2006/metadata/properties" xmlns:xsi="http://www.w3.org/2001/XMLSchema-instance" xmlns:pc="http://schemas.microsoft.com/office/infopath/2007/PartnerControls">
  <documentManagement>
    <MailPreviewData xmlns="53d3c54f-8dc9-43a8-b05f-f6ee810d80fa" xsi:nil="true"/>
    <DossierOwner xmlns="53d3c54f-8dc9-43a8-b05f-f6ee810d80fa">
      <UserInfo>
        <DisplayName/>
        <AccountId xsi:nil="true"/>
        <AccountType/>
      </UserInfo>
    </DossierOwner>
    <ContractExpirationDate xmlns="53d3c54f-8dc9-43a8-b05f-f6ee810d80fa" xsi:nil="true"/>
    <_dlc_DocIdUrl xmlns="53d3c54f-8dc9-43a8-b05f-f6ee810d80fa">
      <Url>https://allianzms.sharepoint.com/teams/IE0055-5232174/_layouts/15/DocIdRedir.aspx?ID=DRUTFP7UF4VA-618285716-7208</Url>
      <Description>DRUTFP7UF4VA-618285716-7208</Description>
    </_dlc_DocIdUrl>
    <TaxCatchAllLabel xmlns="53d3c54f-8dc9-43a8-b05f-f6ee810d80fa" xsi:nil="true"/>
    <_dlc_DocId xmlns="53d3c54f-8dc9-43a8-b05f-f6ee810d80fa">DRUTFP7UF4VA-618285716-7208</_dlc_DocId>
    <DossierStatus xmlns="53d3c54f-8dc9-43a8-b05f-f6ee810d80fa" xsi:nil="true"/>
    <TaxCatchAll xmlns="53d3c54f-8dc9-43a8-b05f-f6ee810d80fa" xsi:nil="true"/>
    <_dlc_DocIdPersistId xmlns="53d3c54f-8dc9-43a8-b05f-f6ee810d80fa" xsi:nil="true"/>
    <SharedWithUsers xmlns="53d3c54f-8dc9-43a8-b05f-f6ee810d80fa">
      <UserInfo>
        <DisplayName/>
        <AccountId xsi:nil="true"/>
        <AccountType/>
      </UserInfo>
    </SharedWithUsers>
    <fdf26747333443499a95688dd3443ef2 xmlns="53d3c54f-8dc9-43a8-b05f-f6ee810d80fa">
      <Terms xmlns="http://schemas.microsoft.com/office/infopath/2007/PartnerControls"/>
    </fdf26747333443499a95688dd3443ef2>
    <ga67d1b8c3ec49fcbd01cfb48f861b20 xmlns="53d3c54f-8dc9-43a8-b05f-f6ee810d80fa">
      <Terms xmlns="http://schemas.microsoft.com/office/infopath/2007/PartnerControls"/>
    </ga67d1b8c3ec49fcbd01cfb48f861b20>
    <ContractDate xmlns="53d3c54f-8dc9-43a8-b05f-f6ee810d80fa" xsi:nil="true"/>
    <lcf76f155ced4ddcb4097134ff3c332f xmlns="7d13ae21-7457-4582-8108-5d005cffc354">
      <Terms xmlns="http://schemas.microsoft.com/office/infopath/2007/PartnerControls"/>
    </lcf76f155ced4ddcb4097134ff3c332f>
    <TranslatedLang xmlns="7d13ae21-7457-4582-8108-5d005cffc354" xsi:nil="true"/>
  </documentManagement>
</p:properties>
</file>

<file path=customXml/itemProps1.xml><?xml version="1.0" encoding="utf-8"?>
<ds:datastoreItem xmlns:ds="http://schemas.openxmlformats.org/officeDocument/2006/customXml" ds:itemID="{AC7C9B80-EDEA-4CC0-9738-B62393FC90B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3d3c54f-8dc9-43a8-b05f-f6ee810d80fa"/>
    <ds:schemaRef ds:uri="7d13ae21-7457-4582-8108-5d005cffc35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4B2BC40-CE7E-4F43-9FC9-EE4E3CB02516}">
  <ds:schemaRefs>
    <ds:schemaRef ds:uri="http://schemas.microsoft.com/sharepoint/v3/contenttype/forms"/>
  </ds:schemaRefs>
</ds:datastoreItem>
</file>

<file path=customXml/itemProps3.xml><?xml version="1.0" encoding="utf-8"?>
<ds:datastoreItem xmlns:ds="http://schemas.openxmlformats.org/officeDocument/2006/customXml" ds:itemID="{37718CA0-0D0C-412F-BE3C-404A2683F609}">
  <ds:schemaRefs>
    <ds:schemaRef ds:uri="http://schemas.openxmlformats.org/officeDocument/2006/bibliography"/>
  </ds:schemaRefs>
</ds:datastoreItem>
</file>

<file path=customXml/itemProps4.xml><?xml version="1.0" encoding="utf-8"?>
<ds:datastoreItem xmlns:ds="http://schemas.openxmlformats.org/officeDocument/2006/customXml" ds:itemID="{A00B44C0-44D0-444F-A6B9-74B059AD8679}">
  <ds:schemaRefs>
    <ds:schemaRef ds:uri="http://schemas.microsoft.com/sharepoint/events"/>
  </ds:schemaRefs>
</ds:datastoreItem>
</file>

<file path=customXml/itemProps5.xml><?xml version="1.0" encoding="utf-8"?>
<ds:datastoreItem xmlns:ds="http://schemas.openxmlformats.org/officeDocument/2006/customXml" ds:itemID="{CEEC9A7C-9BEC-44E8-964F-32E28FD37392}">
  <ds:schemaRefs>
    <ds:schemaRef ds:uri="http://schemas.microsoft.com/office/2006/metadata/properties"/>
    <ds:schemaRef ds:uri="http://schemas.microsoft.com/office/infopath/2007/PartnerControls"/>
    <ds:schemaRef ds:uri="53d3c54f-8dc9-43a8-b05f-f6ee810d80fa"/>
    <ds:schemaRef ds:uri="7d13ae21-7457-4582-8108-5d005cffc354"/>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857</Words>
  <Characters>4551</Characters>
  <Application>Microsoft Office Word</Application>
  <DocSecurity>0</DocSecurity>
  <Lines>151</Lines>
  <Paragraphs>55</Paragraphs>
  <ScaleCrop>false</ScaleCrop>
  <HeadingPairs>
    <vt:vector size="2" baseType="variant">
      <vt:variant>
        <vt:lpstr>Title</vt:lpstr>
      </vt:variant>
      <vt:variant>
        <vt:i4>1</vt:i4>
      </vt:variant>
    </vt:vector>
  </HeadingPairs>
  <TitlesOfParts>
    <vt:vector size="1" baseType="lpstr">
      <vt:lpstr>ACM_PDF_Letter_Container_3.indd</vt:lpstr>
    </vt:vector>
  </TitlesOfParts>
  <Company>Allianz</Company>
  <LinksUpToDate>false</LinksUpToDate>
  <CharactersWithSpaces>5353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ACM_PDF_Letter_Container_3.indd</dc:title>
  <dc:subject/>
  <dc:creator>Fassina, Gino (Allianz Global Life)</dc:creator>
  <cp:keywords/>
  <cp:lastModifiedBy>Benedetti, Gabriele (Allianz Global Life)</cp:lastModifiedBy>
  <cp:revision>66</cp:revision>
  <dcterms:created xsi:type="dcterms:W3CDTF">2026-01-23T14:18:00Z</dcterms:created>
  <dcterms:modified xsi:type="dcterms:W3CDTF">2026-08-28T11:52:00Z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2021-12-14T00:00:00Z</vt:filetime>
  </property>
  <property fmtid="{D5CDD505-2E9C-101B-9397-08002B2CF9AE}" pid="3" name="Creator">
    <vt:lpwstr>Adobe InDesign 17.0 (Macintosh)</vt:lpwstr>
  </property>
  <property fmtid="{D5CDD505-2E9C-101B-9397-08002B2CF9AE}" pid="4" name="GTS_PDFXVersion">
    <vt:lpwstr>PDF/X-4</vt:lpwstr>
  </property>
  <property fmtid="{D5CDD505-2E9C-101B-9397-08002B2CF9AE}" pid="5" name="LastSaved">
    <vt:filetime>2025-02-18T00:00:00Z</vt:filetime>
  </property>
  <property fmtid="{D5CDD505-2E9C-101B-9397-08002B2CF9AE}" pid="6" name="Producer">
    <vt:lpwstr>Adobe PDF Library 16.0.3</vt:lpwstr>
  </property>
  <property fmtid="{D5CDD505-2E9C-101B-9397-08002B2CF9AE}" pid="7" name="ClassificationContentMarkingHeaderShapeIds">
    <vt:lpwstr>6e131300,4553bcbd,7f7e3e9a,2c2bd05f,53c05dab,41db8739,3c68d73a,5d9e46ad,803cc2d,cc920a8,2eae0696,943dbfb,28f0b251,5e6851ee,24abafc2,6dec0e72,270b5357,4f8e39d5,6f3357b5,77bb3835,45c30fe8,6bc04d69,355d06da</vt:lpwstr>
  </property>
  <property fmtid="{D5CDD505-2E9C-101B-9397-08002B2CF9AE}" pid="8" name="ClassificationContentMarkingHeaderShapeIds-1">
    <vt:lpwstr>5a2371e8,292b7694,6336de20,4d342ae4,12dda243,154842dd,2c57204b</vt:lpwstr>
  </property>
  <property fmtid="{D5CDD505-2E9C-101B-9397-08002B2CF9AE}" pid="9" name="ClassificationContentMarkingHeaderFontProps">
    <vt:lpwstr>#000000,10,Calibri</vt:lpwstr>
  </property>
  <property fmtid="{D5CDD505-2E9C-101B-9397-08002B2CF9AE}" pid="10" name="ClassificationContentMarkingHeaderText">
    <vt:lpwstr>Internal</vt:lpwstr>
  </property>
  <property fmtid="{D5CDD505-2E9C-101B-9397-08002B2CF9AE}" pid="11" name="MSIP_Label_863bc15e-e7bf-41c1-bdb3-03882d8a2e2c_Enabled">
    <vt:lpwstr>true</vt:lpwstr>
  </property>
  <property fmtid="{D5CDD505-2E9C-101B-9397-08002B2CF9AE}" pid="12" name="MSIP_Label_863bc15e-e7bf-41c1-bdb3-03882d8a2e2c_SetDate">
    <vt:lpwstr>2025-02-18T17:49:41Z</vt:lpwstr>
  </property>
  <property fmtid="{D5CDD505-2E9C-101B-9397-08002B2CF9AE}" pid="13" name="MSIP_Label_863bc15e-e7bf-41c1-bdb3-03882d8a2e2c_Method">
    <vt:lpwstr>Privileged</vt:lpwstr>
  </property>
  <property fmtid="{D5CDD505-2E9C-101B-9397-08002B2CF9AE}" pid="14" name="MSIP_Label_863bc15e-e7bf-41c1-bdb3-03882d8a2e2c_Name">
    <vt:lpwstr>863bc15e-e7bf-41c1-bdb3-03882d8a2e2c</vt:lpwstr>
  </property>
  <property fmtid="{D5CDD505-2E9C-101B-9397-08002B2CF9AE}" pid="15" name="MSIP_Label_863bc15e-e7bf-41c1-bdb3-03882d8a2e2c_SiteId">
    <vt:lpwstr>6e06e42d-6925-47c6-b9e7-9581c7ca302a</vt:lpwstr>
  </property>
  <property fmtid="{D5CDD505-2E9C-101B-9397-08002B2CF9AE}" pid="16" name="MSIP_Label_863bc15e-e7bf-41c1-bdb3-03882d8a2e2c_ActionId">
    <vt:lpwstr>a8efd4bf-a6d4-4ada-9d53-4cb436d9f085</vt:lpwstr>
  </property>
  <property fmtid="{D5CDD505-2E9C-101B-9397-08002B2CF9AE}" pid="17" name="MSIP_Label_863bc15e-e7bf-41c1-bdb3-03882d8a2e2c_ContentBits">
    <vt:lpwstr>1</vt:lpwstr>
  </property>
  <property fmtid="{D5CDD505-2E9C-101B-9397-08002B2CF9AE}" pid="18" name="_AdHocReviewCycleID">
    <vt:i4>1813862360</vt:i4>
  </property>
  <property fmtid="{D5CDD505-2E9C-101B-9397-08002B2CF9AE}" pid="19" name="_NewReviewCycle">
    <vt:lpwstr/>
  </property>
  <property fmtid="{D5CDD505-2E9C-101B-9397-08002B2CF9AE}" pid="20" name="_EmailSubject">
    <vt:lpwstr>Investment Bond Quote Generator</vt:lpwstr>
  </property>
  <property fmtid="{D5CDD505-2E9C-101B-9397-08002B2CF9AE}" pid="21" name="_AuthorEmail">
    <vt:lpwstr>hugh.gannon@allianzgloballife.com</vt:lpwstr>
  </property>
  <property fmtid="{D5CDD505-2E9C-101B-9397-08002B2CF9AE}" pid="22" name="_AuthorEmailDisplayName">
    <vt:lpwstr>Gannon, Hugh (Allianz Global Life)</vt:lpwstr>
  </property>
  <property fmtid="{D5CDD505-2E9C-101B-9397-08002B2CF9AE}" pid="24" name="ContentTypeId">
    <vt:lpwstr>0x0101006783E364FC4C07468937244C31C8EB88</vt:lpwstr>
  </property>
  <property fmtid="{D5CDD505-2E9C-101B-9397-08002B2CF9AE}" pid="25" name="Contract_Type">
    <vt:lpwstr/>
  </property>
  <property fmtid="{D5CDD505-2E9C-101B-9397-08002B2CF9AE}" pid="26" name="Document_Class">
    <vt:lpwstr/>
  </property>
  <property fmtid="{D5CDD505-2E9C-101B-9397-08002B2CF9AE}" pid="27" name="_dlc_DocIdItemGuid">
    <vt:lpwstr>037a8853-88b9-49d4-ac21-0ae6d1ca56bd</vt:lpwstr>
  </property>
  <property fmtid="{D5CDD505-2E9C-101B-9397-08002B2CF9AE}" pid="28" name="DossierDepartment">
    <vt:lpwstr/>
  </property>
  <property fmtid="{D5CDD505-2E9C-101B-9397-08002B2CF9AE}" pid="29" name="AllianzContractingParties">
    <vt:lpwstr/>
  </property>
  <property fmtid="{D5CDD505-2E9C-101B-9397-08002B2CF9AE}" pid="30" name="MediaServiceImageTags">
    <vt:lpwstr/>
  </property>
  <property fmtid="{D5CDD505-2E9C-101B-9397-08002B2CF9AE}" pid="31" name="ma7b428390fe40c3b3d8b7af449e714b">
    <vt:lpwstr/>
  </property>
  <property fmtid="{D5CDD505-2E9C-101B-9397-08002B2CF9AE}" pid="32" name="ga59c799abf245578f962211bc5f9e69">
    <vt:lpwstr/>
  </property>
  <property fmtid="{D5CDD505-2E9C-101B-9397-08002B2CF9AE}" pid="33" name="Order">
    <vt:r8>515500</vt:r8>
  </property>
  <property fmtid="{D5CDD505-2E9C-101B-9397-08002B2CF9AE}" pid="34" name="xd_ProgID">
    <vt:lpwstr/>
  </property>
  <property fmtid="{D5CDD505-2E9C-101B-9397-08002B2CF9AE}" pid="35" name="DocumentSetDescription">
    <vt:lpwstr/>
  </property>
  <property fmtid="{D5CDD505-2E9C-101B-9397-08002B2CF9AE}" pid="36" name="ComplianceAssetId">
    <vt:lpwstr/>
  </property>
  <property fmtid="{D5CDD505-2E9C-101B-9397-08002B2CF9AE}" pid="37" name="TemplateUrl">
    <vt:lpwstr/>
  </property>
  <property fmtid="{D5CDD505-2E9C-101B-9397-08002B2CF9AE}" pid="38" name="DossierConfidentiality">
    <vt:lpwstr/>
  </property>
  <property fmtid="{D5CDD505-2E9C-101B-9397-08002B2CF9AE}" pid="39" name="_ExtendedDescription">
    <vt:lpwstr/>
  </property>
  <property fmtid="{D5CDD505-2E9C-101B-9397-08002B2CF9AE}" pid="40" name="TriggerFlowInfo">
    <vt:lpwstr/>
  </property>
  <property fmtid="{D5CDD505-2E9C-101B-9397-08002B2CF9AE}" pid="41" name="xd_Signature">
    <vt:bool>false</vt:bool>
  </property>
  <property fmtid="{D5CDD505-2E9C-101B-9397-08002B2CF9AE}" pid="42" name="SharedWithUsers">
    <vt:lpwstr/>
  </property>
  <property fmtid="{D5CDD505-2E9C-101B-9397-08002B2CF9AE}" pid="43" name="db9c6427edb84fd088a84e0c332473eb">
    <vt:lpwstr/>
  </property>
  <property fmtid="{D5CDD505-2E9C-101B-9397-08002B2CF9AE}" pid="44" name="p32bb3fe03c6406096897a8ed08b5736">
    <vt:lpwstr/>
  </property>
  <property fmtid="{D5CDD505-2E9C-101B-9397-08002B2CF9AE}" pid="45" name="lcf76f155ced4ddcb4097134ff3c332f">
    <vt:lpwstr/>
  </property>
  <property fmtid="{D5CDD505-2E9C-101B-9397-08002B2CF9AE}" pid="46" name="hrmSubject">
    <vt:lpwstr/>
  </property>
  <property fmtid="{D5CDD505-2E9C-101B-9397-08002B2CF9AE}" pid="47" name="hrmTo">
    <vt:lpwstr/>
  </property>
  <property fmtid="{D5CDD505-2E9C-101B-9397-08002B2CF9AE}" pid="48" name="hrmHasAttachments">
    <vt:lpwstr/>
  </property>
  <property fmtid="{D5CDD505-2E9C-101B-9397-08002B2CF9AE}" pid="49" name="hrmCc">
    <vt:lpwstr/>
  </property>
  <property fmtid="{D5CDD505-2E9C-101B-9397-08002B2CF9AE}" pid="50" name="ConversationID">
    <vt:lpwstr/>
  </property>
  <property fmtid="{D5CDD505-2E9C-101B-9397-08002B2CF9AE}" pid="51" name="hrmFrom">
    <vt:lpwstr/>
  </property>
  <property fmtid="{D5CDD505-2E9C-101B-9397-08002B2CF9AE}" pid="52" name="docLang">
    <vt:lpwstr>en</vt:lpwstr>
  </property>
  <property fmtid="{D5CDD505-2E9C-101B-9397-08002B2CF9AE}" pid="53" name="_PreviousAdHocReviewCycleID">
    <vt:i4>-97786847</vt:i4>
  </property>
</Properties>
</file>