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59067" w14:textId="77777777" w:rsidR="00B46C2C" w:rsidRPr="00842488" w:rsidRDefault="00B46C2C" w:rsidP="00B46C2C">
      <w:pPr>
        <w:pBdr>
          <w:top w:val="single" w:sz="4" w:space="1" w:color="auto"/>
          <w:left w:val="single" w:sz="4" w:space="4" w:color="auto"/>
          <w:bottom w:val="single" w:sz="4" w:space="1" w:color="auto"/>
          <w:right w:val="single" w:sz="4" w:space="4" w:color="auto"/>
        </w:pBdr>
        <w:rPr>
          <w:sz w:val="20"/>
          <w:szCs w:val="20"/>
          <w:lang w:val="de-DE"/>
        </w:rPr>
      </w:pPr>
    </w:p>
    <w:p w14:paraId="1971B85B" w14:textId="77777777" w:rsidR="00B46C2C" w:rsidRPr="00842488" w:rsidRDefault="00B46C2C" w:rsidP="00B46C2C">
      <w:pPr>
        <w:pBdr>
          <w:top w:val="single" w:sz="4" w:space="1" w:color="auto"/>
          <w:left w:val="single" w:sz="4" w:space="4" w:color="auto"/>
          <w:bottom w:val="single" w:sz="4" w:space="1" w:color="auto"/>
          <w:right w:val="single" w:sz="4" w:space="4" w:color="auto"/>
        </w:pBdr>
        <w:jc w:val="center"/>
        <w:rPr>
          <w:sz w:val="20"/>
          <w:szCs w:val="20"/>
          <w:lang w:val="de-DE"/>
        </w:rPr>
      </w:pPr>
    </w:p>
    <w:p w14:paraId="3ABA34FB" w14:textId="77777777" w:rsidR="00B46C2C" w:rsidRPr="00842488" w:rsidRDefault="00B46C2C" w:rsidP="00B46C2C">
      <w:pPr>
        <w:pBdr>
          <w:top w:val="single" w:sz="4" w:space="1" w:color="auto"/>
          <w:left w:val="single" w:sz="4" w:space="4" w:color="auto"/>
          <w:bottom w:val="single" w:sz="4" w:space="1" w:color="auto"/>
          <w:right w:val="single" w:sz="4" w:space="4" w:color="auto"/>
        </w:pBdr>
        <w:jc w:val="center"/>
        <w:rPr>
          <w:sz w:val="20"/>
          <w:szCs w:val="20"/>
          <w:lang w:val="de-DE"/>
        </w:rPr>
      </w:pPr>
    </w:p>
    <w:p w14:paraId="148F4453" w14:textId="77777777" w:rsidR="00B46C2C" w:rsidRPr="00842488" w:rsidRDefault="00B46C2C" w:rsidP="00B46C2C">
      <w:pPr>
        <w:pBdr>
          <w:top w:val="single" w:sz="4" w:space="1" w:color="auto"/>
          <w:left w:val="single" w:sz="4" w:space="4" w:color="auto"/>
          <w:bottom w:val="single" w:sz="4" w:space="1" w:color="auto"/>
          <w:right w:val="single" w:sz="4" w:space="4" w:color="auto"/>
        </w:pBdr>
        <w:jc w:val="center"/>
        <w:rPr>
          <w:sz w:val="20"/>
          <w:szCs w:val="20"/>
          <w:lang w:val="de-DE"/>
        </w:rPr>
      </w:pPr>
    </w:p>
    <w:p w14:paraId="573CCE09" w14:textId="77777777" w:rsidR="00B46C2C" w:rsidRPr="00842488" w:rsidRDefault="00B46C2C" w:rsidP="00B46C2C">
      <w:pPr>
        <w:pBdr>
          <w:top w:val="single" w:sz="4" w:space="1" w:color="auto"/>
          <w:left w:val="single" w:sz="4" w:space="4" w:color="auto"/>
          <w:bottom w:val="single" w:sz="4" w:space="1" w:color="auto"/>
          <w:right w:val="single" w:sz="4" w:space="4" w:color="auto"/>
        </w:pBdr>
        <w:jc w:val="center"/>
        <w:rPr>
          <w:sz w:val="20"/>
          <w:szCs w:val="20"/>
          <w:lang w:val="de-DE"/>
        </w:rPr>
      </w:pPr>
    </w:p>
    <w:p w14:paraId="52B91DB7" w14:textId="77777777" w:rsidR="00B46C2C" w:rsidRPr="00842488" w:rsidRDefault="00B46C2C" w:rsidP="00B46C2C">
      <w:pPr>
        <w:pBdr>
          <w:top w:val="single" w:sz="4" w:space="1" w:color="auto"/>
          <w:left w:val="single" w:sz="4" w:space="4" w:color="auto"/>
          <w:bottom w:val="single" w:sz="4" w:space="1" w:color="auto"/>
          <w:right w:val="single" w:sz="4" w:space="4" w:color="auto"/>
        </w:pBdr>
        <w:jc w:val="center"/>
        <w:rPr>
          <w:sz w:val="20"/>
          <w:szCs w:val="20"/>
          <w:lang w:val="de-DE"/>
        </w:rPr>
      </w:pPr>
    </w:p>
    <w:p w14:paraId="22B5C548" w14:textId="77777777" w:rsidR="00B46C2C" w:rsidRPr="00842488" w:rsidRDefault="00B46C2C" w:rsidP="00B46C2C">
      <w:pPr>
        <w:pBdr>
          <w:top w:val="single" w:sz="4" w:space="1" w:color="auto"/>
          <w:left w:val="single" w:sz="4" w:space="4" w:color="auto"/>
          <w:bottom w:val="single" w:sz="4" w:space="1" w:color="auto"/>
          <w:right w:val="single" w:sz="4" w:space="4" w:color="auto"/>
        </w:pBdr>
        <w:jc w:val="center"/>
        <w:rPr>
          <w:sz w:val="20"/>
          <w:szCs w:val="20"/>
          <w:lang w:val="de-DE"/>
        </w:rPr>
      </w:pPr>
    </w:p>
    <w:p w14:paraId="325E1FCB" w14:textId="77777777" w:rsidR="00B46C2C" w:rsidRPr="00F36F00" w:rsidRDefault="00B46C2C" w:rsidP="00B46C2C">
      <w:pPr>
        <w:pBdr>
          <w:top w:val="single" w:sz="4" w:space="1" w:color="auto"/>
          <w:left w:val="single" w:sz="4" w:space="4" w:color="auto"/>
          <w:bottom w:val="single" w:sz="4" w:space="1" w:color="auto"/>
          <w:right w:val="single" w:sz="4" w:space="4" w:color="auto"/>
        </w:pBdr>
        <w:jc w:val="center"/>
        <w:rPr>
          <w:b/>
          <w:sz w:val="28"/>
          <w:szCs w:val="28"/>
          <w:lang w:val="de-DE"/>
        </w:rPr>
      </w:pPr>
      <w:r w:rsidRPr="00F36F00">
        <w:rPr>
          <w:b/>
          <w:sz w:val="28"/>
          <w:szCs w:val="28"/>
          <w:lang w:val="de-DE"/>
        </w:rPr>
        <w:t>Allianz Global Life</w:t>
      </w:r>
    </w:p>
    <w:p w14:paraId="5FF670E8" w14:textId="77777777" w:rsidR="00B46C2C" w:rsidRPr="00F36F00" w:rsidRDefault="00B46C2C" w:rsidP="00B46C2C">
      <w:pPr>
        <w:pBdr>
          <w:top w:val="single" w:sz="4" w:space="1" w:color="auto"/>
          <w:left w:val="single" w:sz="4" w:space="4" w:color="auto"/>
          <w:bottom w:val="single" w:sz="4" w:space="1" w:color="auto"/>
          <w:right w:val="single" w:sz="4" w:space="4" w:color="auto"/>
        </w:pBdr>
        <w:jc w:val="center"/>
        <w:rPr>
          <w:sz w:val="28"/>
          <w:szCs w:val="28"/>
          <w:lang w:val="de-DE"/>
        </w:rPr>
      </w:pPr>
    </w:p>
    <w:p w14:paraId="0C565D09" w14:textId="2D4B22C9" w:rsidR="00B46C2C" w:rsidRPr="00F36F00" w:rsidRDefault="00B46C2C" w:rsidP="00B46C2C">
      <w:pPr>
        <w:pBdr>
          <w:top w:val="single" w:sz="4" w:space="1" w:color="auto"/>
          <w:left w:val="single" w:sz="4" w:space="4" w:color="auto"/>
          <w:bottom w:val="single" w:sz="4" w:space="1" w:color="auto"/>
          <w:right w:val="single" w:sz="4" w:space="4" w:color="auto"/>
        </w:pBdr>
        <w:jc w:val="center"/>
        <w:rPr>
          <w:b/>
          <w:sz w:val="28"/>
          <w:szCs w:val="28"/>
          <w:lang w:val="de-DE"/>
        </w:rPr>
      </w:pPr>
    </w:p>
    <w:p w14:paraId="41B02039" w14:textId="087F3D2A" w:rsidR="00945E89" w:rsidRPr="00F36F00" w:rsidRDefault="00ED7452" w:rsidP="00945E89">
      <w:pPr>
        <w:pBdr>
          <w:top w:val="single" w:sz="4" w:space="1" w:color="auto"/>
          <w:left w:val="single" w:sz="4" w:space="4" w:color="auto"/>
          <w:bottom w:val="single" w:sz="4" w:space="1" w:color="auto"/>
          <w:right w:val="single" w:sz="4" w:space="4" w:color="auto"/>
        </w:pBdr>
        <w:jc w:val="center"/>
        <w:rPr>
          <w:b/>
          <w:sz w:val="28"/>
          <w:szCs w:val="28"/>
          <w:lang w:val="de-DE"/>
        </w:rPr>
      </w:pPr>
      <w:r w:rsidRPr="00F36F00">
        <w:rPr>
          <w:b/>
          <w:sz w:val="28"/>
          <w:szCs w:val="28"/>
          <w:lang w:val="de-DE"/>
        </w:rPr>
        <w:t xml:space="preserve">Allianz Vantage </w:t>
      </w:r>
      <w:r w:rsidR="00677BDC">
        <w:rPr>
          <w:b/>
          <w:sz w:val="28"/>
          <w:szCs w:val="28"/>
          <w:lang w:val="de-DE"/>
        </w:rPr>
        <w:t xml:space="preserve">Investment Bond </w:t>
      </w:r>
      <w:r w:rsidR="00F51313">
        <w:rPr>
          <w:b/>
          <w:sz w:val="28"/>
          <w:szCs w:val="28"/>
          <w:lang w:val="de-DE"/>
        </w:rPr>
        <w:t>(</w:t>
      </w:r>
      <w:r w:rsidR="00394E23">
        <w:rPr>
          <w:b/>
          <w:sz w:val="28"/>
          <w:szCs w:val="28"/>
          <w:lang w:val="de-DE"/>
        </w:rPr>
        <w:t>I</w:t>
      </w:r>
      <w:r w:rsidR="00F51313">
        <w:rPr>
          <w:b/>
          <w:sz w:val="28"/>
          <w:szCs w:val="28"/>
          <w:lang w:val="de-DE"/>
        </w:rPr>
        <w:t>reland)</w:t>
      </w:r>
    </w:p>
    <w:p w14:paraId="683BD332" w14:textId="08EB307F" w:rsidR="00B46C2C" w:rsidRDefault="00B46C2C" w:rsidP="00B46C2C">
      <w:pPr>
        <w:pBdr>
          <w:top w:val="single" w:sz="4" w:space="1" w:color="auto"/>
          <w:left w:val="single" w:sz="4" w:space="4" w:color="auto"/>
          <w:bottom w:val="single" w:sz="4" w:space="1" w:color="auto"/>
          <w:right w:val="single" w:sz="4" w:space="4" w:color="auto"/>
        </w:pBdr>
        <w:jc w:val="center"/>
        <w:rPr>
          <w:b/>
          <w:sz w:val="28"/>
          <w:szCs w:val="28"/>
          <w:lang w:val="en-IE"/>
        </w:rPr>
      </w:pPr>
      <w:r w:rsidRPr="00925430">
        <w:rPr>
          <w:b/>
          <w:sz w:val="28"/>
          <w:szCs w:val="28"/>
          <w:lang w:val="en-IE"/>
        </w:rPr>
        <w:t>Product Spec</w:t>
      </w:r>
    </w:p>
    <w:p w14:paraId="437B0148" w14:textId="77777777" w:rsidR="00752DF0" w:rsidRPr="00495D38" w:rsidRDefault="00752DF0" w:rsidP="00B46C2C">
      <w:pPr>
        <w:pBdr>
          <w:top w:val="single" w:sz="4" w:space="1" w:color="auto"/>
          <w:left w:val="single" w:sz="4" w:space="4" w:color="auto"/>
          <w:bottom w:val="single" w:sz="4" w:space="1" w:color="auto"/>
          <w:right w:val="single" w:sz="4" w:space="4" w:color="auto"/>
        </w:pBdr>
        <w:jc w:val="center"/>
        <w:rPr>
          <w:b/>
          <w:sz w:val="28"/>
          <w:szCs w:val="28"/>
          <w:lang w:val="en-IE"/>
        </w:rPr>
      </w:pPr>
    </w:p>
    <w:p w14:paraId="0BBE2A92" w14:textId="77777777" w:rsidR="00752DF0" w:rsidRPr="00495D38" w:rsidRDefault="00752DF0" w:rsidP="00B46C2C">
      <w:pPr>
        <w:pBdr>
          <w:top w:val="single" w:sz="4" w:space="1" w:color="auto"/>
          <w:left w:val="single" w:sz="4" w:space="4" w:color="auto"/>
          <w:bottom w:val="single" w:sz="4" w:space="1" w:color="auto"/>
          <w:right w:val="single" w:sz="4" w:space="4" w:color="auto"/>
        </w:pBdr>
        <w:jc w:val="center"/>
        <w:rPr>
          <w:b/>
          <w:sz w:val="28"/>
          <w:szCs w:val="28"/>
          <w:lang w:val="en-IE"/>
        </w:rPr>
      </w:pPr>
    </w:p>
    <w:p w14:paraId="45BEF5C3" w14:textId="77777777" w:rsidR="00752DF0" w:rsidRPr="00495D38" w:rsidRDefault="00752DF0" w:rsidP="00B46C2C">
      <w:pPr>
        <w:pBdr>
          <w:top w:val="single" w:sz="4" w:space="1" w:color="auto"/>
          <w:left w:val="single" w:sz="4" w:space="4" w:color="auto"/>
          <w:bottom w:val="single" w:sz="4" w:space="1" w:color="auto"/>
          <w:right w:val="single" w:sz="4" w:space="4" w:color="auto"/>
        </w:pBdr>
        <w:jc w:val="center"/>
        <w:rPr>
          <w:b/>
          <w:sz w:val="28"/>
          <w:szCs w:val="28"/>
          <w:lang w:val="en-IE"/>
        </w:rPr>
      </w:pPr>
    </w:p>
    <w:p w14:paraId="6FD93EFB" w14:textId="77777777" w:rsidR="00752DF0" w:rsidRPr="00495D38" w:rsidRDefault="00752DF0" w:rsidP="00B46C2C">
      <w:pPr>
        <w:pBdr>
          <w:top w:val="single" w:sz="4" w:space="1" w:color="auto"/>
          <w:left w:val="single" w:sz="4" w:space="4" w:color="auto"/>
          <w:bottom w:val="single" w:sz="4" w:space="1" w:color="auto"/>
          <w:right w:val="single" w:sz="4" w:space="4" w:color="auto"/>
        </w:pBdr>
        <w:jc w:val="center"/>
        <w:rPr>
          <w:b/>
          <w:sz w:val="28"/>
          <w:szCs w:val="28"/>
          <w:lang w:val="en-IE"/>
        </w:rPr>
      </w:pPr>
    </w:p>
    <w:p w14:paraId="7F66F944" w14:textId="77777777" w:rsidR="00752DF0" w:rsidRPr="00495D38" w:rsidRDefault="00752DF0" w:rsidP="00B46C2C">
      <w:pPr>
        <w:pBdr>
          <w:top w:val="single" w:sz="4" w:space="1" w:color="auto"/>
          <w:left w:val="single" w:sz="4" w:space="4" w:color="auto"/>
          <w:bottom w:val="single" w:sz="4" w:space="1" w:color="auto"/>
          <w:right w:val="single" w:sz="4" w:space="4" w:color="auto"/>
        </w:pBdr>
        <w:jc w:val="center"/>
        <w:rPr>
          <w:b/>
          <w:sz w:val="28"/>
          <w:szCs w:val="28"/>
          <w:lang w:val="en-IE"/>
        </w:rPr>
      </w:pPr>
    </w:p>
    <w:p w14:paraId="782D865F" w14:textId="77777777" w:rsidR="00752DF0" w:rsidRPr="00495D38" w:rsidRDefault="00752DF0" w:rsidP="00B46C2C">
      <w:pPr>
        <w:pBdr>
          <w:top w:val="single" w:sz="4" w:space="1" w:color="auto"/>
          <w:left w:val="single" w:sz="4" w:space="4" w:color="auto"/>
          <w:bottom w:val="single" w:sz="4" w:space="1" w:color="auto"/>
          <w:right w:val="single" w:sz="4" w:space="4" w:color="auto"/>
        </w:pBdr>
        <w:jc w:val="center"/>
        <w:rPr>
          <w:b/>
          <w:sz w:val="28"/>
          <w:szCs w:val="28"/>
          <w:lang w:val="en-IE"/>
        </w:rPr>
      </w:pPr>
    </w:p>
    <w:p w14:paraId="75962B80" w14:textId="77777777" w:rsidR="00752DF0" w:rsidRPr="00495D38" w:rsidRDefault="00752DF0" w:rsidP="00B46C2C">
      <w:pPr>
        <w:pBdr>
          <w:top w:val="single" w:sz="4" w:space="1" w:color="auto"/>
          <w:left w:val="single" w:sz="4" w:space="4" w:color="auto"/>
          <w:bottom w:val="single" w:sz="4" w:space="1" w:color="auto"/>
          <w:right w:val="single" w:sz="4" w:space="4" w:color="auto"/>
        </w:pBdr>
        <w:jc w:val="center"/>
        <w:rPr>
          <w:b/>
          <w:sz w:val="28"/>
          <w:szCs w:val="28"/>
          <w:lang w:val="en-IE"/>
        </w:rPr>
      </w:pPr>
    </w:p>
    <w:p w14:paraId="35F79BE3" w14:textId="77777777" w:rsidR="00752DF0" w:rsidRPr="00495D38" w:rsidRDefault="00752DF0" w:rsidP="00B46C2C">
      <w:pPr>
        <w:pBdr>
          <w:top w:val="single" w:sz="4" w:space="1" w:color="auto"/>
          <w:left w:val="single" w:sz="4" w:space="4" w:color="auto"/>
          <w:bottom w:val="single" w:sz="4" w:space="1" w:color="auto"/>
          <w:right w:val="single" w:sz="4" w:space="4" w:color="auto"/>
        </w:pBdr>
        <w:jc w:val="center"/>
        <w:rPr>
          <w:b/>
          <w:sz w:val="28"/>
          <w:szCs w:val="28"/>
          <w:lang w:val="en-IE"/>
        </w:rPr>
      </w:pPr>
    </w:p>
    <w:p w14:paraId="0FC042B3" w14:textId="77777777" w:rsidR="00752DF0" w:rsidRPr="00495D38" w:rsidRDefault="00752DF0" w:rsidP="00B46C2C">
      <w:pPr>
        <w:pBdr>
          <w:top w:val="single" w:sz="4" w:space="1" w:color="auto"/>
          <w:left w:val="single" w:sz="4" w:space="4" w:color="auto"/>
          <w:bottom w:val="single" w:sz="4" w:space="1" w:color="auto"/>
          <w:right w:val="single" w:sz="4" w:space="4" w:color="auto"/>
        </w:pBdr>
        <w:jc w:val="center"/>
        <w:rPr>
          <w:b/>
          <w:sz w:val="28"/>
          <w:szCs w:val="28"/>
          <w:lang w:val="en-IE"/>
        </w:rPr>
      </w:pPr>
    </w:p>
    <w:p w14:paraId="595525B0" w14:textId="34C62D92" w:rsidR="00752DF0" w:rsidRPr="00495D38" w:rsidRDefault="00752DF0" w:rsidP="00B46C2C">
      <w:pPr>
        <w:pBdr>
          <w:top w:val="single" w:sz="4" w:space="1" w:color="auto"/>
          <w:left w:val="single" w:sz="4" w:space="4" w:color="auto"/>
          <w:bottom w:val="single" w:sz="4" w:space="1" w:color="auto"/>
          <w:right w:val="single" w:sz="4" w:space="4" w:color="auto"/>
        </w:pBdr>
        <w:jc w:val="center"/>
        <w:rPr>
          <w:b/>
          <w:sz w:val="28"/>
          <w:szCs w:val="28"/>
          <w:lang w:val="en-IE"/>
        </w:rPr>
      </w:pPr>
      <w:r w:rsidRPr="000462F4">
        <w:rPr>
          <w:noProof/>
          <w:sz w:val="20"/>
          <w:szCs w:val="20"/>
          <w:lang w:val="en-IE" w:eastAsia="en-IE"/>
        </w:rPr>
        <w:drawing>
          <wp:anchor distT="0" distB="0" distL="114300" distR="114300" simplePos="0" relativeHeight="251658240" behindDoc="0" locked="0" layoutInCell="0" allowOverlap="1" wp14:anchorId="306A1B40" wp14:editId="1132B5DA">
            <wp:simplePos x="0" y="0"/>
            <wp:positionH relativeFrom="margin">
              <wp:align>center</wp:align>
            </wp:positionH>
            <wp:positionV relativeFrom="paragraph">
              <wp:posOffset>5715</wp:posOffset>
            </wp:positionV>
            <wp:extent cx="1315085" cy="34353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15085" cy="343535"/>
                    </a:xfrm>
                    <a:prstGeom prst="rect">
                      <a:avLst/>
                    </a:prstGeom>
                    <a:noFill/>
                  </pic:spPr>
                </pic:pic>
              </a:graphicData>
            </a:graphic>
            <wp14:sizeRelH relativeFrom="page">
              <wp14:pctWidth>0</wp14:pctWidth>
            </wp14:sizeRelH>
            <wp14:sizeRelV relativeFrom="page">
              <wp14:pctHeight>0</wp14:pctHeight>
            </wp14:sizeRelV>
          </wp:anchor>
        </w:drawing>
      </w:r>
    </w:p>
    <w:p w14:paraId="1C64B251" w14:textId="77777777" w:rsidR="00752DF0" w:rsidRPr="00495D38" w:rsidRDefault="00752DF0" w:rsidP="00B46C2C">
      <w:pPr>
        <w:pBdr>
          <w:top w:val="single" w:sz="4" w:space="1" w:color="auto"/>
          <w:left w:val="single" w:sz="4" w:space="4" w:color="auto"/>
          <w:bottom w:val="single" w:sz="4" w:space="1" w:color="auto"/>
          <w:right w:val="single" w:sz="4" w:space="4" w:color="auto"/>
        </w:pBdr>
        <w:jc w:val="center"/>
        <w:rPr>
          <w:b/>
          <w:sz w:val="28"/>
          <w:szCs w:val="28"/>
          <w:lang w:val="en-IE"/>
        </w:rPr>
      </w:pPr>
    </w:p>
    <w:p w14:paraId="734E8E5F" w14:textId="2FB3DF50" w:rsidR="00752DF0" w:rsidRPr="00495D38" w:rsidRDefault="00752DF0" w:rsidP="00B46C2C">
      <w:pPr>
        <w:pBdr>
          <w:top w:val="single" w:sz="4" w:space="1" w:color="auto"/>
          <w:left w:val="single" w:sz="4" w:space="4" w:color="auto"/>
          <w:bottom w:val="single" w:sz="4" w:space="1" w:color="auto"/>
          <w:right w:val="single" w:sz="4" w:space="4" w:color="auto"/>
        </w:pBdr>
        <w:jc w:val="center"/>
        <w:rPr>
          <w:b/>
          <w:sz w:val="28"/>
          <w:szCs w:val="28"/>
          <w:lang w:val="en-IE"/>
        </w:rPr>
      </w:pPr>
    </w:p>
    <w:p w14:paraId="0B7C6E34" w14:textId="08512775" w:rsidR="00752DF0" w:rsidRPr="00495D38" w:rsidRDefault="00752DF0" w:rsidP="00B46C2C">
      <w:pPr>
        <w:pBdr>
          <w:top w:val="single" w:sz="4" w:space="1" w:color="auto"/>
          <w:left w:val="single" w:sz="4" w:space="4" w:color="auto"/>
          <w:bottom w:val="single" w:sz="4" w:space="1" w:color="auto"/>
          <w:right w:val="single" w:sz="4" w:space="4" w:color="auto"/>
        </w:pBdr>
        <w:jc w:val="center"/>
        <w:rPr>
          <w:b/>
          <w:sz w:val="28"/>
          <w:szCs w:val="28"/>
          <w:lang w:val="en-IE"/>
        </w:rPr>
      </w:pPr>
    </w:p>
    <w:p w14:paraId="177A2620" w14:textId="77777777" w:rsidR="00752DF0" w:rsidRPr="00495D38" w:rsidRDefault="00752DF0" w:rsidP="00B46C2C">
      <w:pPr>
        <w:pBdr>
          <w:top w:val="single" w:sz="4" w:space="1" w:color="auto"/>
          <w:left w:val="single" w:sz="4" w:space="4" w:color="auto"/>
          <w:bottom w:val="single" w:sz="4" w:space="1" w:color="auto"/>
          <w:right w:val="single" w:sz="4" w:space="4" w:color="auto"/>
        </w:pBdr>
        <w:jc w:val="center"/>
        <w:rPr>
          <w:b/>
          <w:sz w:val="28"/>
          <w:szCs w:val="28"/>
          <w:lang w:val="en-IE"/>
        </w:rPr>
      </w:pPr>
    </w:p>
    <w:p w14:paraId="01AE8ED0" w14:textId="64536262" w:rsidR="00752DF0" w:rsidRPr="00495D38" w:rsidRDefault="00752DF0" w:rsidP="00B46C2C">
      <w:pPr>
        <w:pBdr>
          <w:top w:val="single" w:sz="4" w:space="1" w:color="auto"/>
          <w:left w:val="single" w:sz="4" w:space="4" w:color="auto"/>
          <w:bottom w:val="single" w:sz="4" w:space="1" w:color="auto"/>
          <w:right w:val="single" w:sz="4" w:space="4" w:color="auto"/>
        </w:pBdr>
        <w:jc w:val="center"/>
        <w:rPr>
          <w:b/>
          <w:sz w:val="28"/>
          <w:szCs w:val="28"/>
          <w:lang w:val="en-IE"/>
        </w:rPr>
      </w:pPr>
    </w:p>
    <w:p w14:paraId="6DD3CF1A" w14:textId="77777777" w:rsidR="00752DF0" w:rsidRPr="00495D38" w:rsidRDefault="00752DF0" w:rsidP="00B46C2C">
      <w:pPr>
        <w:pBdr>
          <w:top w:val="single" w:sz="4" w:space="1" w:color="auto"/>
          <w:left w:val="single" w:sz="4" w:space="4" w:color="auto"/>
          <w:bottom w:val="single" w:sz="4" w:space="1" w:color="auto"/>
          <w:right w:val="single" w:sz="4" w:space="4" w:color="auto"/>
        </w:pBdr>
        <w:jc w:val="center"/>
        <w:rPr>
          <w:b/>
          <w:sz w:val="28"/>
          <w:szCs w:val="28"/>
          <w:lang w:val="en-IE"/>
        </w:rPr>
      </w:pPr>
    </w:p>
    <w:p w14:paraId="2C2030AB" w14:textId="44833458" w:rsidR="00752DF0" w:rsidRPr="00495D38" w:rsidRDefault="00752DF0" w:rsidP="00B46C2C">
      <w:pPr>
        <w:pBdr>
          <w:top w:val="single" w:sz="4" w:space="1" w:color="auto"/>
          <w:left w:val="single" w:sz="4" w:space="4" w:color="auto"/>
          <w:bottom w:val="single" w:sz="4" w:space="1" w:color="auto"/>
          <w:right w:val="single" w:sz="4" w:space="4" w:color="auto"/>
        </w:pBdr>
        <w:jc w:val="center"/>
        <w:rPr>
          <w:b/>
          <w:sz w:val="28"/>
          <w:szCs w:val="28"/>
          <w:lang w:val="en-IE"/>
        </w:rPr>
      </w:pPr>
    </w:p>
    <w:p w14:paraId="4BF11208" w14:textId="77777777" w:rsidR="00752DF0" w:rsidRPr="00495D38" w:rsidRDefault="00752DF0" w:rsidP="00B46C2C">
      <w:pPr>
        <w:pBdr>
          <w:top w:val="single" w:sz="4" w:space="1" w:color="auto"/>
          <w:left w:val="single" w:sz="4" w:space="4" w:color="auto"/>
          <w:bottom w:val="single" w:sz="4" w:space="1" w:color="auto"/>
          <w:right w:val="single" w:sz="4" w:space="4" w:color="auto"/>
        </w:pBdr>
        <w:jc w:val="center"/>
        <w:rPr>
          <w:b/>
          <w:sz w:val="28"/>
          <w:szCs w:val="28"/>
          <w:lang w:val="en-IE"/>
        </w:rPr>
      </w:pPr>
    </w:p>
    <w:p w14:paraId="5365E700" w14:textId="77777777" w:rsidR="00752DF0" w:rsidRPr="00495D38" w:rsidRDefault="00752DF0" w:rsidP="00B46C2C">
      <w:pPr>
        <w:pBdr>
          <w:top w:val="single" w:sz="4" w:space="1" w:color="auto"/>
          <w:left w:val="single" w:sz="4" w:space="4" w:color="auto"/>
          <w:bottom w:val="single" w:sz="4" w:space="1" w:color="auto"/>
          <w:right w:val="single" w:sz="4" w:space="4" w:color="auto"/>
        </w:pBdr>
        <w:jc w:val="center"/>
        <w:rPr>
          <w:b/>
          <w:sz w:val="28"/>
          <w:szCs w:val="28"/>
          <w:lang w:val="en-IE"/>
        </w:rPr>
      </w:pPr>
    </w:p>
    <w:p w14:paraId="53F0C6B9" w14:textId="77777777" w:rsidR="00752DF0" w:rsidRPr="00495D38" w:rsidRDefault="00752DF0" w:rsidP="00B46C2C">
      <w:pPr>
        <w:pBdr>
          <w:top w:val="single" w:sz="4" w:space="1" w:color="auto"/>
          <w:left w:val="single" w:sz="4" w:space="4" w:color="auto"/>
          <w:bottom w:val="single" w:sz="4" w:space="1" w:color="auto"/>
          <w:right w:val="single" w:sz="4" w:space="4" w:color="auto"/>
        </w:pBdr>
        <w:jc w:val="center"/>
        <w:rPr>
          <w:b/>
          <w:sz w:val="28"/>
          <w:szCs w:val="28"/>
          <w:lang w:val="en-IE"/>
        </w:rPr>
      </w:pPr>
    </w:p>
    <w:p w14:paraId="18673D40" w14:textId="77777777" w:rsidR="00752DF0" w:rsidRPr="00495D38" w:rsidRDefault="00752DF0" w:rsidP="00B46C2C">
      <w:pPr>
        <w:pBdr>
          <w:top w:val="single" w:sz="4" w:space="1" w:color="auto"/>
          <w:left w:val="single" w:sz="4" w:space="4" w:color="auto"/>
          <w:bottom w:val="single" w:sz="4" w:space="1" w:color="auto"/>
          <w:right w:val="single" w:sz="4" w:space="4" w:color="auto"/>
        </w:pBdr>
        <w:jc w:val="center"/>
        <w:rPr>
          <w:b/>
          <w:sz w:val="28"/>
          <w:szCs w:val="28"/>
          <w:lang w:val="en-IE"/>
        </w:rPr>
      </w:pPr>
    </w:p>
    <w:p w14:paraId="43864429" w14:textId="77777777" w:rsidR="00752DF0" w:rsidRPr="00495D38" w:rsidRDefault="00752DF0" w:rsidP="00B46C2C">
      <w:pPr>
        <w:pBdr>
          <w:top w:val="single" w:sz="4" w:space="1" w:color="auto"/>
          <w:left w:val="single" w:sz="4" w:space="4" w:color="auto"/>
          <w:bottom w:val="single" w:sz="4" w:space="1" w:color="auto"/>
          <w:right w:val="single" w:sz="4" w:space="4" w:color="auto"/>
        </w:pBdr>
        <w:jc w:val="center"/>
        <w:rPr>
          <w:b/>
          <w:sz w:val="28"/>
          <w:szCs w:val="28"/>
          <w:lang w:val="en-IE"/>
        </w:rPr>
      </w:pPr>
    </w:p>
    <w:p w14:paraId="54818481" w14:textId="77777777" w:rsidR="00752DF0" w:rsidRPr="00495D38" w:rsidRDefault="00752DF0" w:rsidP="00B46C2C">
      <w:pPr>
        <w:pBdr>
          <w:top w:val="single" w:sz="4" w:space="1" w:color="auto"/>
          <w:left w:val="single" w:sz="4" w:space="4" w:color="auto"/>
          <w:bottom w:val="single" w:sz="4" w:space="1" w:color="auto"/>
          <w:right w:val="single" w:sz="4" w:space="4" w:color="auto"/>
        </w:pBdr>
        <w:jc w:val="center"/>
        <w:rPr>
          <w:b/>
          <w:sz w:val="28"/>
          <w:szCs w:val="28"/>
          <w:lang w:val="en-IE"/>
        </w:rPr>
      </w:pPr>
    </w:p>
    <w:p w14:paraId="736FEADB" w14:textId="77777777" w:rsidR="00752DF0" w:rsidRPr="00495D38" w:rsidRDefault="00752DF0" w:rsidP="00B46C2C">
      <w:pPr>
        <w:pBdr>
          <w:top w:val="single" w:sz="4" w:space="1" w:color="auto"/>
          <w:left w:val="single" w:sz="4" w:space="4" w:color="auto"/>
          <w:bottom w:val="single" w:sz="4" w:space="1" w:color="auto"/>
          <w:right w:val="single" w:sz="4" w:space="4" w:color="auto"/>
        </w:pBdr>
        <w:jc w:val="center"/>
        <w:rPr>
          <w:b/>
          <w:sz w:val="28"/>
          <w:szCs w:val="28"/>
          <w:lang w:val="en-IE"/>
        </w:rPr>
      </w:pPr>
    </w:p>
    <w:p w14:paraId="0D94B124" w14:textId="7A75B627" w:rsidR="00752DF0" w:rsidRPr="00495D38" w:rsidRDefault="00752DF0" w:rsidP="00B46C2C">
      <w:pPr>
        <w:pBdr>
          <w:top w:val="single" w:sz="4" w:space="1" w:color="auto"/>
          <w:left w:val="single" w:sz="4" w:space="4" w:color="auto"/>
          <w:bottom w:val="single" w:sz="4" w:space="1" w:color="auto"/>
          <w:right w:val="single" w:sz="4" w:space="4" w:color="auto"/>
        </w:pBdr>
        <w:jc w:val="center"/>
        <w:rPr>
          <w:b/>
          <w:sz w:val="28"/>
          <w:szCs w:val="28"/>
          <w:lang w:val="en-IE"/>
        </w:rPr>
      </w:pPr>
    </w:p>
    <w:p w14:paraId="5AD8787E" w14:textId="77777777" w:rsidR="00752DF0" w:rsidRPr="00945E89" w:rsidRDefault="00752DF0" w:rsidP="00B46C2C">
      <w:pPr>
        <w:pBdr>
          <w:top w:val="single" w:sz="4" w:space="1" w:color="auto"/>
          <w:left w:val="single" w:sz="4" w:space="4" w:color="auto"/>
          <w:bottom w:val="single" w:sz="4" w:space="1" w:color="auto"/>
          <w:right w:val="single" w:sz="4" w:space="4" w:color="auto"/>
        </w:pBdr>
        <w:jc w:val="center"/>
        <w:rPr>
          <w:b/>
          <w:sz w:val="28"/>
          <w:szCs w:val="28"/>
          <w:lang w:val="en-IE"/>
        </w:rPr>
      </w:pPr>
    </w:p>
    <w:p w14:paraId="5E8BB10F" w14:textId="77777777" w:rsidR="00B46C2C" w:rsidRPr="006123EC" w:rsidRDefault="00B46C2C" w:rsidP="00B46C2C">
      <w:pPr>
        <w:pageBreakBefore/>
        <w:rPr>
          <w:rFonts w:asciiTheme="minorHAnsi" w:hAnsiTheme="minorHAnsi" w:cstheme="minorHAnsi"/>
          <w:b/>
          <w:lang w:val="en-IE"/>
        </w:rPr>
      </w:pPr>
      <w:r w:rsidRPr="006123EC">
        <w:rPr>
          <w:rFonts w:asciiTheme="minorHAnsi" w:hAnsiTheme="minorHAnsi" w:cstheme="minorHAnsi"/>
          <w:b/>
          <w:lang w:val="en-IE"/>
        </w:rPr>
        <w:lastRenderedPageBreak/>
        <w:t>Document Summary</w:t>
      </w:r>
    </w:p>
    <w:tbl>
      <w:tblPr>
        <w:tblStyle w:val="TableGrid"/>
        <w:tblW w:w="0" w:type="auto"/>
        <w:tblLook w:val="04A0" w:firstRow="1" w:lastRow="0" w:firstColumn="1" w:lastColumn="0" w:noHBand="0" w:noVBand="1"/>
      </w:tblPr>
      <w:tblGrid>
        <w:gridCol w:w="2203"/>
        <w:gridCol w:w="6857"/>
      </w:tblGrid>
      <w:tr w:rsidR="00B46C2C" w:rsidRPr="00345A01" w14:paraId="373484C7" w14:textId="77777777" w:rsidTr="00B15CE0">
        <w:tc>
          <w:tcPr>
            <w:tcW w:w="2235" w:type="dxa"/>
            <w:shd w:val="clear" w:color="auto" w:fill="BFBFBF" w:themeFill="background1" w:themeFillShade="BF"/>
          </w:tcPr>
          <w:p w14:paraId="30146BE9" w14:textId="77777777" w:rsidR="00B46C2C" w:rsidRPr="006123EC" w:rsidRDefault="00B46C2C" w:rsidP="00B15CE0">
            <w:pPr>
              <w:rPr>
                <w:rFonts w:asciiTheme="minorHAnsi" w:hAnsiTheme="minorHAnsi" w:cstheme="minorHAnsi"/>
                <w:b/>
                <w:sz w:val="20"/>
                <w:szCs w:val="20"/>
                <w:lang w:val="en-IE"/>
              </w:rPr>
            </w:pPr>
            <w:r w:rsidRPr="006123EC">
              <w:rPr>
                <w:rFonts w:asciiTheme="minorHAnsi" w:hAnsiTheme="minorHAnsi" w:cstheme="minorHAnsi"/>
                <w:b/>
                <w:sz w:val="20"/>
                <w:szCs w:val="20"/>
                <w:lang w:val="en-IE"/>
              </w:rPr>
              <w:t>Document Title:</w:t>
            </w:r>
          </w:p>
        </w:tc>
        <w:tc>
          <w:tcPr>
            <w:tcW w:w="7053" w:type="dxa"/>
          </w:tcPr>
          <w:p w14:paraId="1A7C8CDC" w14:textId="145A3BBE" w:rsidR="00B46C2C" w:rsidRPr="006123EC" w:rsidRDefault="00CB7ACA" w:rsidP="00B15CE0">
            <w:pPr>
              <w:rPr>
                <w:rFonts w:asciiTheme="minorHAnsi" w:hAnsiTheme="minorHAnsi" w:cstheme="minorHAnsi"/>
                <w:sz w:val="20"/>
                <w:szCs w:val="20"/>
                <w:lang w:val="en-IE"/>
              </w:rPr>
            </w:pPr>
            <w:r w:rsidRPr="006123EC">
              <w:rPr>
                <w:rFonts w:asciiTheme="minorHAnsi" w:hAnsiTheme="minorHAnsi" w:cstheme="minorHAnsi"/>
                <w:sz w:val="20"/>
                <w:szCs w:val="20"/>
                <w:lang w:val="en-IE"/>
              </w:rPr>
              <w:t xml:space="preserve">AGL </w:t>
            </w:r>
            <w:r w:rsidR="00085A04" w:rsidRPr="006123EC">
              <w:rPr>
                <w:rFonts w:asciiTheme="minorHAnsi" w:hAnsiTheme="minorHAnsi" w:cstheme="minorHAnsi"/>
                <w:sz w:val="20"/>
                <w:szCs w:val="20"/>
                <w:lang w:val="en-IE"/>
              </w:rPr>
              <w:t xml:space="preserve">Retirement Income Foundation Product Spec – </w:t>
            </w:r>
            <w:r w:rsidR="00D92D68" w:rsidRPr="006123EC">
              <w:rPr>
                <w:rFonts w:asciiTheme="minorHAnsi" w:hAnsiTheme="minorHAnsi" w:cstheme="minorHAnsi"/>
                <w:sz w:val="20"/>
                <w:szCs w:val="20"/>
                <w:lang w:val="en-IE"/>
              </w:rPr>
              <w:t xml:space="preserve">Allianz Vantage </w:t>
            </w:r>
            <w:r w:rsidR="006300EC" w:rsidRPr="006123EC">
              <w:rPr>
                <w:rFonts w:asciiTheme="minorHAnsi" w:hAnsiTheme="minorHAnsi" w:cstheme="minorHAnsi"/>
                <w:sz w:val="20"/>
                <w:szCs w:val="20"/>
                <w:lang w:val="en-IE"/>
              </w:rPr>
              <w:t>Investment Bond</w:t>
            </w:r>
          </w:p>
        </w:tc>
      </w:tr>
      <w:tr w:rsidR="00B46C2C" w:rsidRPr="00345A01" w14:paraId="619E99A5" w14:textId="77777777" w:rsidTr="00B15CE0">
        <w:tc>
          <w:tcPr>
            <w:tcW w:w="2235" w:type="dxa"/>
            <w:shd w:val="clear" w:color="auto" w:fill="BFBFBF" w:themeFill="background1" w:themeFillShade="BF"/>
          </w:tcPr>
          <w:p w14:paraId="74D68A40" w14:textId="77777777" w:rsidR="00B46C2C" w:rsidRPr="006123EC" w:rsidRDefault="00B46C2C" w:rsidP="00B15CE0">
            <w:pPr>
              <w:rPr>
                <w:rFonts w:asciiTheme="minorHAnsi" w:hAnsiTheme="minorHAnsi" w:cstheme="minorHAnsi"/>
                <w:b/>
                <w:sz w:val="20"/>
                <w:szCs w:val="20"/>
                <w:lang w:val="en-IE"/>
              </w:rPr>
            </w:pPr>
            <w:r w:rsidRPr="006123EC">
              <w:rPr>
                <w:rFonts w:asciiTheme="minorHAnsi" w:hAnsiTheme="minorHAnsi" w:cstheme="minorHAnsi"/>
                <w:b/>
                <w:sz w:val="20"/>
                <w:szCs w:val="20"/>
                <w:lang w:val="en-IE"/>
              </w:rPr>
              <w:t>Author:</w:t>
            </w:r>
          </w:p>
        </w:tc>
        <w:tc>
          <w:tcPr>
            <w:tcW w:w="7053" w:type="dxa"/>
          </w:tcPr>
          <w:p w14:paraId="6582AFC9" w14:textId="65E1145A" w:rsidR="00B46C2C" w:rsidRPr="006123EC" w:rsidRDefault="00B46C2C" w:rsidP="00B15CE0">
            <w:pPr>
              <w:rPr>
                <w:rFonts w:asciiTheme="minorHAnsi" w:hAnsiTheme="minorHAnsi" w:cstheme="minorHAnsi"/>
                <w:sz w:val="20"/>
                <w:szCs w:val="20"/>
                <w:lang w:val="en-IE"/>
              </w:rPr>
            </w:pPr>
          </w:p>
        </w:tc>
      </w:tr>
      <w:tr w:rsidR="00B46C2C" w:rsidRPr="00345A01" w14:paraId="10B77C36" w14:textId="77777777" w:rsidTr="00B15CE0">
        <w:tc>
          <w:tcPr>
            <w:tcW w:w="2235" w:type="dxa"/>
            <w:shd w:val="clear" w:color="auto" w:fill="BFBFBF" w:themeFill="background1" w:themeFillShade="BF"/>
          </w:tcPr>
          <w:p w14:paraId="1C7930CD" w14:textId="77777777" w:rsidR="00B46C2C" w:rsidRPr="006123EC" w:rsidRDefault="00B46C2C" w:rsidP="00B15CE0">
            <w:pPr>
              <w:rPr>
                <w:rFonts w:asciiTheme="minorHAnsi" w:hAnsiTheme="minorHAnsi" w:cstheme="minorHAnsi"/>
                <w:b/>
                <w:sz w:val="20"/>
                <w:szCs w:val="20"/>
                <w:lang w:val="en-IE"/>
              </w:rPr>
            </w:pPr>
            <w:r w:rsidRPr="006123EC">
              <w:rPr>
                <w:rFonts w:asciiTheme="minorHAnsi" w:hAnsiTheme="minorHAnsi" w:cstheme="minorHAnsi"/>
                <w:b/>
                <w:sz w:val="20"/>
                <w:szCs w:val="20"/>
                <w:lang w:val="en-IE"/>
              </w:rPr>
              <w:t>Allianz Entity:</w:t>
            </w:r>
          </w:p>
        </w:tc>
        <w:tc>
          <w:tcPr>
            <w:tcW w:w="7053" w:type="dxa"/>
          </w:tcPr>
          <w:p w14:paraId="7051E47D" w14:textId="77777777" w:rsidR="00B46C2C" w:rsidRPr="006123EC" w:rsidRDefault="00B46C2C" w:rsidP="00B15CE0">
            <w:pPr>
              <w:rPr>
                <w:rFonts w:asciiTheme="minorHAnsi" w:hAnsiTheme="minorHAnsi" w:cstheme="minorHAnsi"/>
                <w:sz w:val="20"/>
                <w:szCs w:val="20"/>
                <w:lang w:val="en-IE"/>
              </w:rPr>
            </w:pPr>
            <w:r w:rsidRPr="006123EC">
              <w:rPr>
                <w:rFonts w:asciiTheme="minorHAnsi" w:hAnsiTheme="minorHAnsi" w:cstheme="minorHAnsi"/>
                <w:sz w:val="20"/>
                <w:szCs w:val="20"/>
                <w:lang w:val="en-IE"/>
              </w:rPr>
              <w:t>Allianz Global Life</w:t>
            </w:r>
          </w:p>
        </w:tc>
      </w:tr>
      <w:tr w:rsidR="00B46C2C" w:rsidRPr="00345A01" w14:paraId="76278D26" w14:textId="77777777" w:rsidTr="00B15CE0">
        <w:tc>
          <w:tcPr>
            <w:tcW w:w="2235" w:type="dxa"/>
            <w:shd w:val="clear" w:color="auto" w:fill="BFBFBF" w:themeFill="background1" w:themeFillShade="BF"/>
          </w:tcPr>
          <w:p w14:paraId="6A24CD33" w14:textId="77777777" w:rsidR="00B46C2C" w:rsidRPr="006123EC" w:rsidRDefault="00B46C2C" w:rsidP="00B15CE0">
            <w:pPr>
              <w:rPr>
                <w:rFonts w:asciiTheme="minorHAnsi" w:hAnsiTheme="minorHAnsi" w:cstheme="minorHAnsi"/>
                <w:b/>
                <w:sz w:val="20"/>
                <w:szCs w:val="20"/>
                <w:lang w:val="en-IE"/>
              </w:rPr>
            </w:pPr>
            <w:r w:rsidRPr="006123EC">
              <w:rPr>
                <w:rFonts w:asciiTheme="minorHAnsi" w:hAnsiTheme="minorHAnsi" w:cstheme="minorHAnsi"/>
                <w:b/>
                <w:sz w:val="20"/>
                <w:szCs w:val="20"/>
                <w:lang w:val="en-IE"/>
              </w:rPr>
              <w:t>Department:</w:t>
            </w:r>
          </w:p>
        </w:tc>
        <w:tc>
          <w:tcPr>
            <w:tcW w:w="7053" w:type="dxa"/>
          </w:tcPr>
          <w:p w14:paraId="20E11677" w14:textId="3A231C66" w:rsidR="00B46C2C" w:rsidRPr="006123EC" w:rsidRDefault="00B46C2C" w:rsidP="00B15CE0">
            <w:pPr>
              <w:rPr>
                <w:rFonts w:asciiTheme="minorHAnsi" w:hAnsiTheme="minorHAnsi" w:cstheme="minorHAnsi"/>
                <w:sz w:val="20"/>
                <w:szCs w:val="20"/>
                <w:lang w:val="en-IE"/>
              </w:rPr>
            </w:pPr>
            <w:r w:rsidRPr="006123EC">
              <w:rPr>
                <w:rFonts w:asciiTheme="minorHAnsi" w:hAnsiTheme="minorHAnsi" w:cstheme="minorHAnsi"/>
                <w:sz w:val="20"/>
                <w:szCs w:val="20"/>
                <w:lang w:val="en-IE"/>
              </w:rPr>
              <w:t xml:space="preserve">Product </w:t>
            </w:r>
            <w:r w:rsidR="000665F0" w:rsidRPr="006123EC">
              <w:rPr>
                <w:rFonts w:asciiTheme="minorHAnsi" w:hAnsiTheme="minorHAnsi" w:cstheme="minorHAnsi"/>
                <w:sz w:val="20"/>
                <w:szCs w:val="20"/>
                <w:lang w:val="en-IE"/>
              </w:rPr>
              <w:t>and Investment</w:t>
            </w:r>
          </w:p>
        </w:tc>
      </w:tr>
    </w:tbl>
    <w:p w14:paraId="665ED44D" w14:textId="77777777" w:rsidR="00B46C2C" w:rsidRPr="006123EC" w:rsidRDefault="00B46C2C" w:rsidP="00B46C2C">
      <w:pPr>
        <w:rPr>
          <w:rFonts w:asciiTheme="minorHAnsi" w:hAnsiTheme="minorHAnsi" w:cstheme="minorHAnsi"/>
          <w:sz w:val="20"/>
          <w:szCs w:val="20"/>
          <w:lang w:val="en-IE"/>
        </w:rPr>
      </w:pPr>
    </w:p>
    <w:p w14:paraId="5F038495" w14:textId="77777777" w:rsidR="00B46C2C" w:rsidRPr="006123EC" w:rsidRDefault="00B46C2C" w:rsidP="00B46C2C">
      <w:pPr>
        <w:rPr>
          <w:rFonts w:asciiTheme="minorHAnsi" w:hAnsiTheme="minorHAnsi" w:cstheme="minorHAnsi"/>
          <w:lang w:val="en-IE"/>
        </w:rPr>
      </w:pPr>
    </w:p>
    <w:p w14:paraId="25023693" w14:textId="77777777" w:rsidR="00B46C2C" w:rsidRPr="006123EC" w:rsidRDefault="00B46C2C" w:rsidP="00B46C2C">
      <w:pPr>
        <w:rPr>
          <w:rFonts w:asciiTheme="minorHAnsi" w:hAnsiTheme="minorHAnsi" w:cstheme="minorHAnsi"/>
          <w:b/>
          <w:lang w:val="en-IE"/>
        </w:rPr>
      </w:pPr>
      <w:r w:rsidRPr="006123EC">
        <w:rPr>
          <w:rFonts w:asciiTheme="minorHAnsi" w:hAnsiTheme="minorHAnsi" w:cstheme="minorHAnsi"/>
          <w:b/>
          <w:lang w:val="en-IE"/>
        </w:rPr>
        <w:t>Document Control</w:t>
      </w:r>
    </w:p>
    <w:tbl>
      <w:tblPr>
        <w:tblStyle w:val="TableGrid"/>
        <w:tblW w:w="0" w:type="auto"/>
        <w:tblLook w:val="04A0" w:firstRow="1" w:lastRow="0" w:firstColumn="1" w:lastColumn="0" w:noHBand="0" w:noVBand="1"/>
      </w:tblPr>
      <w:tblGrid>
        <w:gridCol w:w="1430"/>
        <w:gridCol w:w="1003"/>
        <w:gridCol w:w="1390"/>
        <w:gridCol w:w="1362"/>
        <w:gridCol w:w="3875"/>
      </w:tblGrid>
      <w:tr w:rsidR="00B46C2C" w:rsidRPr="00345A01" w14:paraId="01C443F2" w14:textId="77777777" w:rsidTr="00B15CE0">
        <w:tc>
          <w:tcPr>
            <w:tcW w:w="1430" w:type="dxa"/>
            <w:shd w:val="clear" w:color="auto" w:fill="BFBFBF" w:themeFill="background1" w:themeFillShade="BF"/>
          </w:tcPr>
          <w:p w14:paraId="60F47533" w14:textId="77777777" w:rsidR="00B46C2C" w:rsidRPr="006123EC" w:rsidRDefault="00B46C2C" w:rsidP="00B15CE0">
            <w:pPr>
              <w:rPr>
                <w:rFonts w:asciiTheme="minorHAnsi" w:hAnsiTheme="minorHAnsi" w:cstheme="minorHAnsi"/>
                <w:b/>
                <w:sz w:val="20"/>
                <w:szCs w:val="20"/>
                <w:lang w:val="en-IE"/>
              </w:rPr>
            </w:pPr>
            <w:r w:rsidRPr="006123EC">
              <w:rPr>
                <w:rFonts w:asciiTheme="minorHAnsi" w:hAnsiTheme="minorHAnsi" w:cstheme="minorHAnsi"/>
                <w:b/>
                <w:sz w:val="20"/>
                <w:szCs w:val="20"/>
                <w:lang w:val="en-IE"/>
              </w:rPr>
              <w:t>Date</w:t>
            </w:r>
          </w:p>
        </w:tc>
        <w:tc>
          <w:tcPr>
            <w:tcW w:w="1003" w:type="dxa"/>
            <w:shd w:val="clear" w:color="auto" w:fill="BFBFBF" w:themeFill="background1" w:themeFillShade="BF"/>
          </w:tcPr>
          <w:p w14:paraId="1D411087" w14:textId="77777777" w:rsidR="00B46C2C" w:rsidRPr="006123EC" w:rsidRDefault="00B46C2C" w:rsidP="00B15CE0">
            <w:pPr>
              <w:rPr>
                <w:rFonts w:asciiTheme="minorHAnsi" w:hAnsiTheme="minorHAnsi" w:cstheme="minorHAnsi"/>
                <w:b/>
                <w:sz w:val="20"/>
                <w:szCs w:val="20"/>
                <w:lang w:val="en-IE"/>
              </w:rPr>
            </w:pPr>
            <w:r w:rsidRPr="006123EC">
              <w:rPr>
                <w:rFonts w:asciiTheme="minorHAnsi" w:hAnsiTheme="minorHAnsi" w:cstheme="minorHAnsi"/>
                <w:b/>
                <w:sz w:val="20"/>
                <w:szCs w:val="20"/>
                <w:lang w:val="en-IE"/>
              </w:rPr>
              <w:t>Version</w:t>
            </w:r>
          </w:p>
        </w:tc>
        <w:tc>
          <w:tcPr>
            <w:tcW w:w="1390" w:type="dxa"/>
            <w:shd w:val="clear" w:color="auto" w:fill="BFBFBF" w:themeFill="background1" w:themeFillShade="BF"/>
          </w:tcPr>
          <w:p w14:paraId="6423CD34" w14:textId="77777777" w:rsidR="00B46C2C" w:rsidRPr="006123EC" w:rsidRDefault="00B46C2C" w:rsidP="00B15CE0">
            <w:pPr>
              <w:rPr>
                <w:rFonts w:asciiTheme="minorHAnsi" w:hAnsiTheme="minorHAnsi" w:cstheme="minorHAnsi"/>
                <w:b/>
                <w:sz w:val="20"/>
                <w:szCs w:val="20"/>
                <w:lang w:val="en-IE"/>
              </w:rPr>
            </w:pPr>
            <w:r w:rsidRPr="006123EC">
              <w:rPr>
                <w:rFonts w:asciiTheme="minorHAnsi" w:hAnsiTheme="minorHAnsi" w:cstheme="minorHAnsi"/>
                <w:b/>
                <w:sz w:val="20"/>
                <w:szCs w:val="20"/>
                <w:lang w:val="en-IE"/>
              </w:rPr>
              <w:t>Changed by:</w:t>
            </w:r>
          </w:p>
        </w:tc>
        <w:tc>
          <w:tcPr>
            <w:tcW w:w="1362" w:type="dxa"/>
            <w:shd w:val="clear" w:color="auto" w:fill="BFBFBF" w:themeFill="background1" w:themeFillShade="BF"/>
          </w:tcPr>
          <w:p w14:paraId="4C842CA4" w14:textId="77777777" w:rsidR="00B46C2C" w:rsidRPr="006123EC" w:rsidRDefault="00B46C2C" w:rsidP="00B15CE0">
            <w:pPr>
              <w:rPr>
                <w:rFonts w:asciiTheme="minorHAnsi" w:hAnsiTheme="minorHAnsi" w:cstheme="minorHAnsi"/>
                <w:b/>
                <w:sz w:val="20"/>
                <w:szCs w:val="20"/>
                <w:lang w:val="en-IE"/>
              </w:rPr>
            </w:pPr>
            <w:r w:rsidRPr="006123EC">
              <w:rPr>
                <w:rFonts w:asciiTheme="minorHAnsi" w:hAnsiTheme="minorHAnsi" w:cstheme="minorHAnsi"/>
                <w:b/>
                <w:sz w:val="20"/>
                <w:szCs w:val="20"/>
                <w:lang w:val="en-IE"/>
              </w:rPr>
              <w:t>Reviewed by:</w:t>
            </w:r>
          </w:p>
        </w:tc>
        <w:tc>
          <w:tcPr>
            <w:tcW w:w="3875" w:type="dxa"/>
            <w:shd w:val="clear" w:color="auto" w:fill="BFBFBF" w:themeFill="background1" w:themeFillShade="BF"/>
          </w:tcPr>
          <w:p w14:paraId="05B166E0" w14:textId="77777777" w:rsidR="00B46C2C" w:rsidRPr="006123EC" w:rsidRDefault="00B46C2C" w:rsidP="00B15CE0">
            <w:pPr>
              <w:rPr>
                <w:rFonts w:asciiTheme="minorHAnsi" w:hAnsiTheme="minorHAnsi" w:cstheme="minorHAnsi"/>
                <w:b/>
                <w:sz w:val="20"/>
                <w:szCs w:val="20"/>
                <w:lang w:val="en-IE"/>
              </w:rPr>
            </w:pPr>
            <w:r w:rsidRPr="006123EC">
              <w:rPr>
                <w:rFonts w:asciiTheme="minorHAnsi" w:hAnsiTheme="minorHAnsi" w:cstheme="minorHAnsi"/>
                <w:b/>
                <w:sz w:val="20"/>
                <w:szCs w:val="20"/>
                <w:lang w:val="en-IE"/>
              </w:rPr>
              <w:t>Reason for change</w:t>
            </w:r>
          </w:p>
        </w:tc>
      </w:tr>
      <w:tr w:rsidR="00C819C2" w:rsidRPr="00345A01" w14:paraId="65F50F0C" w14:textId="77777777" w:rsidTr="00B15CE0">
        <w:tc>
          <w:tcPr>
            <w:tcW w:w="1430" w:type="dxa"/>
          </w:tcPr>
          <w:p w14:paraId="616F409A" w14:textId="64B2A670" w:rsidR="00C819C2" w:rsidRPr="006123EC" w:rsidRDefault="00C819C2" w:rsidP="00C819C2">
            <w:pPr>
              <w:rPr>
                <w:rFonts w:asciiTheme="minorHAnsi" w:hAnsiTheme="minorHAnsi" w:cstheme="minorHAnsi"/>
                <w:sz w:val="20"/>
                <w:szCs w:val="20"/>
                <w:lang w:val="en-IE"/>
              </w:rPr>
            </w:pPr>
            <w:r w:rsidRPr="006123EC">
              <w:rPr>
                <w:rFonts w:asciiTheme="minorHAnsi" w:hAnsiTheme="minorHAnsi" w:cstheme="minorHAnsi"/>
                <w:sz w:val="20"/>
                <w:szCs w:val="20"/>
                <w:lang w:val="en-IE"/>
              </w:rPr>
              <w:t>07/04/2026</w:t>
            </w:r>
          </w:p>
        </w:tc>
        <w:tc>
          <w:tcPr>
            <w:tcW w:w="1003" w:type="dxa"/>
          </w:tcPr>
          <w:p w14:paraId="040E3BCD" w14:textId="34A7FC4B" w:rsidR="00C819C2" w:rsidRPr="006123EC" w:rsidRDefault="00C819C2" w:rsidP="00C819C2">
            <w:pPr>
              <w:rPr>
                <w:rFonts w:asciiTheme="minorHAnsi" w:hAnsiTheme="minorHAnsi" w:cstheme="minorHAnsi"/>
                <w:sz w:val="20"/>
                <w:szCs w:val="20"/>
                <w:lang w:val="en-IE"/>
              </w:rPr>
            </w:pPr>
            <w:r w:rsidRPr="006123EC">
              <w:rPr>
                <w:rFonts w:asciiTheme="minorHAnsi" w:hAnsiTheme="minorHAnsi" w:cstheme="minorHAnsi"/>
                <w:sz w:val="20"/>
                <w:szCs w:val="20"/>
                <w:lang w:val="en-IE"/>
              </w:rPr>
              <w:t>V0.1</w:t>
            </w:r>
          </w:p>
        </w:tc>
        <w:tc>
          <w:tcPr>
            <w:tcW w:w="1390" w:type="dxa"/>
          </w:tcPr>
          <w:p w14:paraId="3118E883" w14:textId="2B86886A" w:rsidR="00C819C2" w:rsidRPr="006123EC" w:rsidRDefault="00C819C2" w:rsidP="00C819C2">
            <w:pPr>
              <w:rPr>
                <w:rFonts w:asciiTheme="minorHAnsi" w:hAnsiTheme="minorHAnsi" w:cstheme="minorHAnsi"/>
                <w:sz w:val="20"/>
                <w:szCs w:val="20"/>
                <w:lang w:val="en-IE"/>
              </w:rPr>
            </w:pPr>
            <w:r w:rsidRPr="006123EC">
              <w:rPr>
                <w:rFonts w:asciiTheme="minorHAnsi" w:hAnsiTheme="minorHAnsi" w:cstheme="minorHAnsi"/>
                <w:sz w:val="20"/>
                <w:szCs w:val="20"/>
                <w:lang w:val="en-IE"/>
              </w:rPr>
              <w:t>George Harding</w:t>
            </w:r>
          </w:p>
        </w:tc>
        <w:tc>
          <w:tcPr>
            <w:tcW w:w="1362" w:type="dxa"/>
          </w:tcPr>
          <w:p w14:paraId="239CB68B" w14:textId="632C02B4" w:rsidR="00C819C2" w:rsidRPr="006123EC" w:rsidRDefault="00C819C2" w:rsidP="00C819C2">
            <w:pPr>
              <w:rPr>
                <w:rFonts w:asciiTheme="minorHAnsi" w:hAnsiTheme="minorHAnsi" w:cstheme="minorHAnsi"/>
                <w:sz w:val="20"/>
                <w:szCs w:val="20"/>
                <w:lang w:val="en-IE"/>
              </w:rPr>
            </w:pPr>
          </w:p>
        </w:tc>
        <w:tc>
          <w:tcPr>
            <w:tcW w:w="3875" w:type="dxa"/>
          </w:tcPr>
          <w:p w14:paraId="4E13BAE0" w14:textId="2A709613" w:rsidR="00C819C2" w:rsidRPr="006123EC" w:rsidRDefault="00C819C2" w:rsidP="00C819C2">
            <w:pPr>
              <w:rPr>
                <w:rFonts w:asciiTheme="minorHAnsi" w:hAnsiTheme="minorHAnsi" w:cstheme="minorHAnsi"/>
                <w:sz w:val="20"/>
                <w:szCs w:val="20"/>
                <w:lang w:val="en-IE"/>
              </w:rPr>
            </w:pPr>
            <w:r w:rsidRPr="006123EC">
              <w:rPr>
                <w:rFonts w:asciiTheme="minorHAnsi" w:hAnsiTheme="minorHAnsi" w:cstheme="minorHAnsi"/>
                <w:sz w:val="20"/>
                <w:szCs w:val="20"/>
                <w:lang w:val="en-IE"/>
              </w:rPr>
              <w:t xml:space="preserve">Allianz Vantage Investment Bond spec produced from </w:t>
            </w:r>
            <w:r w:rsidR="00A17C74">
              <w:rPr>
                <w:rFonts w:asciiTheme="minorHAnsi" w:hAnsiTheme="minorHAnsi" w:cstheme="minorHAnsi"/>
                <w:sz w:val="20"/>
                <w:szCs w:val="20"/>
                <w:lang w:val="en-IE"/>
              </w:rPr>
              <w:t xml:space="preserve">Allianz Vantage </w:t>
            </w:r>
            <w:r w:rsidRPr="006123EC">
              <w:rPr>
                <w:rFonts w:asciiTheme="minorHAnsi" w:hAnsiTheme="minorHAnsi" w:cstheme="minorHAnsi"/>
                <w:sz w:val="20"/>
                <w:szCs w:val="20"/>
                <w:lang w:val="en-IE"/>
              </w:rPr>
              <w:t>ARF spec</w:t>
            </w:r>
          </w:p>
        </w:tc>
      </w:tr>
      <w:tr w:rsidR="00C819C2" w:rsidRPr="00345A01" w14:paraId="7D5A1760" w14:textId="77777777" w:rsidTr="00B15CE0">
        <w:tc>
          <w:tcPr>
            <w:tcW w:w="1430" w:type="dxa"/>
          </w:tcPr>
          <w:p w14:paraId="054F19E0" w14:textId="3A6C8EB7" w:rsidR="00C819C2" w:rsidRPr="006123EC" w:rsidRDefault="008C1DE8" w:rsidP="00C819C2">
            <w:pPr>
              <w:rPr>
                <w:rFonts w:asciiTheme="minorHAnsi" w:hAnsiTheme="minorHAnsi" w:cstheme="minorHAnsi"/>
                <w:sz w:val="20"/>
                <w:szCs w:val="20"/>
                <w:lang w:val="en-IE"/>
              </w:rPr>
            </w:pPr>
            <w:ins w:id="0" w:author="Gannon, Hugh (Allianz Global Life)" w:date="2026-06-30T11:46:00Z" w16du:dateUtc="2026-06-30T10:46:00Z">
              <w:r>
                <w:rPr>
                  <w:rFonts w:asciiTheme="minorHAnsi" w:hAnsiTheme="minorHAnsi" w:cstheme="minorHAnsi"/>
                  <w:sz w:val="20"/>
                  <w:szCs w:val="20"/>
                  <w:lang w:val="en-IE"/>
                </w:rPr>
                <w:t>30</w:t>
              </w:r>
            </w:ins>
            <w:ins w:id="1" w:author="Gannon, Hugh (Allianz Global Life)" w:date="2026-06-25T10:57:00Z" w16du:dateUtc="2026-06-25T09:57:00Z">
              <w:r w:rsidR="006123EC">
                <w:rPr>
                  <w:rFonts w:asciiTheme="minorHAnsi" w:hAnsiTheme="minorHAnsi" w:cstheme="minorHAnsi"/>
                  <w:sz w:val="20"/>
                  <w:szCs w:val="20"/>
                  <w:lang w:val="en-IE"/>
                </w:rPr>
                <w:t>/06/2026</w:t>
              </w:r>
            </w:ins>
          </w:p>
        </w:tc>
        <w:tc>
          <w:tcPr>
            <w:tcW w:w="1003" w:type="dxa"/>
          </w:tcPr>
          <w:p w14:paraId="46A06A09" w14:textId="70BCF713" w:rsidR="00C819C2" w:rsidRPr="006123EC" w:rsidRDefault="006123EC" w:rsidP="00C819C2">
            <w:pPr>
              <w:rPr>
                <w:rFonts w:asciiTheme="minorHAnsi" w:hAnsiTheme="minorHAnsi" w:cstheme="minorHAnsi"/>
                <w:sz w:val="20"/>
                <w:szCs w:val="20"/>
                <w:lang w:val="en-IE"/>
              </w:rPr>
            </w:pPr>
            <w:ins w:id="2" w:author="Gannon, Hugh (Allianz Global Life)" w:date="2026-06-25T10:57:00Z" w16du:dateUtc="2026-06-25T09:57:00Z">
              <w:r>
                <w:rPr>
                  <w:rFonts w:asciiTheme="minorHAnsi" w:hAnsiTheme="minorHAnsi" w:cstheme="minorHAnsi"/>
                  <w:sz w:val="20"/>
                  <w:szCs w:val="20"/>
                  <w:lang w:val="en-IE"/>
                </w:rPr>
                <w:t>V0.2</w:t>
              </w:r>
            </w:ins>
          </w:p>
        </w:tc>
        <w:tc>
          <w:tcPr>
            <w:tcW w:w="1390" w:type="dxa"/>
          </w:tcPr>
          <w:p w14:paraId="1310B5F0" w14:textId="2402DBD9" w:rsidR="00C819C2" w:rsidRPr="006123EC" w:rsidRDefault="006123EC" w:rsidP="00C819C2">
            <w:pPr>
              <w:rPr>
                <w:rFonts w:asciiTheme="minorHAnsi" w:hAnsiTheme="minorHAnsi" w:cstheme="minorHAnsi"/>
                <w:sz w:val="20"/>
                <w:szCs w:val="20"/>
                <w:lang w:val="en-IE"/>
              </w:rPr>
            </w:pPr>
            <w:ins w:id="3" w:author="Gannon, Hugh (Allianz Global Life)" w:date="2026-06-25T10:57:00Z" w16du:dateUtc="2026-06-25T09:57:00Z">
              <w:r>
                <w:rPr>
                  <w:rFonts w:asciiTheme="minorHAnsi" w:hAnsiTheme="minorHAnsi" w:cstheme="minorHAnsi"/>
                  <w:sz w:val="20"/>
                  <w:szCs w:val="20"/>
                  <w:lang w:val="en-IE"/>
                </w:rPr>
                <w:t>Hugh Gannon</w:t>
              </w:r>
            </w:ins>
          </w:p>
        </w:tc>
        <w:tc>
          <w:tcPr>
            <w:tcW w:w="1362" w:type="dxa"/>
          </w:tcPr>
          <w:p w14:paraId="0320636D" w14:textId="77777777" w:rsidR="00C819C2" w:rsidRPr="006123EC" w:rsidRDefault="00C819C2" w:rsidP="00C819C2">
            <w:pPr>
              <w:rPr>
                <w:rFonts w:asciiTheme="minorHAnsi" w:hAnsiTheme="minorHAnsi" w:cstheme="minorHAnsi"/>
                <w:sz w:val="20"/>
                <w:szCs w:val="20"/>
                <w:lang w:val="en-IE"/>
              </w:rPr>
            </w:pPr>
          </w:p>
        </w:tc>
        <w:tc>
          <w:tcPr>
            <w:tcW w:w="3875" w:type="dxa"/>
          </w:tcPr>
          <w:p w14:paraId="0C92F8A9" w14:textId="4689FFBD" w:rsidR="00C819C2" w:rsidRPr="006123EC" w:rsidRDefault="006123EC" w:rsidP="00C819C2">
            <w:pPr>
              <w:rPr>
                <w:rFonts w:asciiTheme="minorHAnsi" w:hAnsiTheme="minorHAnsi" w:cstheme="minorHAnsi"/>
                <w:sz w:val="20"/>
                <w:szCs w:val="20"/>
                <w:lang w:val="en-IE"/>
              </w:rPr>
            </w:pPr>
            <w:ins w:id="4" w:author="Gannon, Hugh (Allianz Global Life)" w:date="2026-06-25T10:57:00Z" w16du:dateUtc="2026-06-25T09:57:00Z">
              <w:r>
                <w:rPr>
                  <w:rFonts w:asciiTheme="minorHAnsi" w:hAnsiTheme="minorHAnsi" w:cstheme="minorHAnsi"/>
                  <w:sz w:val="20"/>
                  <w:szCs w:val="20"/>
                  <w:lang w:val="en-IE"/>
                </w:rPr>
                <w:t>Added parameter details</w:t>
              </w:r>
            </w:ins>
          </w:p>
        </w:tc>
      </w:tr>
      <w:tr w:rsidR="00B46C2C" w:rsidRPr="00345A01" w14:paraId="5A3206F7" w14:textId="77777777" w:rsidTr="00B15CE0">
        <w:tc>
          <w:tcPr>
            <w:tcW w:w="1430" w:type="dxa"/>
          </w:tcPr>
          <w:p w14:paraId="043FC69D" w14:textId="0723F4E8" w:rsidR="00B46C2C" w:rsidRPr="006123EC" w:rsidRDefault="004F76C4" w:rsidP="00B15CE0">
            <w:pPr>
              <w:rPr>
                <w:rFonts w:asciiTheme="minorHAnsi" w:hAnsiTheme="minorHAnsi" w:cstheme="minorHAnsi"/>
                <w:sz w:val="20"/>
                <w:szCs w:val="20"/>
                <w:lang w:val="en-IE"/>
              </w:rPr>
            </w:pPr>
            <w:ins w:id="5" w:author="Hughes, Gearoid (Allianz Global Life)" w:date="2026-07-24T14:22:00Z" w16du:dateUtc="2026-07-24T13:22:00Z">
              <w:r>
                <w:rPr>
                  <w:rFonts w:asciiTheme="minorHAnsi" w:hAnsiTheme="minorHAnsi" w:cstheme="minorHAnsi"/>
                  <w:sz w:val="20"/>
                  <w:szCs w:val="20"/>
                  <w:lang w:val="en-IE"/>
                </w:rPr>
                <w:t>24/07/2026</w:t>
              </w:r>
            </w:ins>
          </w:p>
        </w:tc>
        <w:tc>
          <w:tcPr>
            <w:tcW w:w="1003" w:type="dxa"/>
          </w:tcPr>
          <w:p w14:paraId="1DB32C42" w14:textId="584B61F3" w:rsidR="00B46C2C" w:rsidRPr="006123EC" w:rsidRDefault="004F76C4" w:rsidP="00B15CE0">
            <w:pPr>
              <w:rPr>
                <w:rFonts w:asciiTheme="minorHAnsi" w:hAnsiTheme="minorHAnsi" w:cstheme="minorHAnsi"/>
                <w:sz w:val="20"/>
                <w:szCs w:val="20"/>
                <w:lang w:val="en-IE"/>
              </w:rPr>
            </w:pPr>
            <w:ins w:id="6" w:author="Hughes, Gearoid (Allianz Global Life)" w:date="2026-07-24T14:22:00Z" w16du:dateUtc="2026-07-24T13:22:00Z">
              <w:r>
                <w:rPr>
                  <w:rFonts w:asciiTheme="minorHAnsi" w:hAnsiTheme="minorHAnsi" w:cstheme="minorHAnsi"/>
                  <w:sz w:val="20"/>
                  <w:szCs w:val="20"/>
                  <w:lang w:val="en-IE"/>
                </w:rPr>
                <w:t>V0.3</w:t>
              </w:r>
            </w:ins>
          </w:p>
        </w:tc>
        <w:tc>
          <w:tcPr>
            <w:tcW w:w="1390" w:type="dxa"/>
          </w:tcPr>
          <w:p w14:paraId="7DB5B4CB" w14:textId="337A67FC" w:rsidR="00B46C2C" w:rsidRPr="006123EC" w:rsidRDefault="004F76C4" w:rsidP="00B15CE0">
            <w:pPr>
              <w:rPr>
                <w:rFonts w:asciiTheme="minorHAnsi" w:hAnsiTheme="minorHAnsi" w:cstheme="minorHAnsi"/>
                <w:sz w:val="20"/>
                <w:szCs w:val="20"/>
                <w:lang w:val="en-IE"/>
              </w:rPr>
            </w:pPr>
            <w:ins w:id="7" w:author="Hughes, Gearoid (Allianz Global Life)" w:date="2026-07-24T14:22:00Z" w16du:dateUtc="2026-07-24T13:22:00Z">
              <w:r>
                <w:rPr>
                  <w:rFonts w:asciiTheme="minorHAnsi" w:hAnsiTheme="minorHAnsi" w:cstheme="minorHAnsi"/>
                  <w:sz w:val="20"/>
                  <w:szCs w:val="20"/>
                  <w:lang w:val="en-IE"/>
                </w:rPr>
                <w:t>Gearóid Hughes</w:t>
              </w:r>
            </w:ins>
          </w:p>
        </w:tc>
        <w:tc>
          <w:tcPr>
            <w:tcW w:w="1362" w:type="dxa"/>
          </w:tcPr>
          <w:p w14:paraId="3EE5C143" w14:textId="77777777" w:rsidR="00B46C2C" w:rsidRPr="006123EC" w:rsidRDefault="00B46C2C" w:rsidP="00B15CE0">
            <w:pPr>
              <w:rPr>
                <w:rFonts w:asciiTheme="minorHAnsi" w:hAnsiTheme="minorHAnsi" w:cstheme="minorHAnsi"/>
                <w:sz w:val="20"/>
                <w:szCs w:val="20"/>
                <w:lang w:val="en-IE"/>
              </w:rPr>
            </w:pPr>
          </w:p>
        </w:tc>
        <w:tc>
          <w:tcPr>
            <w:tcW w:w="3875" w:type="dxa"/>
          </w:tcPr>
          <w:p w14:paraId="0F340860" w14:textId="6F238C03" w:rsidR="00B46C2C" w:rsidRPr="006123EC" w:rsidRDefault="004572AA" w:rsidP="00B15CE0">
            <w:pPr>
              <w:rPr>
                <w:rFonts w:asciiTheme="minorHAnsi" w:hAnsiTheme="minorHAnsi" w:cstheme="minorHAnsi"/>
                <w:sz w:val="20"/>
                <w:szCs w:val="20"/>
                <w:lang w:val="en-IE"/>
              </w:rPr>
            </w:pPr>
            <w:ins w:id="8" w:author="Hughes, Gearoid (Allianz Global Life)" w:date="2026-07-24T14:23:00Z" w16du:dateUtc="2026-07-24T13:23:00Z">
              <w:r>
                <w:rPr>
                  <w:rFonts w:asciiTheme="minorHAnsi" w:hAnsiTheme="minorHAnsi" w:cstheme="minorHAnsi"/>
                  <w:sz w:val="20"/>
                  <w:szCs w:val="20"/>
                  <w:lang w:val="en-IE"/>
                </w:rPr>
                <w:t>Change in charging/commission structure</w:t>
              </w:r>
            </w:ins>
          </w:p>
        </w:tc>
      </w:tr>
      <w:tr w:rsidR="00B46C2C" w:rsidRPr="00345A01" w14:paraId="4078108A" w14:textId="77777777" w:rsidTr="00B15CE0">
        <w:tc>
          <w:tcPr>
            <w:tcW w:w="1430" w:type="dxa"/>
          </w:tcPr>
          <w:p w14:paraId="4C42257F" w14:textId="4B4E48C4" w:rsidR="00B46C2C" w:rsidRPr="006123EC" w:rsidRDefault="00B46C2C" w:rsidP="00B15CE0">
            <w:pPr>
              <w:rPr>
                <w:rFonts w:asciiTheme="minorHAnsi" w:hAnsiTheme="minorHAnsi" w:cstheme="minorHAnsi"/>
                <w:sz w:val="20"/>
                <w:szCs w:val="20"/>
                <w:lang w:val="en-IE"/>
              </w:rPr>
            </w:pPr>
          </w:p>
        </w:tc>
        <w:tc>
          <w:tcPr>
            <w:tcW w:w="1003" w:type="dxa"/>
          </w:tcPr>
          <w:p w14:paraId="20A544F7" w14:textId="603AD019" w:rsidR="00B46C2C" w:rsidRPr="006123EC" w:rsidRDefault="00B46C2C" w:rsidP="00B15CE0">
            <w:pPr>
              <w:rPr>
                <w:rFonts w:asciiTheme="minorHAnsi" w:hAnsiTheme="minorHAnsi" w:cstheme="minorHAnsi"/>
                <w:sz w:val="20"/>
                <w:szCs w:val="20"/>
                <w:lang w:val="en-IE"/>
              </w:rPr>
            </w:pPr>
          </w:p>
        </w:tc>
        <w:tc>
          <w:tcPr>
            <w:tcW w:w="1390" w:type="dxa"/>
          </w:tcPr>
          <w:p w14:paraId="7F538AAC" w14:textId="121239A9" w:rsidR="00B46C2C" w:rsidRPr="006123EC" w:rsidRDefault="00B46C2C" w:rsidP="00B15CE0">
            <w:pPr>
              <w:rPr>
                <w:rFonts w:asciiTheme="minorHAnsi" w:hAnsiTheme="minorHAnsi" w:cstheme="minorHAnsi"/>
                <w:sz w:val="20"/>
                <w:szCs w:val="20"/>
                <w:lang w:val="en-IE"/>
              </w:rPr>
            </w:pPr>
          </w:p>
        </w:tc>
        <w:tc>
          <w:tcPr>
            <w:tcW w:w="1362" w:type="dxa"/>
          </w:tcPr>
          <w:p w14:paraId="42FBEB9C" w14:textId="77777777" w:rsidR="00B46C2C" w:rsidRPr="006123EC" w:rsidRDefault="00B46C2C" w:rsidP="00B15CE0">
            <w:pPr>
              <w:rPr>
                <w:rFonts w:asciiTheme="minorHAnsi" w:hAnsiTheme="minorHAnsi" w:cstheme="minorHAnsi"/>
                <w:sz w:val="20"/>
                <w:szCs w:val="20"/>
                <w:lang w:val="en-IE"/>
              </w:rPr>
            </w:pPr>
          </w:p>
        </w:tc>
        <w:tc>
          <w:tcPr>
            <w:tcW w:w="3875" w:type="dxa"/>
          </w:tcPr>
          <w:p w14:paraId="558A94B7" w14:textId="2886A1CA" w:rsidR="00B46C2C" w:rsidRPr="006123EC" w:rsidRDefault="00B46C2C" w:rsidP="00B15CE0">
            <w:pPr>
              <w:rPr>
                <w:rFonts w:asciiTheme="minorHAnsi" w:hAnsiTheme="minorHAnsi" w:cstheme="minorHAnsi"/>
                <w:sz w:val="20"/>
                <w:szCs w:val="20"/>
                <w:lang w:val="en-IE"/>
              </w:rPr>
            </w:pPr>
          </w:p>
        </w:tc>
      </w:tr>
      <w:tr w:rsidR="00B46C2C" w:rsidRPr="00345A01" w14:paraId="0397D27A" w14:textId="77777777" w:rsidTr="00B15CE0">
        <w:tc>
          <w:tcPr>
            <w:tcW w:w="1430" w:type="dxa"/>
          </w:tcPr>
          <w:p w14:paraId="591F52BA" w14:textId="42203731" w:rsidR="00B46C2C" w:rsidRPr="006123EC" w:rsidRDefault="00B46C2C" w:rsidP="00B15CE0">
            <w:pPr>
              <w:rPr>
                <w:rFonts w:asciiTheme="minorHAnsi" w:hAnsiTheme="minorHAnsi" w:cstheme="minorHAnsi"/>
                <w:sz w:val="20"/>
                <w:szCs w:val="20"/>
                <w:lang w:val="en-IE"/>
              </w:rPr>
            </w:pPr>
          </w:p>
        </w:tc>
        <w:tc>
          <w:tcPr>
            <w:tcW w:w="1003" w:type="dxa"/>
          </w:tcPr>
          <w:p w14:paraId="21B5862F" w14:textId="22E18E63" w:rsidR="00B46C2C" w:rsidRPr="006123EC" w:rsidRDefault="00B46C2C" w:rsidP="00B15CE0">
            <w:pPr>
              <w:rPr>
                <w:rFonts w:asciiTheme="minorHAnsi" w:hAnsiTheme="minorHAnsi" w:cstheme="minorHAnsi"/>
                <w:sz w:val="20"/>
                <w:szCs w:val="20"/>
                <w:lang w:val="en-IE"/>
              </w:rPr>
            </w:pPr>
          </w:p>
        </w:tc>
        <w:tc>
          <w:tcPr>
            <w:tcW w:w="1390" w:type="dxa"/>
          </w:tcPr>
          <w:p w14:paraId="4BE98008" w14:textId="6162B5B3" w:rsidR="00B46C2C" w:rsidRPr="006123EC" w:rsidRDefault="00B46C2C" w:rsidP="00B15CE0">
            <w:pPr>
              <w:rPr>
                <w:rFonts w:asciiTheme="minorHAnsi" w:hAnsiTheme="minorHAnsi" w:cstheme="minorHAnsi"/>
                <w:sz w:val="20"/>
                <w:szCs w:val="20"/>
                <w:lang w:val="en-IE"/>
              </w:rPr>
            </w:pPr>
          </w:p>
        </w:tc>
        <w:tc>
          <w:tcPr>
            <w:tcW w:w="1362" w:type="dxa"/>
          </w:tcPr>
          <w:p w14:paraId="57E18D45" w14:textId="668F53A7" w:rsidR="00B46C2C" w:rsidRPr="006123EC" w:rsidRDefault="00B46C2C" w:rsidP="00B15CE0">
            <w:pPr>
              <w:rPr>
                <w:rFonts w:asciiTheme="minorHAnsi" w:hAnsiTheme="minorHAnsi" w:cstheme="minorHAnsi"/>
                <w:sz w:val="20"/>
                <w:szCs w:val="20"/>
                <w:lang w:val="en-IE"/>
              </w:rPr>
            </w:pPr>
          </w:p>
        </w:tc>
        <w:tc>
          <w:tcPr>
            <w:tcW w:w="3875" w:type="dxa"/>
          </w:tcPr>
          <w:p w14:paraId="2CDF0A38" w14:textId="154A6072" w:rsidR="00B46C2C" w:rsidRPr="006123EC" w:rsidRDefault="00B46C2C" w:rsidP="00B15CE0">
            <w:pPr>
              <w:rPr>
                <w:rFonts w:asciiTheme="minorHAnsi" w:hAnsiTheme="minorHAnsi" w:cstheme="minorHAnsi"/>
                <w:sz w:val="20"/>
                <w:szCs w:val="20"/>
                <w:lang w:val="en-IE"/>
              </w:rPr>
            </w:pPr>
          </w:p>
        </w:tc>
      </w:tr>
      <w:tr w:rsidR="00B46C2C" w:rsidRPr="00345A01" w14:paraId="62FC610C" w14:textId="77777777" w:rsidTr="00B15CE0">
        <w:tc>
          <w:tcPr>
            <w:tcW w:w="1430" w:type="dxa"/>
          </w:tcPr>
          <w:p w14:paraId="72723469" w14:textId="7432A12B" w:rsidR="00B46C2C" w:rsidRPr="006123EC" w:rsidRDefault="00B46C2C" w:rsidP="00B15CE0">
            <w:pPr>
              <w:rPr>
                <w:rFonts w:asciiTheme="minorHAnsi" w:hAnsiTheme="minorHAnsi" w:cstheme="minorHAnsi"/>
                <w:sz w:val="20"/>
                <w:szCs w:val="20"/>
                <w:lang w:val="en-IE"/>
              </w:rPr>
            </w:pPr>
          </w:p>
        </w:tc>
        <w:tc>
          <w:tcPr>
            <w:tcW w:w="1003" w:type="dxa"/>
          </w:tcPr>
          <w:p w14:paraId="225192C9" w14:textId="04E8DB53" w:rsidR="00B46C2C" w:rsidRPr="006123EC" w:rsidRDefault="00B46C2C" w:rsidP="00B15CE0">
            <w:pPr>
              <w:rPr>
                <w:rFonts w:asciiTheme="minorHAnsi" w:hAnsiTheme="minorHAnsi" w:cstheme="minorHAnsi"/>
                <w:sz w:val="20"/>
                <w:szCs w:val="20"/>
                <w:lang w:val="en-IE"/>
              </w:rPr>
            </w:pPr>
          </w:p>
        </w:tc>
        <w:tc>
          <w:tcPr>
            <w:tcW w:w="1390" w:type="dxa"/>
          </w:tcPr>
          <w:p w14:paraId="2E78FF90" w14:textId="629EE5F5" w:rsidR="00B46C2C" w:rsidRPr="006123EC" w:rsidRDefault="00B46C2C" w:rsidP="00B15CE0">
            <w:pPr>
              <w:rPr>
                <w:rFonts w:asciiTheme="minorHAnsi" w:hAnsiTheme="minorHAnsi" w:cstheme="minorHAnsi"/>
                <w:sz w:val="20"/>
                <w:szCs w:val="20"/>
                <w:lang w:val="en-IE"/>
              </w:rPr>
            </w:pPr>
          </w:p>
        </w:tc>
        <w:tc>
          <w:tcPr>
            <w:tcW w:w="1362" w:type="dxa"/>
          </w:tcPr>
          <w:p w14:paraId="72F10948" w14:textId="77777777" w:rsidR="00B46C2C" w:rsidRPr="006123EC" w:rsidRDefault="00B46C2C" w:rsidP="00B15CE0">
            <w:pPr>
              <w:rPr>
                <w:rFonts w:asciiTheme="minorHAnsi" w:hAnsiTheme="minorHAnsi" w:cstheme="minorHAnsi"/>
                <w:sz w:val="20"/>
                <w:szCs w:val="20"/>
                <w:lang w:val="en-IE"/>
              </w:rPr>
            </w:pPr>
          </w:p>
        </w:tc>
        <w:tc>
          <w:tcPr>
            <w:tcW w:w="3875" w:type="dxa"/>
          </w:tcPr>
          <w:p w14:paraId="23FE046C" w14:textId="1E98929D" w:rsidR="00752DF0" w:rsidRPr="006123EC" w:rsidRDefault="00752DF0" w:rsidP="00B15CE0">
            <w:pPr>
              <w:rPr>
                <w:rFonts w:asciiTheme="minorHAnsi" w:hAnsiTheme="minorHAnsi" w:cstheme="minorHAnsi"/>
                <w:sz w:val="20"/>
                <w:szCs w:val="20"/>
                <w:lang w:val="en-IE"/>
              </w:rPr>
            </w:pPr>
          </w:p>
        </w:tc>
      </w:tr>
      <w:tr w:rsidR="00B46C2C" w:rsidRPr="00345A01" w14:paraId="4AA8F555" w14:textId="77777777" w:rsidTr="00B15CE0">
        <w:tc>
          <w:tcPr>
            <w:tcW w:w="1430" w:type="dxa"/>
          </w:tcPr>
          <w:p w14:paraId="072403F2" w14:textId="6CA0199A" w:rsidR="00B46C2C" w:rsidRPr="006123EC" w:rsidRDefault="00B46C2C" w:rsidP="00B15CE0">
            <w:pPr>
              <w:rPr>
                <w:rFonts w:asciiTheme="minorHAnsi" w:hAnsiTheme="minorHAnsi" w:cstheme="minorHAnsi"/>
                <w:sz w:val="20"/>
                <w:szCs w:val="20"/>
                <w:lang w:val="en-IE"/>
              </w:rPr>
            </w:pPr>
          </w:p>
        </w:tc>
        <w:tc>
          <w:tcPr>
            <w:tcW w:w="1003" w:type="dxa"/>
          </w:tcPr>
          <w:p w14:paraId="0BB814B0" w14:textId="1D4B4B9A" w:rsidR="00B46C2C" w:rsidRPr="006123EC" w:rsidRDefault="00B46C2C" w:rsidP="00B15CE0">
            <w:pPr>
              <w:rPr>
                <w:rFonts w:asciiTheme="minorHAnsi" w:hAnsiTheme="minorHAnsi" w:cstheme="minorHAnsi"/>
                <w:sz w:val="20"/>
                <w:szCs w:val="20"/>
                <w:lang w:val="en-IE"/>
              </w:rPr>
            </w:pPr>
          </w:p>
        </w:tc>
        <w:tc>
          <w:tcPr>
            <w:tcW w:w="1390" w:type="dxa"/>
          </w:tcPr>
          <w:p w14:paraId="2FFE5923" w14:textId="1245DD66" w:rsidR="00B46C2C" w:rsidRPr="006123EC" w:rsidRDefault="00B46C2C" w:rsidP="00B15CE0">
            <w:pPr>
              <w:rPr>
                <w:rFonts w:asciiTheme="minorHAnsi" w:hAnsiTheme="minorHAnsi" w:cstheme="minorHAnsi"/>
                <w:sz w:val="20"/>
                <w:szCs w:val="20"/>
                <w:lang w:val="en-IE"/>
              </w:rPr>
            </w:pPr>
          </w:p>
        </w:tc>
        <w:tc>
          <w:tcPr>
            <w:tcW w:w="1362" w:type="dxa"/>
          </w:tcPr>
          <w:p w14:paraId="4BAE6C34" w14:textId="1490CE45" w:rsidR="00B46C2C" w:rsidRPr="006123EC" w:rsidRDefault="00B46C2C" w:rsidP="00B15CE0">
            <w:pPr>
              <w:rPr>
                <w:rFonts w:asciiTheme="minorHAnsi" w:hAnsiTheme="minorHAnsi" w:cstheme="minorHAnsi"/>
                <w:sz w:val="20"/>
                <w:szCs w:val="20"/>
                <w:lang w:val="en-IE"/>
              </w:rPr>
            </w:pPr>
          </w:p>
        </w:tc>
        <w:tc>
          <w:tcPr>
            <w:tcW w:w="3875" w:type="dxa"/>
          </w:tcPr>
          <w:p w14:paraId="7D79F495" w14:textId="70E822ED" w:rsidR="00B46C2C" w:rsidRPr="006123EC" w:rsidRDefault="00B46C2C" w:rsidP="00B15CE0">
            <w:pPr>
              <w:rPr>
                <w:rFonts w:asciiTheme="minorHAnsi" w:hAnsiTheme="minorHAnsi" w:cstheme="minorHAnsi"/>
                <w:sz w:val="20"/>
                <w:szCs w:val="20"/>
                <w:lang w:val="en-IE"/>
              </w:rPr>
            </w:pPr>
          </w:p>
        </w:tc>
      </w:tr>
      <w:tr w:rsidR="00B46C2C" w:rsidRPr="00345A01" w14:paraId="0D699547" w14:textId="77777777" w:rsidTr="00B15CE0">
        <w:tc>
          <w:tcPr>
            <w:tcW w:w="1430" w:type="dxa"/>
          </w:tcPr>
          <w:p w14:paraId="4ED8ABCC" w14:textId="28827F30" w:rsidR="00B46C2C" w:rsidRPr="006123EC" w:rsidRDefault="00B46C2C" w:rsidP="00B15CE0">
            <w:pPr>
              <w:rPr>
                <w:rFonts w:asciiTheme="minorHAnsi" w:hAnsiTheme="minorHAnsi" w:cstheme="minorHAnsi"/>
                <w:sz w:val="20"/>
                <w:szCs w:val="20"/>
                <w:lang w:val="en-IE"/>
              </w:rPr>
            </w:pPr>
          </w:p>
        </w:tc>
        <w:tc>
          <w:tcPr>
            <w:tcW w:w="1003" w:type="dxa"/>
          </w:tcPr>
          <w:p w14:paraId="69439CDB" w14:textId="52733343" w:rsidR="00B46C2C" w:rsidRPr="006123EC" w:rsidRDefault="00B46C2C" w:rsidP="00B15CE0">
            <w:pPr>
              <w:rPr>
                <w:rFonts w:asciiTheme="minorHAnsi" w:hAnsiTheme="minorHAnsi" w:cstheme="minorHAnsi"/>
                <w:sz w:val="20"/>
                <w:szCs w:val="20"/>
                <w:lang w:val="en-IE"/>
              </w:rPr>
            </w:pPr>
          </w:p>
        </w:tc>
        <w:tc>
          <w:tcPr>
            <w:tcW w:w="1390" w:type="dxa"/>
          </w:tcPr>
          <w:p w14:paraId="61E55F0A" w14:textId="21ABAF5C" w:rsidR="00B46C2C" w:rsidRPr="006123EC" w:rsidRDefault="00B46C2C" w:rsidP="00B15CE0">
            <w:pPr>
              <w:rPr>
                <w:rFonts w:asciiTheme="minorHAnsi" w:hAnsiTheme="minorHAnsi" w:cstheme="minorHAnsi"/>
                <w:sz w:val="20"/>
                <w:szCs w:val="20"/>
                <w:lang w:val="en-IE"/>
              </w:rPr>
            </w:pPr>
          </w:p>
        </w:tc>
        <w:tc>
          <w:tcPr>
            <w:tcW w:w="1362" w:type="dxa"/>
          </w:tcPr>
          <w:p w14:paraId="377BE889" w14:textId="713537D4" w:rsidR="00B46C2C" w:rsidRPr="006123EC" w:rsidRDefault="00B46C2C" w:rsidP="00B15CE0">
            <w:pPr>
              <w:rPr>
                <w:rFonts w:asciiTheme="minorHAnsi" w:hAnsiTheme="minorHAnsi" w:cstheme="minorHAnsi"/>
                <w:sz w:val="20"/>
                <w:szCs w:val="20"/>
                <w:lang w:val="en-IE"/>
              </w:rPr>
            </w:pPr>
          </w:p>
        </w:tc>
        <w:tc>
          <w:tcPr>
            <w:tcW w:w="3875" w:type="dxa"/>
          </w:tcPr>
          <w:p w14:paraId="2794AACF" w14:textId="55030DCC" w:rsidR="00B46C2C" w:rsidRPr="006123EC" w:rsidRDefault="00B46C2C" w:rsidP="00B15CE0">
            <w:pPr>
              <w:rPr>
                <w:rFonts w:asciiTheme="minorHAnsi" w:hAnsiTheme="minorHAnsi" w:cstheme="minorHAnsi"/>
                <w:sz w:val="20"/>
                <w:szCs w:val="20"/>
                <w:lang w:val="en-IE"/>
              </w:rPr>
            </w:pPr>
          </w:p>
        </w:tc>
      </w:tr>
    </w:tbl>
    <w:p w14:paraId="2690829C" w14:textId="77777777" w:rsidR="00B46C2C" w:rsidRPr="000462F4" w:rsidRDefault="00B46C2C" w:rsidP="00B46C2C">
      <w:pPr>
        <w:rPr>
          <w:sz w:val="20"/>
          <w:szCs w:val="20"/>
          <w:lang w:val="en-IE"/>
        </w:rPr>
      </w:pPr>
    </w:p>
    <w:sdt>
      <w:sdtPr>
        <w:rPr>
          <w:rFonts w:ascii="Times New Roman" w:eastAsia="MS Mincho" w:hAnsi="Times New Roman" w:cs="Times New Roman"/>
          <w:b w:val="0"/>
          <w:bCs w:val="0"/>
          <w:color w:val="auto"/>
          <w:sz w:val="20"/>
          <w:szCs w:val="20"/>
          <w:lang w:val="de-DE" w:eastAsia="en-US" w:bidi="hi-IN"/>
        </w:rPr>
        <w:id w:val="1073469999"/>
        <w:docPartObj>
          <w:docPartGallery w:val="Table of Contents"/>
          <w:docPartUnique/>
        </w:docPartObj>
      </w:sdtPr>
      <w:sdtEndPr>
        <w:rPr>
          <w:rFonts w:eastAsia="Times New Roman"/>
          <w:noProof/>
          <w:lang w:val="en-GB" w:eastAsia="en-GB"/>
        </w:rPr>
      </w:sdtEndPr>
      <w:sdtContent>
        <w:p w14:paraId="10EF6EE5" w14:textId="77777777" w:rsidR="00B46C2C" w:rsidRPr="006123EC" w:rsidRDefault="00B46C2C" w:rsidP="00B46C2C">
          <w:pPr>
            <w:pStyle w:val="TOCHeading"/>
            <w:pageBreakBefore/>
            <w:spacing w:before="0" w:after="0"/>
            <w:rPr>
              <w:rFonts w:cstheme="minorHAnsi"/>
              <w:sz w:val="24"/>
              <w:szCs w:val="24"/>
            </w:rPr>
          </w:pPr>
          <w:r w:rsidRPr="006123EC">
            <w:rPr>
              <w:rFonts w:cstheme="minorHAnsi"/>
              <w:sz w:val="24"/>
              <w:szCs w:val="24"/>
            </w:rPr>
            <w:t>Table of Contents</w:t>
          </w:r>
        </w:p>
        <w:p w14:paraId="40F8B5E9" w14:textId="74BAF2CC" w:rsidR="00345A01" w:rsidRPr="00345A01" w:rsidRDefault="00B46C2C">
          <w:pPr>
            <w:pStyle w:val="TOC1"/>
            <w:rPr>
              <w:rFonts w:asciiTheme="minorHAnsi" w:eastAsiaTheme="minorEastAsia" w:hAnsiTheme="minorHAnsi" w:cstheme="minorHAnsi"/>
              <w:noProof/>
              <w:kern w:val="2"/>
              <w:lang w:val="en-IE" w:eastAsia="en-IE" w:bidi="ar-SA"/>
              <w14:ligatures w14:val="standardContextual"/>
            </w:rPr>
          </w:pPr>
          <w:r w:rsidRPr="006123EC">
            <w:rPr>
              <w:rFonts w:asciiTheme="minorHAnsi" w:hAnsiTheme="minorHAnsi" w:cstheme="minorHAnsi"/>
            </w:rPr>
            <w:fldChar w:fldCharType="begin"/>
          </w:r>
          <w:r w:rsidRPr="006123EC">
            <w:rPr>
              <w:rFonts w:asciiTheme="minorHAnsi" w:hAnsiTheme="minorHAnsi" w:cstheme="minorHAnsi"/>
              <w:lang w:val="en-IE"/>
            </w:rPr>
            <w:instrText xml:space="preserve"> TOC \o "1-2" \h \z \u </w:instrText>
          </w:r>
          <w:r w:rsidRPr="006123EC">
            <w:rPr>
              <w:rFonts w:asciiTheme="minorHAnsi" w:hAnsiTheme="minorHAnsi" w:cstheme="minorHAnsi"/>
            </w:rPr>
            <w:fldChar w:fldCharType="separate"/>
          </w:r>
          <w:hyperlink w:anchor="_Toc226536610" w:history="1">
            <w:r w:rsidR="00345A01" w:rsidRPr="006123EC">
              <w:rPr>
                <w:rStyle w:val="Hyperlink"/>
                <w:rFonts w:asciiTheme="minorHAnsi" w:hAnsiTheme="minorHAnsi" w:cstheme="minorHAnsi"/>
                <w:noProof/>
              </w:rPr>
              <w:t>1</w:t>
            </w:r>
            <w:r w:rsidR="00345A01" w:rsidRPr="00345A01">
              <w:rPr>
                <w:rFonts w:asciiTheme="minorHAnsi" w:eastAsiaTheme="minorEastAsia" w:hAnsiTheme="minorHAnsi" w:cstheme="minorHAnsi"/>
                <w:noProof/>
                <w:kern w:val="2"/>
                <w:lang w:val="en-IE" w:eastAsia="en-IE" w:bidi="ar-SA"/>
                <w14:ligatures w14:val="standardContextual"/>
              </w:rPr>
              <w:tab/>
            </w:r>
            <w:r w:rsidR="00345A01" w:rsidRPr="006123EC">
              <w:rPr>
                <w:rStyle w:val="Hyperlink"/>
                <w:rFonts w:asciiTheme="minorHAnsi" w:hAnsiTheme="minorHAnsi" w:cstheme="minorHAnsi"/>
                <w:noProof/>
              </w:rPr>
              <w:t>Product Overview</w:t>
            </w:r>
            <w:r w:rsidR="00345A01" w:rsidRPr="006123EC">
              <w:rPr>
                <w:rFonts w:asciiTheme="minorHAnsi" w:hAnsiTheme="minorHAnsi" w:cstheme="minorHAnsi"/>
                <w:noProof/>
                <w:webHidden/>
              </w:rPr>
              <w:tab/>
            </w:r>
            <w:r w:rsidR="00345A01" w:rsidRPr="006123EC">
              <w:rPr>
                <w:rFonts w:asciiTheme="minorHAnsi" w:hAnsiTheme="minorHAnsi" w:cstheme="minorHAnsi"/>
                <w:noProof/>
                <w:webHidden/>
              </w:rPr>
              <w:fldChar w:fldCharType="begin"/>
            </w:r>
            <w:r w:rsidR="00345A01" w:rsidRPr="006123EC">
              <w:rPr>
                <w:rFonts w:asciiTheme="minorHAnsi" w:hAnsiTheme="minorHAnsi" w:cstheme="minorHAnsi"/>
                <w:noProof/>
                <w:webHidden/>
              </w:rPr>
              <w:instrText xml:space="preserve"> PAGEREF _Toc226536610 \h </w:instrText>
            </w:r>
            <w:r w:rsidR="00345A01" w:rsidRPr="006123EC">
              <w:rPr>
                <w:rFonts w:asciiTheme="minorHAnsi" w:hAnsiTheme="minorHAnsi" w:cstheme="minorHAnsi"/>
                <w:noProof/>
                <w:webHidden/>
              </w:rPr>
            </w:r>
            <w:r w:rsidR="00345A01" w:rsidRPr="006123EC">
              <w:rPr>
                <w:rFonts w:asciiTheme="minorHAnsi" w:hAnsiTheme="minorHAnsi" w:cstheme="minorHAnsi"/>
                <w:noProof/>
                <w:webHidden/>
              </w:rPr>
              <w:fldChar w:fldCharType="separate"/>
            </w:r>
            <w:r w:rsidR="00345A01" w:rsidRPr="006123EC">
              <w:rPr>
                <w:rFonts w:asciiTheme="minorHAnsi" w:hAnsiTheme="minorHAnsi" w:cstheme="minorHAnsi"/>
                <w:noProof/>
                <w:webHidden/>
              </w:rPr>
              <w:t>3</w:t>
            </w:r>
            <w:r w:rsidR="00345A01" w:rsidRPr="006123EC">
              <w:rPr>
                <w:rFonts w:asciiTheme="minorHAnsi" w:hAnsiTheme="minorHAnsi" w:cstheme="minorHAnsi"/>
                <w:noProof/>
                <w:webHidden/>
              </w:rPr>
              <w:fldChar w:fldCharType="end"/>
            </w:r>
          </w:hyperlink>
        </w:p>
        <w:p w14:paraId="20677D8B" w14:textId="26DD8AEC" w:rsidR="00345A01" w:rsidRPr="00345A01" w:rsidRDefault="00345A01">
          <w:pPr>
            <w:pStyle w:val="TOC1"/>
            <w:rPr>
              <w:rFonts w:asciiTheme="minorHAnsi" w:eastAsiaTheme="minorEastAsia" w:hAnsiTheme="minorHAnsi" w:cstheme="minorHAnsi"/>
              <w:noProof/>
              <w:kern w:val="2"/>
              <w:lang w:val="en-IE" w:eastAsia="en-IE" w:bidi="ar-SA"/>
              <w14:ligatures w14:val="standardContextual"/>
            </w:rPr>
          </w:pPr>
          <w:hyperlink w:anchor="_Toc226536611" w:history="1">
            <w:r w:rsidRPr="006123EC">
              <w:rPr>
                <w:rStyle w:val="Hyperlink"/>
                <w:rFonts w:asciiTheme="minorHAnsi" w:hAnsiTheme="minorHAnsi" w:cstheme="minorHAnsi"/>
                <w:noProof/>
              </w:rPr>
              <w:t>2</w:t>
            </w:r>
            <w:r w:rsidRPr="00345A01">
              <w:rPr>
                <w:rFonts w:asciiTheme="minorHAnsi" w:eastAsiaTheme="minorEastAsia" w:hAnsiTheme="minorHAnsi" w:cstheme="minorHAnsi"/>
                <w:noProof/>
                <w:kern w:val="2"/>
                <w:lang w:val="en-IE" w:eastAsia="en-IE" w:bidi="ar-SA"/>
                <w14:ligatures w14:val="standardContextual"/>
              </w:rPr>
              <w:tab/>
            </w:r>
            <w:r w:rsidRPr="006123EC">
              <w:rPr>
                <w:rStyle w:val="Hyperlink"/>
                <w:rFonts w:asciiTheme="minorHAnsi" w:hAnsiTheme="minorHAnsi" w:cstheme="minorHAnsi"/>
                <w:noProof/>
              </w:rPr>
              <w:t>Product Parameters</w:t>
            </w:r>
            <w:r w:rsidRPr="006123EC">
              <w:rPr>
                <w:rFonts w:asciiTheme="minorHAnsi" w:hAnsiTheme="minorHAnsi" w:cstheme="minorHAnsi"/>
                <w:noProof/>
                <w:webHidden/>
              </w:rPr>
              <w:tab/>
            </w:r>
            <w:r w:rsidRPr="006123EC">
              <w:rPr>
                <w:rFonts w:asciiTheme="minorHAnsi" w:hAnsiTheme="minorHAnsi" w:cstheme="minorHAnsi"/>
                <w:noProof/>
                <w:webHidden/>
              </w:rPr>
              <w:fldChar w:fldCharType="begin"/>
            </w:r>
            <w:r w:rsidRPr="006123EC">
              <w:rPr>
                <w:rFonts w:asciiTheme="minorHAnsi" w:hAnsiTheme="minorHAnsi" w:cstheme="minorHAnsi"/>
                <w:noProof/>
                <w:webHidden/>
              </w:rPr>
              <w:instrText xml:space="preserve"> PAGEREF _Toc226536611 \h </w:instrText>
            </w:r>
            <w:r w:rsidRPr="006123EC">
              <w:rPr>
                <w:rFonts w:asciiTheme="minorHAnsi" w:hAnsiTheme="minorHAnsi" w:cstheme="minorHAnsi"/>
                <w:noProof/>
                <w:webHidden/>
              </w:rPr>
            </w:r>
            <w:r w:rsidRPr="006123EC">
              <w:rPr>
                <w:rFonts w:asciiTheme="minorHAnsi" w:hAnsiTheme="minorHAnsi" w:cstheme="minorHAnsi"/>
                <w:noProof/>
                <w:webHidden/>
              </w:rPr>
              <w:fldChar w:fldCharType="separate"/>
            </w:r>
            <w:r w:rsidRPr="006123EC">
              <w:rPr>
                <w:rFonts w:asciiTheme="minorHAnsi" w:hAnsiTheme="minorHAnsi" w:cstheme="minorHAnsi"/>
                <w:noProof/>
                <w:webHidden/>
              </w:rPr>
              <w:t>3</w:t>
            </w:r>
            <w:r w:rsidRPr="006123EC">
              <w:rPr>
                <w:rFonts w:asciiTheme="minorHAnsi" w:hAnsiTheme="minorHAnsi" w:cstheme="minorHAnsi"/>
                <w:noProof/>
                <w:webHidden/>
              </w:rPr>
              <w:fldChar w:fldCharType="end"/>
            </w:r>
          </w:hyperlink>
        </w:p>
        <w:p w14:paraId="3D48056E" w14:textId="27A507A0" w:rsidR="00345A01" w:rsidRPr="00345A01" w:rsidRDefault="00345A01">
          <w:pPr>
            <w:pStyle w:val="TOC2"/>
            <w:rPr>
              <w:rFonts w:asciiTheme="minorHAnsi" w:eastAsiaTheme="minorEastAsia" w:hAnsiTheme="minorHAnsi" w:cstheme="minorHAnsi"/>
              <w:noProof/>
              <w:kern w:val="2"/>
              <w:lang w:val="en-IE" w:eastAsia="en-IE" w:bidi="ar-SA"/>
              <w14:ligatures w14:val="standardContextual"/>
            </w:rPr>
          </w:pPr>
          <w:hyperlink w:anchor="_Toc226536612" w:history="1">
            <w:r w:rsidRPr="006123EC">
              <w:rPr>
                <w:rStyle w:val="Hyperlink"/>
                <w:rFonts w:asciiTheme="minorHAnsi" w:hAnsiTheme="minorHAnsi" w:cstheme="minorHAnsi"/>
                <w:noProof/>
              </w:rPr>
              <w:t>2.1</w:t>
            </w:r>
            <w:r w:rsidRPr="00345A01">
              <w:rPr>
                <w:rFonts w:asciiTheme="minorHAnsi" w:eastAsiaTheme="minorEastAsia" w:hAnsiTheme="minorHAnsi" w:cstheme="minorHAnsi"/>
                <w:noProof/>
                <w:kern w:val="2"/>
                <w:lang w:val="en-IE" w:eastAsia="en-IE" w:bidi="ar-SA"/>
                <w14:ligatures w14:val="standardContextual"/>
              </w:rPr>
              <w:tab/>
            </w:r>
            <w:r w:rsidRPr="006123EC">
              <w:rPr>
                <w:rStyle w:val="Hyperlink"/>
                <w:rFonts w:asciiTheme="minorHAnsi" w:hAnsiTheme="minorHAnsi" w:cstheme="minorHAnsi"/>
                <w:noProof/>
              </w:rPr>
              <w:t>Product Level</w:t>
            </w:r>
            <w:r w:rsidRPr="006123EC">
              <w:rPr>
                <w:rFonts w:asciiTheme="minorHAnsi" w:hAnsiTheme="minorHAnsi" w:cstheme="minorHAnsi"/>
                <w:noProof/>
                <w:webHidden/>
              </w:rPr>
              <w:tab/>
            </w:r>
            <w:r w:rsidRPr="006123EC">
              <w:rPr>
                <w:rFonts w:asciiTheme="minorHAnsi" w:hAnsiTheme="minorHAnsi" w:cstheme="minorHAnsi"/>
                <w:noProof/>
                <w:webHidden/>
              </w:rPr>
              <w:fldChar w:fldCharType="begin"/>
            </w:r>
            <w:r w:rsidRPr="006123EC">
              <w:rPr>
                <w:rFonts w:asciiTheme="minorHAnsi" w:hAnsiTheme="minorHAnsi" w:cstheme="minorHAnsi"/>
                <w:noProof/>
                <w:webHidden/>
              </w:rPr>
              <w:instrText xml:space="preserve"> PAGEREF _Toc226536612 \h </w:instrText>
            </w:r>
            <w:r w:rsidRPr="006123EC">
              <w:rPr>
                <w:rFonts w:asciiTheme="minorHAnsi" w:hAnsiTheme="minorHAnsi" w:cstheme="minorHAnsi"/>
                <w:noProof/>
                <w:webHidden/>
              </w:rPr>
            </w:r>
            <w:r w:rsidRPr="006123EC">
              <w:rPr>
                <w:rFonts w:asciiTheme="minorHAnsi" w:hAnsiTheme="minorHAnsi" w:cstheme="minorHAnsi"/>
                <w:noProof/>
                <w:webHidden/>
              </w:rPr>
              <w:fldChar w:fldCharType="separate"/>
            </w:r>
            <w:r w:rsidRPr="006123EC">
              <w:rPr>
                <w:rFonts w:asciiTheme="minorHAnsi" w:hAnsiTheme="minorHAnsi" w:cstheme="minorHAnsi"/>
                <w:noProof/>
                <w:webHidden/>
              </w:rPr>
              <w:t>3</w:t>
            </w:r>
            <w:r w:rsidRPr="006123EC">
              <w:rPr>
                <w:rFonts w:asciiTheme="minorHAnsi" w:hAnsiTheme="minorHAnsi" w:cstheme="minorHAnsi"/>
                <w:noProof/>
                <w:webHidden/>
              </w:rPr>
              <w:fldChar w:fldCharType="end"/>
            </w:r>
          </w:hyperlink>
        </w:p>
        <w:p w14:paraId="0F050ED4" w14:textId="1D6E693E" w:rsidR="00345A01" w:rsidRPr="00345A01" w:rsidRDefault="00345A01">
          <w:pPr>
            <w:pStyle w:val="TOC2"/>
            <w:rPr>
              <w:rFonts w:asciiTheme="minorHAnsi" w:eastAsiaTheme="minorEastAsia" w:hAnsiTheme="minorHAnsi" w:cstheme="minorHAnsi"/>
              <w:noProof/>
              <w:kern w:val="2"/>
              <w:lang w:val="en-IE" w:eastAsia="en-IE" w:bidi="ar-SA"/>
              <w14:ligatures w14:val="standardContextual"/>
            </w:rPr>
          </w:pPr>
          <w:hyperlink w:anchor="_Toc226536613" w:history="1">
            <w:r w:rsidRPr="006123EC">
              <w:rPr>
                <w:rStyle w:val="Hyperlink"/>
                <w:rFonts w:asciiTheme="minorHAnsi" w:hAnsiTheme="minorHAnsi" w:cstheme="minorHAnsi"/>
                <w:noProof/>
              </w:rPr>
              <w:t>2.2</w:t>
            </w:r>
            <w:r w:rsidRPr="00345A01">
              <w:rPr>
                <w:rFonts w:asciiTheme="minorHAnsi" w:eastAsiaTheme="minorEastAsia" w:hAnsiTheme="minorHAnsi" w:cstheme="minorHAnsi"/>
                <w:noProof/>
                <w:kern w:val="2"/>
                <w:lang w:val="en-IE" w:eastAsia="en-IE" w:bidi="ar-SA"/>
                <w14:ligatures w14:val="standardContextual"/>
              </w:rPr>
              <w:tab/>
            </w:r>
            <w:r w:rsidRPr="006123EC">
              <w:rPr>
                <w:rStyle w:val="Hyperlink"/>
                <w:rFonts w:asciiTheme="minorHAnsi" w:hAnsiTheme="minorHAnsi" w:cstheme="minorHAnsi"/>
                <w:noProof/>
              </w:rPr>
              <w:t>Unit-Linked Non-guaranteed Coverage Type Parameters</w:t>
            </w:r>
            <w:r w:rsidRPr="006123EC">
              <w:rPr>
                <w:rFonts w:asciiTheme="minorHAnsi" w:hAnsiTheme="minorHAnsi" w:cstheme="minorHAnsi"/>
                <w:noProof/>
                <w:webHidden/>
              </w:rPr>
              <w:tab/>
            </w:r>
            <w:r w:rsidRPr="006123EC">
              <w:rPr>
                <w:rFonts w:asciiTheme="minorHAnsi" w:hAnsiTheme="minorHAnsi" w:cstheme="minorHAnsi"/>
                <w:noProof/>
                <w:webHidden/>
              </w:rPr>
              <w:fldChar w:fldCharType="begin"/>
            </w:r>
            <w:r w:rsidRPr="006123EC">
              <w:rPr>
                <w:rFonts w:asciiTheme="minorHAnsi" w:hAnsiTheme="minorHAnsi" w:cstheme="minorHAnsi"/>
                <w:noProof/>
                <w:webHidden/>
              </w:rPr>
              <w:instrText xml:space="preserve"> PAGEREF _Toc226536613 \h </w:instrText>
            </w:r>
            <w:r w:rsidRPr="006123EC">
              <w:rPr>
                <w:rFonts w:asciiTheme="minorHAnsi" w:hAnsiTheme="minorHAnsi" w:cstheme="minorHAnsi"/>
                <w:noProof/>
                <w:webHidden/>
              </w:rPr>
            </w:r>
            <w:r w:rsidRPr="006123EC">
              <w:rPr>
                <w:rFonts w:asciiTheme="minorHAnsi" w:hAnsiTheme="minorHAnsi" w:cstheme="minorHAnsi"/>
                <w:noProof/>
                <w:webHidden/>
              </w:rPr>
              <w:fldChar w:fldCharType="separate"/>
            </w:r>
            <w:r w:rsidRPr="006123EC">
              <w:rPr>
                <w:rFonts w:asciiTheme="minorHAnsi" w:hAnsiTheme="minorHAnsi" w:cstheme="minorHAnsi"/>
                <w:noProof/>
                <w:webHidden/>
              </w:rPr>
              <w:t>9</w:t>
            </w:r>
            <w:r w:rsidRPr="006123EC">
              <w:rPr>
                <w:rFonts w:asciiTheme="minorHAnsi" w:hAnsiTheme="minorHAnsi" w:cstheme="minorHAnsi"/>
                <w:noProof/>
                <w:webHidden/>
              </w:rPr>
              <w:fldChar w:fldCharType="end"/>
            </w:r>
          </w:hyperlink>
        </w:p>
        <w:p w14:paraId="50168187" w14:textId="2EB9943B" w:rsidR="00345A01" w:rsidRPr="00345A01" w:rsidRDefault="00345A01">
          <w:pPr>
            <w:pStyle w:val="TOC2"/>
            <w:rPr>
              <w:rFonts w:asciiTheme="minorHAnsi" w:eastAsiaTheme="minorEastAsia" w:hAnsiTheme="minorHAnsi" w:cstheme="minorHAnsi"/>
              <w:noProof/>
              <w:kern w:val="2"/>
              <w:lang w:val="en-IE" w:eastAsia="en-IE" w:bidi="ar-SA"/>
              <w14:ligatures w14:val="standardContextual"/>
            </w:rPr>
          </w:pPr>
          <w:hyperlink w:anchor="_Toc226536614" w:history="1">
            <w:r w:rsidRPr="006123EC">
              <w:rPr>
                <w:rStyle w:val="Hyperlink"/>
                <w:rFonts w:asciiTheme="minorHAnsi" w:hAnsiTheme="minorHAnsi" w:cstheme="minorHAnsi"/>
                <w:noProof/>
              </w:rPr>
              <w:t>2.3</w:t>
            </w:r>
            <w:r w:rsidRPr="00345A01">
              <w:rPr>
                <w:rFonts w:asciiTheme="minorHAnsi" w:eastAsiaTheme="minorEastAsia" w:hAnsiTheme="minorHAnsi" w:cstheme="minorHAnsi"/>
                <w:noProof/>
                <w:kern w:val="2"/>
                <w:lang w:val="en-IE" w:eastAsia="en-IE" w:bidi="ar-SA"/>
                <w14:ligatures w14:val="standardContextual"/>
              </w:rPr>
              <w:tab/>
            </w:r>
            <w:r w:rsidRPr="006123EC">
              <w:rPr>
                <w:rStyle w:val="Hyperlink"/>
                <w:rFonts w:asciiTheme="minorHAnsi" w:hAnsiTheme="minorHAnsi" w:cstheme="minorHAnsi"/>
                <w:noProof/>
              </w:rPr>
              <w:t>GMAB Coverage Type Parameters</w:t>
            </w:r>
            <w:r w:rsidRPr="006123EC">
              <w:rPr>
                <w:rFonts w:asciiTheme="minorHAnsi" w:hAnsiTheme="minorHAnsi" w:cstheme="minorHAnsi"/>
                <w:noProof/>
                <w:webHidden/>
              </w:rPr>
              <w:tab/>
            </w:r>
            <w:r w:rsidRPr="006123EC">
              <w:rPr>
                <w:rFonts w:asciiTheme="minorHAnsi" w:hAnsiTheme="minorHAnsi" w:cstheme="minorHAnsi"/>
                <w:noProof/>
                <w:webHidden/>
              </w:rPr>
              <w:fldChar w:fldCharType="begin"/>
            </w:r>
            <w:r w:rsidRPr="006123EC">
              <w:rPr>
                <w:rFonts w:asciiTheme="minorHAnsi" w:hAnsiTheme="minorHAnsi" w:cstheme="minorHAnsi"/>
                <w:noProof/>
                <w:webHidden/>
              </w:rPr>
              <w:instrText xml:space="preserve"> PAGEREF _Toc226536614 \h </w:instrText>
            </w:r>
            <w:r w:rsidRPr="006123EC">
              <w:rPr>
                <w:rFonts w:asciiTheme="minorHAnsi" w:hAnsiTheme="minorHAnsi" w:cstheme="minorHAnsi"/>
                <w:noProof/>
                <w:webHidden/>
              </w:rPr>
            </w:r>
            <w:r w:rsidRPr="006123EC">
              <w:rPr>
                <w:rFonts w:asciiTheme="minorHAnsi" w:hAnsiTheme="minorHAnsi" w:cstheme="minorHAnsi"/>
                <w:noProof/>
                <w:webHidden/>
              </w:rPr>
              <w:fldChar w:fldCharType="separate"/>
            </w:r>
            <w:r w:rsidRPr="006123EC">
              <w:rPr>
                <w:rFonts w:asciiTheme="minorHAnsi" w:hAnsiTheme="minorHAnsi" w:cstheme="minorHAnsi"/>
                <w:noProof/>
                <w:webHidden/>
              </w:rPr>
              <w:t>10</w:t>
            </w:r>
            <w:r w:rsidRPr="006123EC">
              <w:rPr>
                <w:rFonts w:asciiTheme="minorHAnsi" w:hAnsiTheme="minorHAnsi" w:cstheme="minorHAnsi"/>
                <w:noProof/>
                <w:webHidden/>
              </w:rPr>
              <w:fldChar w:fldCharType="end"/>
            </w:r>
          </w:hyperlink>
        </w:p>
        <w:p w14:paraId="0A73FFD2" w14:textId="4747CAE6" w:rsidR="00345A01" w:rsidRPr="00345A01" w:rsidRDefault="00345A01">
          <w:pPr>
            <w:pStyle w:val="TOC2"/>
            <w:rPr>
              <w:rFonts w:asciiTheme="minorHAnsi" w:eastAsiaTheme="minorEastAsia" w:hAnsiTheme="minorHAnsi" w:cstheme="minorHAnsi"/>
              <w:noProof/>
              <w:kern w:val="2"/>
              <w:lang w:val="en-IE" w:eastAsia="en-IE" w:bidi="ar-SA"/>
              <w14:ligatures w14:val="standardContextual"/>
            </w:rPr>
          </w:pPr>
          <w:hyperlink w:anchor="_Toc226536615" w:history="1">
            <w:r w:rsidRPr="006123EC">
              <w:rPr>
                <w:rStyle w:val="Hyperlink"/>
                <w:rFonts w:asciiTheme="minorHAnsi" w:hAnsiTheme="minorHAnsi" w:cstheme="minorHAnsi"/>
                <w:noProof/>
              </w:rPr>
              <w:t>2.4</w:t>
            </w:r>
            <w:r w:rsidRPr="00345A01">
              <w:rPr>
                <w:rFonts w:asciiTheme="minorHAnsi" w:eastAsiaTheme="minorEastAsia" w:hAnsiTheme="minorHAnsi" w:cstheme="minorHAnsi"/>
                <w:noProof/>
                <w:kern w:val="2"/>
                <w:lang w:val="en-IE" w:eastAsia="en-IE" w:bidi="ar-SA"/>
                <w14:ligatures w14:val="standardContextual"/>
              </w:rPr>
              <w:tab/>
            </w:r>
            <w:r w:rsidRPr="006123EC">
              <w:rPr>
                <w:rStyle w:val="Hyperlink"/>
                <w:rFonts w:asciiTheme="minorHAnsi" w:hAnsiTheme="minorHAnsi" w:cstheme="minorHAnsi"/>
                <w:noProof/>
              </w:rPr>
              <w:t>GMWB Coverage Type Parameters</w:t>
            </w:r>
            <w:r w:rsidRPr="006123EC">
              <w:rPr>
                <w:rFonts w:asciiTheme="minorHAnsi" w:hAnsiTheme="minorHAnsi" w:cstheme="minorHAnsi"/>
                <w:noProof/>
                <w:webHidden/>
              </w:rPr>
              <w:tab/>
            </w:r>
            <w:r w:rsidRPr="006123EC">
              <w:rPr>
                <w:rFonts w:asciiTheme="minorHAnsi" w:hAnsiTheme="minorHAnsi" w:cstheme="minorHAnsi"/>
                <w:noProof/>
                <w:webHidden/>
              </w:rPr>
              <w:fldChar w:fldCharType="begin"/>
            </w:r>
            <w:r w:rsidRPr="006123EC">
              <w:rPr>
                <w:rFonts w:asciiTheme="minorHAnsi" w:hAnsiTheme="minorHAnsi" w:cstheme="minorHAnsi"/>
                <w:noProof/>
                <w:webHidden/>
              </w:rPr>
              <w:instrText xml:space="preserve"> PAGEREF _Toc226536615 \h </w:instrText>
            </w:r>
            <w:r w:rsidRPr="006123EC">
              <w:rPr>
                <w:rFonts w:asciiTheme="minorHAnsi" w:hAnsiTheme="minorHAnsi" w:cstheme="minorHAnsi"/>
                <w:noProof/>
                <w:webHidden/>
              </w:rPr>
            </w:r>
            <w:r w:rsidRPr="006123EC">
              <w:rPr>
                <w:rFonts w:asciiTheme="minorHAnsi" w:hAnsiTheme="minorHAnsi" w:cstheme="minorHAnsi"/>
                <w:noProof/>
                <w:webHidden/>
              </w:rPr>
              <w:fldChar w:fldCharType="separate"/>
            </w:r>
            <w:r w:rsidRPr="006123EC">
              <w:rPr>
                <w:rFonts w:asciiTheme="minorHAnsi" w:hAnsiTheme="minorHAnsi" w:cstheme="minorHAnsi"/>
                <w:noProof/>
                <w:webHidden/>
              </w:rPr>
              <w:t>12</w:t>
            </w:r>
            <w:r w:rsidRPr="006123EC">
              <w:rPr>
                <w:rFonts w:asciiTheme="minorHAnsi" w:hAnsiTheme="minorHAnsi" w:cstheme="minorHAnsi"/>
                <w:noProof/>
                <w:webHidden/>
              </w:rPr>
              <w:fldChar w:fldCharType="end"/>
            </w:r>
          </w:hyperlink>
        </w:p>
        <w:p w14:paraId="1F29E4B9" w14:textId="31740D00" w:rsidR="00345A01" w:rsidRPr="00345A01" w:rsidRDefault="00345A01">
          <w:pPr>
            <w:pStyle w:val="TOC2"/>
            <w:rPr>
              <w:rFonts w:asciiTheme="minorHAnsi" w:eastAsiaTheme="minorEastAsia" w:hAnsiTheme="minorHAnsi" w:cstheme="minorHAnsi"/>
              <w:noProof/>
              <w:kern w:val="2"/>
              <w:lang w:val="en-IE" w:eastAsia="en-IE" w:bidi="ar-SA"/>
              <w14:ligatures w14:val="standardContextual"/>
            </w:rPr>
          </w:pPr>
          <w:hyperlink w:anchor="_Toc226536616" w:history="1">
            <w:r w:rsidRPr="006123EC">
              <w:rPr>
                <w:rStyle w:val="Hyperlink"/>
                <w:rFonts w:asciiTheme="minorHAnsi" w:hAnsiTheme="minorHAnsi" w:cstheme="minorHAnsi"/>
                <w:noProof/>
              </w:rPr>
              <w:t>2.5</w:t>
            </w:r>
            <w:r w:rsidRPr="00345A01">
              <w:rPr>
                <w:rFonts w:asciiTheme="minorHAnsi" w:eastAsiaTheme="minorEastAsia" w:hAnsiTheme="minorHAnsi" w:cstheme="minorHAnsi"/>
                <w:noProof/>
                <w:kern w:val="2"/>
                <w:lang w:val="en-IE" w:eastAsia="en-IE" w:bidi="ar-SA"/>
                <w14:ligatures w14:val="standardContextual"/>
              </w:rPr>
              <w:tab/>
            </w:r>
            <w:r w:rsidRPr="006123EC">
              <w:rPr>
                <w:rStyle w:val="Hyperlink"/>
                <w:rFonts w:asciiTheme="minorHAnsi" w:hAnsiTheme="minorHAnsi" w:cstheme="minorHAnsi"/>
                <w:noProof/>
              </w:rPr>
              <w:t>Index Option Coverage Type Parameters</w:t>
            </w:r>
            <w:r w:rsidRPr="006123EC">
              <w:rPr>
                <w:rFonts w:asciiTheme="minorHAnsi" w:hAnsiTheme="minorHAnsi" w:cstheme="minorHAnsi"/>
                <w:noProof/>
                <w:webHidden/>
              </w:rPr>
              <w:tab/>
            </w:r>
            <w:r w:rsidRPr="006123EC">
              <w:rPr>
                <w:rFonts w:asciiTheme="minorHAnsi" w:hAnsiTheme="minorHAnsi" w:cstheme="minorHAnsi"/>
                <w:noProof/>
                <w:webHidden/>
              </w:rPr>
              <w:fldChar w:fldCharType="begin"/>
            </w:r>
            <w:r w:rsidRPr="006123EC">
              <w:rPr>
                <w:rFonts w:asciiTheme="minorHAnsi" w:hAnsiTheme="minorHAnsi" w:cstheme="minorHAnsi"/>
                <w:noProof/>
                <w:webHidden/>
              </w:rPr>
              <w:instrText xml:space="preserve"> PAGEREF _Toc226536616 \h </w:instrText>
            </w:r>
            <w:r w:rsidRPr="006123EC">
              <w:rPr>
                <w:rFonts w:asciiTheme="minorHAnsi" w:hAnsiTheme="minorHAnsi" w:cstheme="minorHAnsi"/>
                <w:noProof/>
                <w:webHidden/>
              </w:rPr>
            </w:r>
            <w:r w:rsidRPr="006123EC">
              <w:rPr>
                <w:rFonts w:asciiTheme="minorHAnsi" w:hAnsiTheme="minorHAnsi" w:cstheme="minorHAnsi"/>
                <w:noProof/>
                <w:webHidden/>
              </w:rPr>
              <w:fldChar w:fldCharType="separate"/>
            </w:r>
            <w:r w:rsidRPr="006123EC">
              <w:rPr>
                <w:rFonts w:asciiTheme="minorHAnsi" w:hAnsiTheme="minorHAnsi" w:cstheme="minorHAnsi"/>
                <w:noProof/>
                <w:webHidden/>
              </w:rPr>
              <w:t>13</w:t>
            </w:r>
            <w:r w:rsidRPr="006123EC">
              <w:rPr>
                <w:rFonts w:asciiTheme="minorHAnsi" w:hAnsiTheme="minorHAnsi" w:cstheme="minorHAnsi"/>
                <w:noProof/>
                <w:webHidden/>
              </w:rPr>
              <w:fldChar w:fldCharType="end"/>
            </w:r>
          </w:hyperlink>
        </w:p>
        <w:p w14:paraId="253840FC" w14:textId="0A15E72E" w:rsidR="00345A01" w:rsidRPr="00345A01" w:rsidRDefault="00345A01">
          <w:pPr>
            <w:pStyle w:val="TOC2"/>
            <w:rPr>
              <w:rFonts w:asciiTheme="minorHAnsi" w:eastAsiaTheme="minorEastAsia" w:hAnsiTheme="minorHAnsi" w:cstheme="minorHAnsi"/>
              <w:noProof/>
              <w:kern w:val="2"/>
              <w:lang w:val="en-IE" w:eastAsia="en-IE" w:bidi="ar-SA"/>
              <w14:ligatures w14:val="standardContextual"/>
            </w:rPr>
          </w:pPr>
          <w:hyperlink w:anchor="_Toc226536617" w:history="1">
            <w:r w:rsidRPr="006123EC">
              <w:rPr>
                <w:rStyle w:val="Hyperlink"/>
                <w:rFonts w:asciiTheme="minorHAnsi" w:hAnsiTheme="minorHAnsi" w:cstheme="minorHAnsi"/>
                <w:noProof/>
              </w:rPr>
              <w:t>2.6</w:t>
            </w:r>
            <w:r w:rsidRPr="00345A01">
              <w:rPr>
                <w:rFonts w:asciiTheme="minorHAnsi" w:eastAsiaTheme="minorEastAsia" w:hAnsiTheme="minorHAnsi" w:cstheme="minorHAnsi"/>
                <w:noProof/>
                <w:kern w:val="2"/>
                <w:lang w:val="en-IE" w:eastAsia="en-IE" w:bidi="ar-SA"/>
                <w14:ligatures w14:val="standardContextual"/>
              </w:rPr>
              <w:tab/>
            </w:r>
            <w:r w:rsidRPr="006123EC">
              <w:rPr>
                <w:rStyle w:val="Hyperlink"/>
                <w:rFonts w:asciiTheme="minorHAnsi" w:hAnsiTheme="minorHAnsi" w:cstheme="minorHAnsi"/>
                <w:noProof/>
              </w:rPr>
              <w:t>Fund Parameters</w:t>
            </w:r>
            <w:r w:rsidRPr="006123EC">
              <w:rPr>
                <w:rFonts w:asciiTheme="minorHAnsi" w:hAnsiTheme="minorHAnsi" w:cstheme="minorHAnsi"/>
                <w:noProof/>
                <w:webHidden/>
              </w:rPr>
              <w:tab/>
            </w:r>
            <w:r w:rsidRPr="006123EC">
              <w:rPr>
                <w:rFonts w:asciiTheme="minorHAnsi" w:hAnsiTheme="minorHAnsi" w:cstheme="minorHAnsi"/>
                <w:noProof/>
                <w:webHidden/>
              </w:rPr>
              <w:fldChar w:fldCharType="begin"/>
            </w:r>
            <w:r w:rsidRPr="006123EC">
              <w:rPr>
                <w:rFonts w:asciiTheme="minorHAnsi" w:hAnsiTheme="minorHAnsi" w:cstheme="minorHAnsi"/>
                <w:noProof/>
                <w:webHidden/>
              </w:rPr>
              <w:instrText xml:space="preserve"> PAGEREF _Toc226536617 \h </w:instrText>
            </w:r>
            <w:r w:rsidRPr="006123EC">
              <w:rPr>
                <w:rFonts w:asciiTheme="minorHAnsi" w:hAnsiTheme="minorHAnsi" w:cstheme="minorHAnsi"/>
                <w:noProof/>
                <w:webHidden/>
              </w:rPr>
            </w:r>
            <w:r w:rsidRPr="006123EC">
              <w:rPr>
                <w:rFonts w:asciiTheme="minorHAnsi" w:hAnsiTheme="minorHAnsi" w:cstheme="minorHAnsi"/>
                <w:noProof/>
                <w:webHidden/>
              </w:rPr>
              <w:fldChar w:fldCharType="separate"/>
            </w:r>
            <w:r w:rsidRPr="006123EC">
              <w:rPr>
                <w:rFonts w:asciiTheme="minorHAnsi" w:hAnsiTheme="minorHAnsi" w:cstheme="minorHAnsi"/>
                <w:noProof/>
                <w:webHidden/>
              </w:rPr>
              <w:t>13</w:t>
            </w:r>
            <w:r w:rsidRPr="006123EC">
              <w:rPr>
                <w:rFonts w:asciiTheme="minorHAnsi" w:hAnsiTheme="minorHAnsi" w:cstheme="minorHAnsi"/>
                <w:noProof/>
                <w:webHidden/>
              </w:rPr>
              <w:fldChar w:fldCharType="end"/>
            </w:r>
          </w:hyperlink>
        </w:p>
        <w:p w14:paraId="7A21CABA" w14:textId="4A151362" w:rsidR="00345A01" w:rsidRPr="00345A01" w:rsidRDefault="00345A01">
          <w:pPr>
            <w:pStyle w:val="TOC1"/>
            <w:rPr>
              <w:rFonts w:asciiTheme="minorHAnsi" w:eastAsiaTheme="minorEastAsia" w:hAnsiTheme="minorHAnsi" w:cstheme="minorHAnsi"/>
              <w:noProof/>
              <w:kern w:val="2"/>
              <w:lang w:val="en-IE" w:eastAsia="en-IE" w:bidi="ar-SA"/>
              <w14:ligatures w14:val="standardContextual"/>
            </w:rPr>
          </w:pPr>
          <w:hyperlink w:anchor="_Toc226536618" w:history="1">
            <w:r w:rsidRPr="006123EC">
              <w:rPr>
                <w:rStyle w:val="Hyperlink"/>
                <w:rFonts w:asciiTheme="minorHAnsi" w:hAnsiTheme="minorHAnsi" w:cstheme="minorHAnsi"/>
                <w:noProof/>
              </w:rPr>
              <w:t>3</w:t>
            </w:r>
            <w:r w:rsidRPr="00345A01">
              <w:rPr>
                <w:rFonts w:asciiTheme="minorHAnsi" w:eastAsiaTheme="minorEastAsia" w:hAnsiTheme="minorHAnsi" w:cstheme="minorHAnsi"/>
                <w:noProof/>
                <w:kern w:val="2"/>
                <w:lang w:val="en-IE" w:eastAsia="en-IE" w:bidi="ar-SA"/>
                <w14:ligatures w14:val="standardContextual"/>
              </w:rPr>
              <w:tab/>
            </w:r>
            <w:r w:rsidRPr="006123EC">
              <w:rPr>
                <w:rStyle w:val="Hyperlink"/>
                <w:rFonts w:asciiTheme="minorHAnsi" w:hAnsiTheme="minorHAnsi" w:cstheme="minorHAnsi"/>
                <w:noProof/>
              </w:rPr>
              <w:t>Appendix</w:t>
            </w:r>
            <w:r w:rsidRPr="006123EC">
              <w:rPr>
                <w:rFonts w:asciiTheme="minorHAnsi" w:hAnsiTheme="minorHAnsi" w:cstheme="minorHAnsi"/>
                <w:noProof/>
                <w:webHidden/>
              </w:rPr>
              <w:tab/>
            </w:r>
            <w:r w:rsidRPr="006123EC">
              <w:rPr>
                <w:rFonts w:asciiTheme="minorHAnsi" w:hAnsiTheme="minorHAnsi" w:cstheme="minorHAnsi"/>
                <w:noProof/>
                <w:webHidden/>
              </w:rPr>
              <w:fldChar w:fldCharType="begin"/>
            </w:r>
            <w:r w:rsidRPr="006123EC">
              <w:rPr>
                <w:rFonts w:asciiTheme="minorHAnsi" w:hAnsiTheme="minorHAnsi" w:cstheme="minorHAnsi"/>
                <w:noProof/>
                <w:webHidden/>
              </w:rPr>
              <w:instrText xml:space="preserve"> PAGEREF _Toc226536618 \h </w:instrText>
            </w:r>
            <w:r w:rsidRPr="006123EC">
              <w:rPr>
                <w:rFonts w:asciiTheme="minorHAnsi" w:hAnsiTheme="minorHAnsi" w:cstheme="minorHAnsi"/>
                <w:noProof/>
                <w:webHidden/>
              </w:rPr>
            </w:r>
            <w:r w:rsidRPr="006123EC">
              <w:rPr>
                <w:rFonts w:asciiTheme="minorHAnsi" w:hAnsiTheme="minorHAnsi" w:cstheme="minorHAnsi"/>
                <w:noProof/>
                <w:webHidden/>
              </w:rPr>
              <w:fldChar w:fldCharType="separate"/>
            </w:r>
            <w:r w:rsidRPr="006123EC">
              <w:rPr>
                <w:rFonts w:asciiTheme="minorHAnsi" w:hAnsiTheme="minorHAnsi" w:cstheme="minorHAnsi"/>
                <w:noProof/>
                <w:webHidden/>
              </w:rPr>
              <w:t>14</w:t>
            </w:r>
            <w:r w:rsidRPr="006123EC">
              <w:rPr>
                <w:rFonts w:asciiTheme="minorHAnsi" w:hAnsiTheme="minorHAnsi" w:cstheme="minorHAnsi"/>
                <w:noProof/>
                <w:webHidden/>
              </w:rPr>
              <w:fldChar w:fldCharType="end"/>
            </w:r>
          </w:hyperlink>
        </w:p>
        <w:p w14:paraId="7D6B30D6" w14:textId="73579614" w:rsidR="00345A01" w:rsidRPr="00345A01" w:rsidRDefault="00345A01">
          <w:pPr>
            <w:pStyle w:val="TOC2"/>
            <w:rPr>
              <w:rFonts w:asciiTheme="minorHAnsi" w:eastAsiaTheme="minorEastAsia" w:hAnsiTheme="minorHAnsi" w:cstheme="minorHAnsi"/>
              <w:noProof/>
              <w:kern w:val="2"/>
              <w:lang w:val="en-IE" w:eastAsia="en-IE" w:bidi="ar-SA"/>
              <w14:ligatures w14:val="standardContextual"/>
            </w:rPr>
          </w:pPr>
          <w:hyperlink w:anchor="_Toc226536619" w:history="1">
            <w:r w:rsidRPr="006123EC">
              <w:rPr>
                <w:rStyle w:val="Hyperlink"/>
                <w:rFonts w:asciiTheme="minorHAnsi" w:hAnsiTheme="minorHAnsi" w:cstheme="minorHAnsi"/>
                <w:noProof/>
              </w:rPr>
              <w:t>3.1</w:t>
            </w:r>
            <w:r w:rsidRPr="00345A01">
              <w:rPr>
                <w:rFonts w:asciiTheme="minorHAnsi" w:eastAsiaTheme="minorEastAsia" w:hAnsiTheme="minorHAnsi" w:cstheme="minorHAnsi"/>
                <w:noProof/>
                <w:kern w:val="2"/>
                <w:lang w:val="en-IE" w:eastAsia="en-IE" w:bidi="ar-SA"/>
                <w14:ligatures w14:val="standardContextual"/>
              </w:rPr>
              <w:tab/>
            </w:r>
            <w:r w:rsidRPr="006123EC">
              <w:rPr>
                <w:rStyle w:val="Hyperlink"/>
                <w:rFonts w:asciiTheme="minorHAnsi" w:hAnsiTheme="minorHAnsi" w:cstheme="minorHAnsi"/>
                <w:noProof/>
              </w:rPr>
              <w:t>Allianz Vantage Investment Bond Product Charges and Commission Summary</w:t>
            </w:r>
            <w:r w:rsidRPr="006123EC">
              <w:rPr>
                <w:rFonts w:asciiTheme="minorHAnsi" w:hAnsiTheme="minorHAnsi" w:cstheme="minorHAnsi"/>
                <w:noProof/>
                <w:webHidden/>
              </w:rPr>
              <w:tab/>
            </w:r>
            <w:r w:rsidRPr="006123EC">
              <w:rPr>
                <w:rFonts w:asciiTheme="minorHAnsi" w:hAnsiTheme="minorHAnsi" w:cstheme="minorHAnsi"/>
                <w:noProof/>
                <w:webHidden/>
              </w:rPr>
              <w:fldChar w:fldCharType="begin"/>
            </w:r>
            <w:r w:rsidRPr="006123EC">
              <w:rPr>
                <w:rFonts w:asciiTheme="minorHAnsi" w:hAnsiTheme="minorHAnsi" w:cstheme="minorHAnsi"/>
                <w:noProof/>
                <w:webHidden/>
              </w:rPr>
              <w:instrText xml:space="preserve"> PAGEREF _Toc226536619 \h </w:instrText>
            </w:r>
            <w:r w:rsidRPr="006123EC">
              <w:rPr>
                <w:rFonts w:asciiTheme="minorHAnsi" w:hAnsiTheme="minorHAnsi" w:cstheme="minorHAnsi"/>
                <w:noProof/>
                <w:webHidden/>
              </w:rPr>
            </w:r>
            <w:r w:rsidRPr="006123EC">
              <w:rPr>
                <w:rFonts w:asciiTheme="minorHAnsi" w:hAnsiTheme="minorHAnsi" w:cstheme="minorHAnsi"/>
                <w:noProof/>
                <w:webHidden/>
              </w:rPr>
              <w:fldChar w:fldCharType="separate"/>
            </w:r>
            <w:r w:rsidRPr="006123EC">
              <w:rPr>
                <w:rFonts w:asciiTheme="minorHAnsi" w:hAnsiTheme="minorHAnsi" w:cstheme="minorHAnsi"/>
                <w:noProof/>
                <w:webHidden/>
              </w:rPr>
              <w:t>14</w:t>
            </w:r>
            <w:r w:rsidRPr="006123EC">
              <w:rPr>
                <w:rFonts w:asciiTheme="minorHAnsi" w:hAnsiTheme="minorHAnsi" w:cstheme="minorHAnsi"/>
                <w:noProof/>
                <w:webHidden/>
              </w:rPr>
              <w:fldChar w:fldCharType="end"/>
            </w:r>
          </w:hyperlink>
        </w:p>
        <w:p w14:paraId="16B9F588" w14:textId="4D653A32" w:rsidR="00B46C2C" w:rsidRPr="000462F4" w:rsidRDefault="00B46C2C" w:rsidP="00B46C2C">
          <w:pPr>
            <w:rPr>
              <w:sz w:val="20"/>
              <w:szCs w:val="20"/>
            </w:rPr>
          </w:pPr>
          <w:r w:rsidRPr="006123EC">
            <w:rPr>
              <w:rFonts w:asciiTheme="minorHAnsi" w:hAnsiTheme="minorHAnsi" w:cstheme="minorHAnsi"/>
            </w:rPr>
            <w:fldChar w:fldCharType="end"/>
          </w:r>
        </w:p>
      </w:sdtContent>
    </w:sdt>
    <w:p w14:paraId="4B63B867" w14:textId="77777777" w:rsidR="00B46C2C" w:rsidRDefault="00B46C2C" w:rsidP="00B46C2C">
      <w:bookmarkStart w:id="9" w:name="_Toc409776013"/>
    </w:p>
    <w:bookmarkEnd w:id="9"/>
    <w:p w14:paraId="41399CEC" w14:textId="77777777" w:rsidR="00B46C2C" w:rsidRPr="000462F4" w:rsidRDefault="00B46C2C" w:rsidP="00B46C2C">
      <w:pPr>
        <w:rPr>
          <w:sz w:val="20"/>
          <w:szCs w:val="20"/>
          <w:lang w:val="en-IE"/>
        </w:rPr>
      </w:pPr>
    </w:p>
    <w:p w14:paraId="5A45E153" w14:textId="72591E30" w:rsidR="00B46C2C" w:rsidRDefault="00B46C2C" w:rsidP="00922C1D">
      <w:pPr>
        <w:pStyle w:val="Heading1"/>
      </w:pPr>
      <w:bookmarkStart w:id="10" w:name="_Toc108798703"/>
      <w:bookmarkStart w:id="11" w:name="_Toc226536610"/>
      <w:r>
        <w:t>Product Overview</w:t>
      </w:r>
      <w:bookmarkEnd w:id="10"/>
      <w:bookmarkEnd w:id="11"/>
    </w:p>
    <w:p w14:paraId="45E213F4" w14:textId="77777777" w:rsidR="00B46C2C" w:rsidRDefault="00B46C2C" w:rsidP="00B46C2C"/>
    <w:p w14:paraId="28E6C88C" w14:textId="4B07334A" w:rsidR="004E7253" w:rsidRPr="006123EC" w:rsidRDefault="006218A2" w:rsidP="00FC3BF1">
      <w:pPr>
        <w:rPr>
          <w:rFonts w:asciiTheme="minorHAnsi" w:hAnsiTheme="minorHAnsi" w:cstheme="minorHAnsi"/>
          <w:sz w:val="20"/>
          <w:szCs w:val="20"/>
        </w:rPr>
      </w:pPr>
      <w:r w:rsidRPr="006123EC">
        <w:rPr>
          <w:rFonts w:asciiTheme="minorHAnsi" w:hAnsiTheme="minorHAnsi" w:cstheme="minorHAnsi"/>
          <w:sz w:val="20"/>
          <w:szCs w:val="20"/>
        </w:rPr>
        <w:t xml:space="preserve">Allianz Vantage </w:t>
      </w:r>
      <w:r w:rsidR="00C819C2" w:rsidRPr="006123EC">
        <w:rPr>
          <w:rFonts w:asciiTheme="minorHAnsi" w:hAnsiTheme="minorHAnsi" w:cstheme="minorHAnsi"/>
          <w:sz w:val="20"/>
          <w:szCs w:val="20"/>
        </w:rPr>
        <w:t>Investment Bond</w:t>
      </w:r>
      <w:r w:rsidR="00D108AE" w:rsidRPr="006123EC">
        <w:rPr>
          <w:rFonts w:asciiTheme="minorHAnsi" w:hAnsiTheme="minorHAnsi" w:cstheme="minorHAnsi"/>
          <w:sz w:val="20"/>
          <w:szCs w:val="20"/>
        </w:rPr>
        <w:t xml:space="preserve"> </w:t>
      </w:r>
      <w:r w:rsidR="00F36F00" w:rsidRPr="006123EC">
        <w:rPr>
          <w:rFonts w:asciiTheme="minorHAnsi" w:hAnsiTheme="minorHAnsi" w:cstheme="minorHAnsi"/>
          <w:sz w:val="20"/>
          <w:szCs w:val="20"/>
        </w:rPr>
        <w:t>(Irela</w:t>
      </w:r>
      <w:r w:rsidR="009E3839" w:rsidRPr="006123EC">
        <w:rPr>
          <w:rFonts w:asciiTheme="minorHAnsi" w:hAnsiTheme="minorHAnsi" w:cstheme="minorHAnsi"/>
          <w:sz w:val="20"/>
          <w:szCs w:val="20"/>
        </w:rPr>
        <w:t xml:space="preserve">nd) </w:t>
      </w:r>
      <w:r w:rsidR="00D108AE" w:rsidRPr="006123EC">
        <w:rPr>
          <w:rFonts w:asciiTheme="minorHAnsi" w:hAnsiTheme="minorHAnsi" w:cstheme="minorHAnsi"/>
          <w:sz w:val="20"/>
          <w:szCs w:val="20"/>
        </w:rPr>
        <w:t xml:space="preserve">is a </w:t>
      </w:r>
      <w:r w:rsidR="00DC0682" w:rsidRPr="006123EC">
        <w:rPr>
          <w:rFonts w:asciiTheme="minorHAnsi" w:hAnsiTheme="minorHAnsi" w:cstheme="minorHAnsi"/>
          <w:sz w:val="20"/>
          <w:szCs w:val="20"/>
        </w:rPr>
        <w:t>Unit-Linked</w:t>
      </w:r>
      <w:r w:rsidR="002E554C" w:rsidRPr="006123EC">
        <w:rPr>
          <w:rFonts w:asciiTheme="minorHAnsi" w:hAnsiTheme="minorHAnsi" w:cstheme="minorHAnsi"/>
          <w:sz w:val="20"/>
          <w:szCs w:val="20"/>
        </w:rPr>
        <w:t>, single premium product which allows investment in a ra</w:t>
      </w:r>
      <w:r w:rsidR="00F10FCF" w:rsidRPr="006123EC">
        <w:rPr>
          <w:rFonts w:asciiTheme="minorHAnsi" w:hAnsiTheme="minorHAnsi" w:cstheme="minorHAnsi"/>
          <w:sz w:val="20"/>
          <w:szCs w:val="20"/>
        </w:rPr>
        <w:t xml:space="preserve">nge of </w:t>
      </w:r>
      <w:r w:rsidR="00A37428" w:rsidRPr="006123EC">
        <w:rPr>
          <w:rFonts w:asciiTheme="minorHAnsi" w:hAnsiTheme="minorHAnsi" w:cstheme="minorHAnsi"/>
          <w:sz w:val="20"/>
          <w:szCs w:val="20"/>
        </w:rPr>
        <w:t>Guaranteed Minimum Accumulation Benefit (GMAB) and Unit-Linked Non-Guaranteed (ULNG) funds</w:t>
      </w:r>
      <w:r w:rsidR="00F10FCF" w:rsidRPr="006123EC">
        <w:rPr>
          <w:rFonts w:asciiTheme="minorHAnsi" w:hAnsiTheme="minorHAnsi" w:cstheme="minorHAnsi"/>
          <w:sz w:val="20"/>
          <w:szCs w:val="20"/>
        </w:rPr>
        <w:t xml:space="preserve">. </w:t>
      </w:r>
    </w:p>
    <w:p w14:paraId="76EBE527" w14:textId="77777777" w:rsidR="00B46C2C" w:rsidRPr="006123EC" w:rsidRDefault="00B46C2C" w:rsidP="00B46C2C">
      <w:pPr>
        <w:rPr>
          <w:rFonts w:asciiTheme="minorHAnsi" w:hAnsiTheme="minorHAnsi" w:cstheme="minorHAnsi"/>
          <w:sz w:val="20"/>
          <w:szCs w:val="20"/>
        </w:rPr>
      </w:pPr>
    </w:p>
    <w:p w14:paraId="5C91DA93" w14:textId="582C111C" w:rsidR="002B0208" w:rsidRDefault="00E85393" w:rsidP="00B46C2C">
      <w:pPr>
        <w:rPr>
          <w:sz w:val="20"/>
          <w:szCs w:val="20"/>
        </w:rPr>
      </w:pPr>
      <w:r w:rsidRPr="006123EC">
        <w:rPr>
          <w:rFonts w:asciiTheme="minorHAnsi" w:hAnsiTheme="minorHAnsi" w:cstheme="minorHAnsi"/>
          <w:sz w:val="20"/>
          <w:szCs w:val="20"/>
        </w:rPr>
        <w:t xml:space="preserve">The </w:t>
      </w:r>
      <w:r w:rsidR="00A72A6C" w:rsidRPr="006123EC">
        <w:rPr>
          <w:rFonts w:asciiTheme="minorHAnsi" w:hAnsiTheme="minorHAnsi" w:cstheme="minorHAnsi"/>
          <w:sz w:val="20"/>
          <w:szCs w:val="20"/>
        </w:rPr>
        <w:t>Alli</w:t>
      </w:r>
      <w:r w:rsidR="00943F87" w:rsidRPr="006123EC">
        <w:rPr>
          <w:rFonts w:asciiTheme="minorHAnsi" w:hAnsiTheme="minorHAnsi" w:cstheme="minorHAnsi"/>
          <w:sz w:val="20"/>
          <w:szCs w:val="20"/>
        </w:rPr>
        <w:t xml:space="preserve">anz Vantage </w:t>
      </w:r>
      <w:r w:rsidR="00C55BB7" w:rsidRPr="006123EC">
        <w:rPr>
          <w:rFonts w:asciiTheme="minorHAnsi" w:hAnsiTheme="minorHAnsi" w:cstheme="minorHAnsi"/>
          <w:sz w:val="20"/>
          <w:szCs w:val="20"/>
        </w:rPr>
        <w:t>Investment Bond</w:t>
      </w:r>
      <w:r w:rsidRPr="006123EC">
        <w:rPr>
          <w:rFonts w:asciiTheme="minorHAnsi" w:hAnsiTheme="minorHAnsi" w:cstheme="minorHAnsi"/>
          <w:sz w:val="20"/>
          <w:szCs w:val="20"/>
        </w:rPr>
        <w:t xml:space="preserve"> product is part of the AGL Retirement Income Foundation (RIF) product </w:t>
      </w:r>
      <w:r w:rsidR="00532A90" w:rsidRPr="006123EC">
        <w:rPr>
          <w:rFonts w:asciiTheme="minorHAnsi" w:hAnsiTheme="minorHAnsi" w:cstheme="minorHAnsi"/>
          <w:sz w:val="20"/>
          <w:szCs w:val="20"/>
        </w:rPr>
        <w:t xml:space="preserve">platform. </w:t>
      </w:r>
      <w:r w:rsidR="002B0208" w:rsidRPr="006123EC">
        <w:rPr>
          <w:rFonts w:asciiTheme="minorHAnsi" w:hAnsiTheme="minorHAnsi" w:cstheme="minorHAnsi"/>
          <w:sz w:val="20"/>
          <w:szCs w:val="20"/>
        </w:rPr>
        <w:t>This product spec</w:t>
      </w:r>
      <w:r w:rsidR="00532A90" w:rsidRPr="006123EC">
        <w:rPr>
          <w:rFonts w:asciiTheme="minorHAnsi" w:hAnsiTheme="minorHAnsi" w:cstheme="minorHAnsi"/>
          <w:sz w:val="20"/>
          <w:szCs w:val="20"/>
        </w:rPr>
        <w:t xml:space="preserve"> specifies the specific product parameters for</w:t>
      </w:r>
      <w:r w:rsidR="00943F87" w:rsidRPr="006123EC">
        <w:rPr>
          <w:rFonts w:asciiTheme="minorHAnsi" w:hAnsiTheme="minorHAnsi" w:cstheme="minorHAnsi"/>
          <w:sz w:val="20"/>
          <w:szCs w:val="20"/>
        </w:rPr>
        <w:t xml:space="preserve"> Allianz Vantage </w:t>
      </w:r>
      <w:r w:rsidR="00C55BB7" w:rsidRPr="006123EC">
        <w:rPr>
          <w:rFonts w:asciiTheme="minorHAnsi" w:hAnsiTheme="minorHAnsi" w:cstheme="minorHAnsi"/>
          <w:sz w:val="20"/>
          <w:szCs w:val="20"/>
        </w:rPr>
        <w:t>Investment Bond</w:t>
      </w:r>
      <w:r w:rsidR="00943F87" w:rsidRPr="006123EC">
        <w:rPr>
          <w:rFonts w:asciiTheme="minorHAnsi" w:hAnsiTheme="minorHAnsi" w:cstheme="minorHAnsi"/>
          <w:sz w:val="20"/>
          <w:szCs w:val="20"/>
        </w:rPr>
        <w:t xml:space="preserve"> (Ireland)</w:t>
      </w:r>
      <w:r w:rsidR="00532A90" w:rsidRPr="006123EC">
        <w:rPr>
          <w:rFonts w:asciiTheme="minorHAnsi" w:hAnsiTheme="minorHAnsi" w:cstheme="minorHAnsi"/>
          <w:sz w:val="20"/>
          <w:szCs w:val="20"/>
        </w:rPr>
        <w:t xml:space="preserve">. The </w:t>
      </w:r>
      <w:r w:rsidR="00717D7D" w:rsidRPr="006123EC">
        <w:rPr>
          <w:rFonts w:asciiTheme="minorHAnsi" w:hAnsiTheme="minorHAnsi" w:cstheme="minorHAnsi"/>
          <w:sz w:val="20"/>
          <w:szCs w:val="20"/>
        </w:rPr>
        <w:t xml:space="preserve">product functionality is described in the AGL Retirement Income Foundation </w:t>
      </w:r>
      <w:r w:rsidR="0083757E" w:rsidRPr="006123EC">
        <w:rPr>
          <w:rFonts w:asciiTheme="minorHAnsi" w:hAnsiTheme="minorHAnsi" w:cstheme="minorHAnsi"/>
          <w:sz w:val="20"/>
          <w:szCs w:val="20"/>
        </w:rPr>
        <w:t>Platform</w:t>
      </w:r>
      <w:r w:rsidR="00717D7D" w:rsidRPr="006123EC">
        <w:rPr>
          <w:rFonts w:asciiTheme="minorHAnsi" w:hAnsiTheme="minorHAnsi" w:cstheme="minorHAnsi"/>
          <w:sz w:val="20"/>
          <w:szCs w:val="20"/>
        </w:rPr>
        <w:t xml:space="preserve"> Spec</w:t>
      </w:r>
      <w:r w:rsidR="0083757E" w:rsidRPr="006123EC">
        <w:rPr>
          <w:rFonts w:asciiTheme="minorHAnsi" w:hAnsiTheme="minorHAnsi" w:cstheme="minorHAnsi"/>
          <w:sz w:val="20"/>
          <w:szCs w:val="20"/>
        </w:rPr>
        <w:t>:</w:t>
      </w:r>
      <w:r w:rsidR="00717D7D" w:rsidRPr="006123EC">
        <w:rPr>
          <w:rFonts w:asciiTheme="minorHAnsi" w:hAnsiTheme="minorHAnsi" w:cstheme="minorHAnsi"/>
          <w:sz w:val="20"/>
          <w:szCs w:val="20"/>
        </w:rPr>
        <w:t xml:space="preserve"> </w:t>
      </w:r>
      <w:hyperlink r:id="rId13" w:history="1">
        <w:r w:rsidR="0083757E" w:rsidRPr="006123EC">
          <w:rPr>
            <w:rStyle w:val="Hyperlink"/>
            <w:rFonts w:asciiTheme="minorHAnsi" w:hAnsiTheme="minorHAnsi" w:cstheme="minorHAnsi"/>
            <w:sz w:val="20"/>
            <w:szCs w:val="20"/>
          </w:rPr>
          <w:t>Platform</w:t>
        </w:r>
      </w:hyperlink>
      <w:r w:rsidR="0083757E" w:rsidRPr="006123EC">
        <w:rPr>
          <w:rFonts w:asciiTheme="minorHAnsi" w:hAnsiTheme="minorHAnsi" w:cstheme="minorHAnsi"/>
          <w:sz w:val="20"/>
          <w:szCs w:val="20"/>
        </w:rPr>
        <w:t>.</w:t>
      </w:r>
    </w:p>
    <w:p w14:paraId="6E908776" w14:textId="77777777" w:rsidR="006355EB" w:rsidRDefault="006355EB" w:rsidP="00B46C2C">
      <w:pPr>
        <w:rPr>
          <w:sz w:val="20"/>
          <w:szCs w:val="20"/>
        </w:rPr>
      </w:pPr>
    </w:p>
    <w:p w14:paraId="0BCAD0AC" w14:textId="4FBCB1B1" w:rsidR="00C96830" w:rsidRDefault="002B0208" w:rsidP="00922C1D">
      <w:pPr>
        <w:pStyle w:val="Heading1"/>
      </w:pPr>
      <w:bookmarkStart w:id="12" w:name="_Toc226536611"/>
      <w:r>
        <w:t xml:space="preserve">Product </w:t>
      </w:r>
      <w:r w:rsidR="00977949">
        <w:t>Parameters</w:t>
      </w:r>
      <w:bookmarkEnd w:id="12"/>
    </w:p>
    <w:p w14:paraId="014A3715" w14:textId="524704AF" w:rsidR="00937C87" w:rsidRDefault="00B46C2C" w:rsidP="00922C1D">
      <w:pPr>
        <w:pStyle w:val="Heading2"/>
      </w:pPr>
      <w:bookmarkStart w:id="13" w:name="_Toc108798737"/>
      <w:bookmarkStart w:id="14" w:name="_Toc226536612"/>
      <w:bookmarkStart w:id="15" w:name="_Hlk96955742"/>
      <w:r w:rsidRPr="00A12593">
        <w:t xml:space="preserve">Product </w:t>
      </w:r>
      <w:bookmarkEnd w:id="13"/>
      <w:r>
        <w:t>Level</w:t>
      </w:r>
      <w:bookmarkEnd w:id="14"/>
    </w:p>
    <w:bookmarkEnd w:id="15"/>
    <w:p w14:paraId="02EC3A94" w14:textId="4A84B814" w:rsidR="00B46C2C" w:rsidRPr="00125F8E" w:rsidRDefault="00B46C2C" w:rsidP="00B46C2C">
      <w:pPr>
        <w:pStyle w:val="i"/>
        <w:ind w:left="0" w:firstLine="0"/>
        <w:rPr>
          <w:rFonts w:asciiTheme="minorHAnsi" w:eastAsia="MS Mincho" w:hAnsiTheme="minorHAnsi"/>
          <w:b/>
          <w:bCs/>
          <w:sz w:val="20"/>
          <w:lang w:val="en-US"/>
        </w:rPr>
      </w:pPr>
      <w:r w:rsidRPr="00125F8E">
        <w:rPr>
          <w:rFonts w:asciiTheme="minorHAnsi" w:eastAsia="MS Mincho" w:hAnsiTheme="minorHAnsi"/>
          <w:b/>
          <w:bCs/>
          <w:sz w:val="20"/>
          <w:lang w:val="en-US"/>
        </w:rPr>
        <w:t xml:space="preserve">Product Code: </w:t>
      </w:r>
      <w:r w:rsidR="00190F48" w:rsidRPr="006123EC">
        <w:rPr>
          <w:rFonts w:asciiTheme="minorHAnsi" w:eastAsia="MS Mincho" w:hAnsiTheme="minorHAnsi"/>
          <w:b/>
          <w:bCs/>
          <w:sz w:val="20"/>
          <w:highlight w:val="yellow"/>
          <w:lang w:val="en-US"/>
        </w:rPr>
        <w:t>TBC</w:t>
      </w:r>
    </w:p>
    <w:p w14:paraId="3B8FFE55" w14:textId="77777777" w:rsidR="00B46C2C" w:rsidRPr="00A12593" w:rsidRDefault="00B46C2C" w:rsidP="00B46C2C">
      <w:pPr>
        <w:pStyle w:val="i"/>
        <w:ind w:left="0" w:firstLine="0"/>
        <w:rPr>
          <w:rFonts w:asciiTheme="minorHAnsi" w:eastAsia="MS Mincho" w:hAnsiTheme="minorHAnsi"/>
          <w:b/>
          <w:bCs/>
          <w:sz w:val="20"/>
          <w:u w:val="single"/>
        </w:rPr>
      </w:pPr>
    </w:p>
    <w:tbl>
      <w:tblPr>
        <w:tblW w:w="9498"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7270"/>
      </w:tblGrid>
      <w:tr w:rsidR="00C370DB" w:rsidRPr="005C17F8" w14:paraId="2FECEFD8" w14:textId="77777777" w:rsidTr="002D0A75">
        <w:trPr>
          <w:trHeight w:val="270"/>
        </w:trPr>
        <w:tc>
          <w:tcPr>
            <w:tcW w:w="3119" w:type="dxa"/>
            <w:noWrap/>
            <w:vAlign w:val="center"/>
            <w:hideMark/>
          </w:tcPr>
          <w:p w14:paraId="747A43E4" w14:textId="77777777" w:rsidR="00C370DB" w:rsidRPr="005C17F8" w:rsidRDefault="00C370DB">
            <w:pPr>
              <w:rPr>
                <w:rFonts w:ascii="Calibri" w:hAnsi="Calibri" w:cs="Arial"/>
                <w:b/>
                <w:bCs/>
                <w:color w:val="000000"/>
                <w:sz w:val="20"/>
                <w:szCs w:val="20"/>
                <w:lang w:val="en-US"/>
              </w:rPr>
            </w:pPr>
            <w:r w:rsidRPr="005C17F8">
              <w:rPr>
                <w:rFonts w:ascii="Calibri" w:hAnsi="Calibri" w:cs="Arial"/>
                <w:b/>
                <w:bCs/>
                <w:color w:val="000000"/>
                <w:sz w:val="20"/>
                <w:szCs w:val="20"/>
              </w:rPr>
              <w:t>Product Details</w:t>
            </w:r>
          </w:p>
        </w:tc>
        <w:tc>
          <w:tcPr>
            <w:tcW w:w="6379" w:type="dxa"/>
            <w:noWrap/>
            <w:vAlign w:val="center"/>
            <w:hideMark/>
          </w:tcPr>
          <w:p w14:paraId="118B8152" w14:textId="77777777" w:rsidR="00C370DB" w:rsidRPr="005C17F8" w:rsidRDefault="00C370DB">
            <w:pPr>
              <w:rPr>
                <w:rFonts w:ascii="Calibri" w:hAnsi="Calibri" w:cs="Arial"/>
                <w:color w:val="000000"/>
                <w:sz w:val="20"/>
                <w:szCs w:val="20"/>
                <w:lang w:val="en-US"/>
              </w:rPr>
            </w:pPr>
            <w:r w:rsidRPr="005C17F8">
              <w:rPr>
                <w:rFonts w:ascii="Calibri" w:hAnsi="Calibri" w:cs="Arial"/>
                <w:color w:val="000000"/>
                <w:sz w:val="20"/>
                <w:szCs w:val="20"/>
              </w:rPr>
              <w:t> </w:t>
            </w:r>
          </w:p>
        </w:tc>
      </w:tr>
      <w:tr w:rsidR="00C370DB" w:rsidRPr="005C17F8" w14:paraId="1C38D954" w14:textId="77777777" w:rsidTr="002D0A75">
        <w:trPr>
          <w:trHeight w:val="270"/>
        </w:trPr>
        <w:tc>
          <w:tcPr>
            <w:tcW w:w="3119" w:type="dxa"/>
            <w:noWrap/>
            <w:vAlign w:val="center"/>
          </w:tcPr>
          <w:p w14:paraId="2FBA0F21" w14:textId="16EEA635" w:rsidR="00C370DB" w:rsidRDefault="00C370DB">
            <w:pPr>
              <w:rPr>
                <w:rFonts w:ascii="Calibri" w:hAnsi="Calibri" w:cs="Arial"/>
                <w:b/>
                <w:bCs/>
                <w:color w:val="000000"/>
                <w:sz w:val="20"/>
                <w:szCs w:val="20"/>
              </w:rPr>
            </w:pPr>
            <w:r>
              <w:rPr>
                <w:rFonts w:ascii="Calibri" w:hAnsi="Calibri" w:cs="Arial"/>
                <w:b/>
                <w:bCs/>
                <w:color w:val="000000"/>
                <w:sz w:val="20"/>
                <w:szCs w:val="20"/>
              </w:rPr>
              <w:t>Product Name</w:t>
            </w:r>
            <w:r w:rsidR="00E66D12">
              <w:rPr>
                <w:rFonts w:ascii="Calibri" w:hAnsi="Calibri" w:cs="Arial"/>
                <w:b/>
                <w:bCs/>
                <w:color w:val="000000"/>
                <w:sz w:val="20"/>
                <w:szCs w:val="20"/>
              </w:rPr>
              <w:t xml:space="preserve"> (1.2</w:t>
            </w:r>
            <w:r w:rsidR="003A5213">
              <w:rPr>
                <w:rFonts w:ascii="Calibri" w:hAnsi="Calibri" w:cs="Arial"/>
                <w:b/>
                <w:bCs/>
                <w:color w:val="000000"/>
                <w:sz w:val="20"/>
                <w:szCs w:val="20"/>
              </w:rPr>
              <w:t>.1)</w:t>
            </w:r>
          </w:p>
        </w:tc>
        <w:tc>
          <w:tcPr>
            <w:tcW w:w="6379" w:type="dxa"/>
            <w:noWrap/>
            <w:vAlign w:val="center"/>
          </w:tcPr>
          <w:p w14:paraId="0FE340C7" w14:textId="6096A56A" w:rsidR="00C370DB" w:rsidRPr="00072586" w:rsidRDefault="00C370DB">
            <w:pPr>
              <w:rPr>
                <w:rFonts w:asciiTheme="minorHAnsi" w:hAnsiTheme="minorHAnsi" w:cstheme="minorHAnsi"/>
                <w:color w:val="000000"/>
                <w:sz w:val="20"/>
                <w:szCs w:val="20"/>
              </w:rPr>
            </w:pPr>
            <w:r w:rsidRPr="00072586">
              <w:rPr>
                <w:rFonts w:asciiTheme="minorHAnsi" w:hAnsiTheme="minorHAnsi" w:cstheme="minorHAnsi"/>
                <w:color w:val="000000"/>
                <w:sz w:val="20"/>
                <w:szCs w:val="20"/>
              </w:rPr>
              <w:t xml:space="preserve">Allianz Vantage </w:t>
            </w:r>
            <w:r w:rsidR="00C819C2">
              <w:rPr>
                <w:rFonts w:asciiTheme="minorHAnsi" w:hAnsiTheme="minorHAnsi" w:cstheme="minorHAnsi"/>
                <w:color w:val="000000"/>
                <w:sz w:val="20"/>
                <w:szCs w:val="20"/>
              </w:rPr>
              <w:t>Investment Bond</w:t>
            </w:r>
          </w:p>
        </w:tc>
      </w:tr>
      <w:tr w:rsidR="00C370DB" w:rsidRPr="005C17F8" w14:paraId="57F7C55E" w14:textId="77777777" w:rsidTr="002D0A75">
        <w:trPr>
          <w:trHeight w:val="270"/>
        </w:trPr>
        <w:tc>
          <w:tcPr>
            <w:tcW w:w="3119" w:type="dxa"/>
            <w:noWrap/>
            <w:vAlign w:val="center"/>
          </w:tcPr>
          <w:p w14:paraId="4BF6267C" w14:textId="38FC39C6" w:rsidR="00C370DB" w:rsidRPr="005C17F8" w:rsidRDefault="00C370DB">
            <w:pPr>
              <w:rPr>
                <w:rFonts w:ascii="Calibri" w:hAnsi="Calibri" w:cs="Arial"/>
                <w:b/>
                <w:bCs/>
                <w:color w:val="000000"/>
                <w:sz w:val="20"/>
                <w:szCs w:val="20"/>
              </w:rPr>
            </w:pPr>
            <w:r>
              <w:rPr>
                <w:rFonts w:ascii="Calibri" w:hAnsi="Calibri" w:cs="Arial"/>
                <w:b/>
                <w:bCs/>
                <w:color w:val="000000"/>
                <w:sz w:val="20"/>
                <w:szCs w:val="20"/>
              </w:rPr>
              <w:t>FOE/FOS</w:t>
            </w:r>
            <w:r w:rsidR="003A5213">
              <w:rPr>
                <w:rFonts w:ascii="Calibri" w:hAnsi="Calibri" w:cs="Arial"/>
                <w:b/>
                <w:bCs/>
                <w:color w:val="000000"/>
                <w:sz w:val="20"/>
                <w:szCs w:val="20"/>
              </w:rPr>
              <w:t xml:space="preserve"> (1.2.2)</w:t>
            </w:r>
          </w:p>
        </w:tc>
        <w:tc>
          <w:tcPr>
            <w:tcW w:w="6379" w:type="dxa"/>
            <w:noWrap/>
            <w:vAlign w:val="center"/>
          </w:tcPr>
          <w:p w14:paraId="3D2F3B03" w14:textId="77777777" w:rsidR="00C370DB" w:rsidRPr="00072586" w:rsidRDefault="00C370DB">
            <w:pPr>
              <w:rPr>
                <w:rFonts w:asciiTheme="minorHAnsi" w:hAnsiTheme="minorHAnsi" w:cstheme="minorHAnsi"/>
                <w:color w:val="000000"/>
                <w:sz w:val="20"/>
                <w:szCs w:val="20"/>
              </w:rPr>
            </w:pPr>
            <w:r w:rsidRPr="00246C9F">
              <w:rPr>
                <w:rFonts w:asciiTheme="minorHAnsi" w:hAnsiTheme="minorHAnsi" w:cstheme="minorHAnsi"/>
                <w:color w:val="000000"/>
                <w:sz w:val="20"/>
                <w:szCs w:val="20"/>
              </w:rPr>
              <w:t>FOE</w:t>
            </w:r>
          </w:p>
        </w:tc>
      </w:tr>
      <w:tr w:rsidR="00C370DB" w:rsidRPr="005C17F8" w14:paraId="458F50CC" w14:textId="77777777" w:rsidTr="002D0A75">
        <w:trPr>
          <w:trHeight w:val="270"/>
        </w:trPr>
        <w:tc>
          <w:tcPr>
            <w:tcW w:w="3119" w:type="dxa"/>
            <w:noWrap/>
            <w:vAlign w:val="center"/>
          </w:tcPr>
          <w:p w14:paraId="575B9AD6" w14:textId="497E6F82" w:rsidR="00C370DB" w:rsidRPr="005C17F8" w:rsidRDefault="00C370DB">
            <w:pPr>
              <w:rPr>
                <w:rFonts w:ascii="Calibri" w:hAnsi="Calibri" w:cs="Arial"/>
                <w:b/>
                <w:bCs/>
                <w:color w:val="000000"/>
                <w:sz w:val="20"/>
                <w:szCs w:val="20"/>
              </w:rPr>
            </w:pPr>
            <w:r>
              <w:rPr>
                <w:rFonts w:ascii="Calibri" w:hAnsi="Calibri" w:cs="Arial"/>
                <w:b/>
                <w:bCs/>
                <w:color w:val="000000"/>
                <w:sz w:val="20"/>
                <w:szCs w:val="20"/>
              </w:rPr>
              <w:t>Country</w:t>
            </w:r>
            <w:r w:rsidR="003A5213">
              <w:rPr>
                <w:rFonts w:ascii="Calibri" w:hAnsi="Calibri" w:cs="Arial"/>
                <w:b/>
                <w:bCs/>
                <w:color w:val="000000"/>
                <w:sz w:val="20"/>
                <w:szCs w:val="20"/>
              </w:rPr>
              <w:t xml:space="preserve"> (1.2.3)</w:t>
            </w:r>
          </w:p>
        </w:tc>
        <w:tc>
          <w:tcPr>
            <w:tcW w:w="6379" w:type="dxa"/>
            <w:noWrap/>
            <w:vAlign w:val="center"/>
          </w:tcPr>
          <w:p w14:paraId="704FEEF6" w14:textId="77777777" w:rsidR="00C370DB" w:rsidRPr="00072586" w:rsidRDefault="00C370DB">
            <w:pPr>
              <w:rPr>
                <w:rFonts w:asciiTheme="minorHAnsi" w:hAnsiTheme="minorHAnsi" w:cstheme="minorHAnsi"/>
                <w:color w:val="000000"/>
                <w:sz w:val="20"/>
                <w:szCs w:val="20"/>
              </w:rPr>
            </w:pPr>
            <w:r w:rsidRPr="00072586">
              <w:rPr>
                <w:rFonts w:asciiTheme="minorHAnsi" w:hAnsiTheme="minorHAnsi" w:cstheme="minorHAnsi"/>
                <w:color w:val="000000"/>
                <w:sz w:val="20"/>
                <w:szCs w:val="20"/>
              </w:rPr>
              <w:t>Ireland</w:t>
            </w:r>
          </w:p>
        </w:tc>
      </w:tr>
      <w:tr w:rsidR="00BF1724" w:rsidRPr="00062883" w14:paraId="471F29BB" w14:textId="77777777" w:rsidTr="002D0A75">
        <w:trPr>
          <w:trHeight w:val="270"/>
        </w:trPr>
        <w:tc>
          <w:tcPr>
            <w:tcW w:w="3119" w:type="dxa"/>
            <w:noWrap/>
            <w:vAlign w:val="center"/>
          </w:tcPr>
          <w:p w14:paraId="261B7EA6" w14:textId="07A19DC4" w:rsidR="00BF1724" w:rsidRDefault="00BF1724" w:rsidP="00BF1724">
            <w:pPr>
              <w:rPr>
                <w:rFonts w:ascii="Calibri" w:hAnsi="Calibri" w:cs="Arial"/>
                <w:b/>
                <w:bCs/>
                <w:color w:val="000000"/>
                <w:sz w:val="20"/>
                <w:szCs w:val="20"/>
              </w:rPr>
            </w:pPr>
            <w:r>
              <w:rPr>
                <w:rFonts w:ascii="Calibri" w:hAnsi="Calibri" w:cs="Arial"/>
                <w:b/>
                <w:bCs/>
                <w:color w:val="000000"/>
                <w:sz w:val="20"/>
                <w:szCs w:val="20"/>
              </w:rPr>
              <w:t>Product Launch Date (1.2.4)</w:t>
            </w:r>
          </w:p>
        </w:tc>
        <w:tc>
          <w:tcPr>
            <w:tcW w:w="6379" w:type="dxa"/>
            <w:noWrap/>
            <w:vAlign w:val="center"/>
          </w:tcPr>
          <w:p w14:paraId="07D6664C" w14:textId="4AF7DD39" w:rsidR="00BF1724" w:rsidRPr="00072586" w:rsidRDefault="00BF1724" w:rsidP="00BF1724">
            <w:pPr>
              <w:rPr>
                <w:rFonts w:asciiTheme="minorHAnsi" w:hAnsiTheme="minorHAnsi" w:cstheme="minorHAnsi"/>
                <w:sz w:val="20"/>
                <w:szCs w:val="20"/>
              </w:rPr>
            </w:pPr>
            <w:del w:id="16" w:author="Gannon, Hugh (Allianz Global Life)" w:date="2026-06-25T10:57:00Z" w16du:dateUtc="2026-06-25T09:57:00Z">
              <w:r w:rsidRPr="006123EC" w:rsidDel="006123EC">
                <w:rPr>
                  <w:rFonts w:asciiTheme="minorHAnsi" w:hAnsiTheme="minorHAnsi" w:cstheme="minorHAnsi"/>
                  <w:sz w:val="20"/>
                  <w:szCs w:val="20"/>
                  <w:highlight w:val="yellow"/>
                </w:rPr>
                <w:delText>January 2024</w:delText>
              </w:r>
            </w:del>
            <w:ins w:id="17" w:author="Gannon, Hugh (Allianz Global Life)" w:date="2026-06-25T10:57:00Z" w16du:dateUtc="2026-06-25T09:57:00Z">
              <w:r w:rsidR="006123EC">
                <w:rPr>
                  <w:rFonts w:asciiTheme="minorHAnsi" w:hAnsiTheme="minorHAnsi" w:cstheme="minorHAnsi"/>
                  <w:sz w:val="20"/>
                  <w:szCs w:val="20"/>
                </w:rPr>
                <w:t>August 2026</w:t>
              </w:r>
            </w:ins>
          </w:p>
        </w:tc>
      </w:tr>
      <w:tr w:rsidR="00BF1724" w:rsidRPr="00B70A3C" w14:paraId="745F9199" w14:textId="77777777" w:rsidTr="002D0A75">
        <w:trPr>
          <w:trHeight w:val="270"/>
        </w:trPr>
        <w:tc>
          <w:tcPr>
            <w:tcW w:w="3119" w:type="dxa"/>
            <w:noWrap/>
            <w:vAlign w:val="center"/>
          </w:tcPr>
          <w:p w14:paraId="1190C6A6" w14:textId="2BA35FF8" w:rsidR="00BF1724" w:rsidRDefault="00BF1724" w:rsidP="00BF1724">
            <w:pPr>
              <w:rPr>
                <w:rFonts w:ascii="Calibri" w:hAnsi="Calibri" w:cs="Arial"/>
                <w:b/>
                <w:bCs/>
                <w:color w:val="000000"/>
                <w:sz w:val="20"/>
                <w:szCs w:val="20"/>
              </w:rPr>
            </w:pPr>
            <w:r w:rsidRPr="0035482D">
              <w:rPr>
                <w:rFonts w:ascii="Calibri" w:hAnsi="Calibri" w:cs="Arial"/>
                <w:b/>
                <w:bCs/>
                <w:color w:val="000000"/>
                <w:sz w:val="20"/>
                <w:szCs w:val="20"/>
              </w:rPr>
              <w:t>Policy Type</w:t>
            </w:r>
            <w:r>
              <w:rPr>
                <w:rFonts w:ascii="Calibri" w:hAnsi="Calibri" w:cs="Arial"/>
                <w:b/>
                <w:bCs/>
                <w:color w:val="000000"/>
                <w:sz w:val="20"/>
                <w:szCs w:val="20"/>
              </w:rPr>
              <w:t xml:space="preserve"> (1.2.5)</w:t>
            </w:r>
          </w:p>
        </w:tc>
        <w:tc>
          <w:tcPr>
            <w:tcW w:w="6379" w:type="dxa"/>
            <w:noWrap/>
            <w:vAlign w:val="center"/>
          </w:tcPr>
          <w:p w14:paraId="7A218E5D" w14:textId="77777777" w:rsidR="00BF1724" w:rsidRPr="00072586" w:rsidRDefault="00BF1724" w:rsidP="00BF1724">
            <w:pPr>
              <w:rPr>
                <w:rFonts w:asciiTheme="minorHAnsi" w:hAnsiTheme="minorHAnsi" w:cstheme="minorHAnsi"/>
                <w:sz w:val="20"/>
                <w:szCs w:val="20"/>
              </w:rPr>
            </w:pPr>
            <w:r w:rsidRPr="00072586">
              <w:rPr>
                <w:rFonts w:asciiTheme="minorHAnsi" w:hAnsiTheme="minorHAnsi" w:cstheme="minorHAnsi"/>
                <w:sz w:val="20"/>
                <w:szCs w:val="20"/>
              </w:rPr>
              <w:t>Individual contract Unit-Linked with GMAB option</w:t>
            </w:r>
          </w:p>
        </w:tc>
      </w:tr>
      <w:tr w:rsidR="00BF1724" w:rsidRPr="00061913" w14:paraId="6403C49F" w14:textId="77777777" w:rsidTr="002D0A75">
        <w:trPr>
          <w:trHeight w:val="270"/>
        </w:trPr>
        <w:tc>
          <w:tcPr>
            <w:tcW w:w="3119" w:type="dxa"/>
            <w:noWrap/>
            <w:vAlign w:val="center"/>
          </w:tcPr>
          <w:p w14:paraId="116198B1" w14:textId="2705F53A" w:rsidR="00BF1724" w:rsidRDefault="00BF1724" w:rsidP="00BF1724">
            <w:pPr>
              <w:rPr>
                <w:rFonts w:ascii="Calibri" w:hAnsi="Calibri" w:cs="Arial"/>
                <w:b/>
                <w:bCs/>
                <w:color w:val="000000"/>
                <w:sz w:val="20"/>
                <w:szCs w:val="20"/>
              </w:rPr>
            </w:pPr>
            <w:r>
              <w:rPr>
                <w:rFonts w:ascii="Calibri" w:hAnsi="Calibri" w:cs="Arial"/>
                <w:b/>
                <w:bCs/>
                <w:color w:val="000000"/>
                <w:sz w:val="20"/>
                <w:szCs w:val="20"/>
              </w:rPr>
              <w:t>Contract Term (1.2.6)</w:t>
            </w:r>
          </w:p>
        </w:tc>
        <w:tc>
          <w:tcPr>
            <w:tcW w:w="6379" w:type="dxa"/>
            <w:noWrap/>
            <w:vAlign w:val="center"/>
          </w:tcPr>
          <w:p w14:paraId="682B6663" w14:textId="7D7EF1D2" w:rsidR="00BF1724" w:rsidRPr="00072586" w:rsidRDefault="00BF1724" w:rsidP="00BF1724">
            <w:pPr>
              <w:rPr>
                <w:rFonts w:asciiTheme="minorHAnsi" w:hAnsiTheme="minorHAnsi" w:cstheme="minorHAnsi"/>
                <w:sz w:val="20"/>
                <w:szCs w:val="20"/>
              </w:rPr>
            </w:pPr>
            <w:r w:rsidRPr="00246C9F">
              <w:rPr>
                <w:rFonts w:asciiTheme="minorHAnsi" w:hAnsiTheme="minorHAnsi" w:cstheme="minorHAnsi"/>
                <w:sz w:val="20"/>
                <w:szCs w:val="20"/>
              </w:rPr>
              <w:t>Whole of Life</w:t>
            </w:r>
          </w:p>
        </w:tc>
      </w:tr>
      <w:tr w:rsidR="00BF1724" w:rsidRPr="00062883" w14:paraId="7B736312" w14:textId="77777777" w:rsidTr="002D0A75">
        <w:trPr>
          <w:trHeight w:val="270"/>
        </w:trPr>
        <w:tc>
          <w:tcPr>
            <w:tcW w:w="3119" w:type="dxa"/>
            <w:noWrap/>
            <w:vAlign w:val="center"/>
          </w:tcPr>
          <w:p w14:paraId="7F9AEDBC" w14:textId="76279CAE" w:rsidR="00BF1724" w:rsidRDefault="00BF1724" w:rsidP="00BF1724">
            <w:pPr>
              <w:rPr>
                <w:rFonts w:ascii="Calibri" w:hAnsi="Calibri" w:cs="Arial"/>
                <w:b/>
                <w:bCs/>
                <w:color w:val="000000"/>
                <w:sz w:val="20"/>
                <w:szCs w:val="20"/>
              </w:rPr>
            </w:pPr>
            <w:r>
              <w:rPr>
                <w:rFonts w:ascii="Calibri" w:hAnsi="Calibri" w:cs="Arial"/>
                <w:b/>
                <w:bCs/>
                <w:color w:val="000000"/>
                <w:sz w:val="20"/>
                <w:szCs w:val="20"/>
              </w:rPr>
              <w:t>Single/Joint Life (1.2.7)</w:t>
            </w:r>
          </w:p>
        </w:tc>
        <w:tc>
          <w:tcPr>
            <w:tcW w:w="6379" w:type="dxa"/>
            <w:noWrap/>
            <w:vAlign w:val="center"/>
          </w:tcPr>
          <w:p w14:paraId="759F4DAA" w14:textId="64230321" w:rsidR="00BF1724" w:rsidRPr="00072586" w:rsidRDefault="00BF1724" w:rsidP="00BF1724">
            <w:pPr>
              <w:rPr>
                <w:rFonts w:asciiTheme="minorHAnsi" w:hAnsiTheme="minorHAnsi" w:cstheme="minorHAnsi"/>
                <w:sz w:val="20"/>
                <w:szCs w:val="20"/>
              </w:rPr>
            </w:pPr>
            <w:r w:rsidRPr="00072586">
              <w:rPr>
                <w:rFonts w:asciiTheme="minorHAnsi" w:hAnsiTheme="minorHAnsi" w:cstheme="minorHAnsi"/>
                <w:sz w:val="20"/>
                <w:szCs w:val="20"/>
              </w:rPr>
              <w:t xml:space="preserve">Single life </w:t>
            </w:r>
            <w:r w:rsidR="00684E44">
              <w:rPr>
                <w:rFonts w:asciiTheme="minorHAnsi" w:hAnsiTheme="minorHAnsi" w:cstheme="minorHAnsi"/>
                <w:sz w:val="20"/>
                <w:szCs w:val="20"/>
              </w:rPr>
              <w:t>or joint life</w:t>
            </w:r>
            <w:r w:rsidR="003327A6">
              <w:rPr>
                <w:rFonts w:asciiTheme="minorHAnsi" w:hAnsiTheme="minorHAnsi" w:cstheme="minorHAnsi"/>
                <w:sz w:val="20"/>
                <w:szCs w:val="20"/>
              </w:rPr>
              <w:t xml:space="preserve"> second death</w:t>
            </w:r>
            <w:r w:rsidRPr="00072586">
              <w:rPr>
                <w:rFonts w:asciiTheme="minorHAnsi" w:hAnsiTheme="minorHAnsi" w:cstheme="minorHAnsi"/>
                <w:sz w:val="20"/>
                <w:szCs w:val="20"/>
              </w:rPr>
              <w:t>. Life</w:t>
            </w:r>
            <w:r w:rsidR="003327A6">
              <w:rPr>
                <w:rFonts w:asciiTheme="minorHAnsi" w:hAnsiTheme="minorHAnsi" w:cstheme="minorHAnsi"/>
                <w:sz w:val="20"/>
                <w:szCs w:val="20"/>
              </w:rPr>
              <w:t xml:space="preserve"> (lives)</w:t>
            </w:r>
            <w:r w:rsidRPr="00072586">
              <w:rPr>
                <w:rFonts w:asciiTheme="minorHAnsi" w:hAnsiTheme="minorHAnsi" w:cstheme="minorHAnsi"/>
                <w:sz w:val="20"/>
                <w:szCs w:val="20"/>
              </w:rPr>
              <w:t xml:space="preserve"> assured </w:t>
            </w:r>
            <w:r w:rsidR="00B74422">
              <w:rPr>
                <w:rFonts w:asciiTheme="minorHAnsi" w:hAnsiTheme="minorHAnsi" w:cstheme="minorHAnsi"/>
                <w:sz w:val="20"/>
                <w:szCs w:val="20"/>
              </w:rPr>
              <w:t>does not have to be</w:t>
            </w:r>
            <w:r w:rsidRPr="00072586">
              <w:rPr>
                <w:rFonts w:asciiTheme="minorHAnsi" w:hAnsiTheme="minorHAnsi" w:cstheme="minorHAnsi"/>
                <w:sz w:val="20"/>
                <w:szCs w:val="20"/>
              </w:rPr>
              <w:t xml:space="preserve"> the policyholder</w:t>
            </w:r>
            <w:r w:rsidRPr="0083027E">
              <w:rPr>
                <w:rFonts w:asciiTheme="minorHAnsi" w:hAnsiTheme="minorHAnsi" w:cstheme="minorHAnsi"/>
                <w:sz w:val="20"/>
                <w:szCs w:val="20"/>
              </w:rPr>
              <w:t xml:space="preserve">. </w:t>
            </w:r>
            <w:commentRangeStart w:id="18"/>
            <w:commentRangeStart w:id="19"/>
            <w:r w:rsidRPr="0083027E">
              <w:rPr>
                <w:rFonts w:asciiTheme="minorHAnsi" w:hAnsiTheme="minorHAnsi" w:cstheme="minorHAnsi"/>
                <w:sz w:val="20"/>
                <w:szCs w:val="20"/>
                <w:rPrChange w:id="20" w:author="Gannon, Hugh (Allianz Global Life)" w:date="2026-06-25T11:39:00Z" w16du:dateUtc="2026-06-25T10:39:00Z">
                  <w:rPr>
                    <w:rFonts w:asciiTheme="minorHAnsi" w:hAnsiTheme="minorHAnsi" w:cstheme="minorHAnsi"/>
                    <w:sz w:val="20"/>
                    <w:szCs w:val="20"/>
                    <w:highlight w:val="yellow"/>
                  </w:rPr>
                </w:rPrChange>
              </w:rPr>
              <w:t>Policyholder must be resident for tax purposes in the Republic of Ireland.</w:t>
            </w:r>
            <w:commentRangeEnd w:id="18"/>
            <w:r w:rsidR="008A0B5A" w:rsidRPr="00072586">
              <w:rPr>
                <w:rStyle w:val="CommentReference"/>
                <w:rFonts w:asciiTheme="minorHAnsi" w:hAnsiTheme="minorHAnsi" w:cstheme="minorHAnsi"/>
                <w:sz w:val="20"/>
                <w:szCs w:val="20"/>
              </w:rPr>
              <w:commentReference w:id="18"/>
            </w:r>
            <w:commentRangeEnd w:id="19"/>
            <w:r w:rsidR="006123EC" w:rsidRPr="00072586">
              <w:rPr>
                <w:rStyle w:val="CommentReference"/>
                <w:rFonts w:asciiTheme="minorHAnsi" w:hAnsiTheme="minorHAnsi" w:cstheme="minorHAnsi"/>
                <w:sz w:val="20"/>
                <w:szCs w:val="20"/>
              </w:rPr>
              <w:commentReference w:id="19"/>
            </w:r>
          </w:p>
        </w:tc>
      </w:tr>
      <w:tr w:rsidR="00BF1724" w:rsidRPr="00B70A3C" w14:paraId="04A8BED8" w14:textId="77777777" w:rsidTr="002D0A75">
        <w:trPr>
          <w:trHeight w:val="270"/>
        </w:trPr>
        <w:tc>
          <w:tcPr>
            <w:tcW w:w="3119" w:type="dxa"/>
            <w:noWrap/>
            <w:vAlign w:val="center"/>
          </w:tcPr>
          <w:p w14:paraId="14ACB489" w14:textId="2AB12AEA" w:rsidR="00BF1724" w:rsidRDefault="00BF1724" w:rsidP="00BF1724">
            <w:pPr>
              <w:rPr>
                <w:rFonts w:ascii="Calibri" w:hAnsi="Calibri" w:cs="Arial"/>
                <w:b/>
                <w:bCs/>
                <w:color w:val="000000"/>
                <w:sz w:val="20"/>
                <w:szCs w:val="20"/>
              </w:rPr>
            </w:pPr>
            <w:r>
              <w:rPr>
                <w:rFonts w:ascii="Calibri" w:hAnsi="Calibri" w:cs="Arial"/>
                <w:b/>
                <w:bCs/>
                <w:color w:val="000000"/>
                <w:sz w:val="20"/>
                <w:szCs w:val="20"/>
              </w:rPr>
              <w:t>Single/Regular Premium (1.2.8)</w:t>
            </w:r>
          </w:p>
        </w:tc>
        <w:tc>
          <w:tcPr>
            <w:tcW w:w="6379" w:type="dxa"/>
            <w:noWrap/>
            <w:vAlign w:val="center"/>
          </w:tcPr>
          <w:p w14:paraId="40969D26" w14:textId="7B3AF1EE" w:rsidR="00BF1724" w:rsidRPr="00072586" w:rsidRDefault="00BF1724" w:rsidP="00BF1724">
            <w:pPr>
              <w:rPr>
                <w:rFonts w:asciiTheme="minorHAnsi" w:hAnsiTheme="minorHAnsi" w:cstheme="minorHAnsi"/>
                <w:sz w:val="20"/>
                <w:szCs w:val="20"/>
              </w:rPr>
            </w:pPr>
            <w:r w:rsidRPr="00072586">
              <w:rPr>
                <w:rFonts w:asciiTheme="minorHAnsi" w:hAnsiTheme="minorHAnsi" w:cstheme="minorHAnsi"/>
                <w:sz w:val="20"/>
                <w:szCs w:val="20"/>
              </w:rPr>
              <w:t>Single premiums</w:t>
            </w:r>
            <w:ins w:id="21" w:author="Gannon, Hugh (Allianz Global Life)" w:date="2026-06-25T11:39:00Z" w16du:dateUtc="2026-06-25T10:39:00Z">
              <w:r w:rsidR="0083027E">
                <w:rPr>
                  <w:rFonts w:asciiTheme="minorHAnsi" w:hAnsiTheme="minorHAnsi" w:cstheme="minorHAnsi"/>
                  <w:sz w:val="20"/>
                  <w:szCs w:val="20"/>
                </w:rPr>
                <w:t>, re</w:t>
              </w:r>
            </w:ins>
            <w:ins w:id="22" w:author="Gannon, Hugh (Allianz Global Life)" w:date="2026-06-25T11:40:00Z" w16du:dateUtc="2026-06-25T10:40:00Z">
              <w:r w:rsidR="0083027E">
                <w:rPr>
                  <w:rFonts w:asciiTheme="minorHAnsi" w:hAnsiTheme="minorHAnsi" w:cstheme="minorHAnsi"/>
                  <w:sz w:val="20"/>
                  <w:szCs w:val="20"/>
                </w:rPr>
                <w:t>gular premium</w:t>
              </w:r>
            </w:ins>
            <w:ins w:id="23" w:author="Gannon, Hugh (Allianz Global Life)" w:date="2026-06-25T11:45:00Z" w16du:dateUtc="2026-06-25T10:45:00Z">
              <w:r w:rsidR="00044E8B">
                <w:rPr>
                  <w:rFonts w:asciiTheme="minorHAnsi" w:hAnsiTheme="minorHAnsi" w:cstheme="minorHAnsi"/>
                  <w:sz w:val="20"/>
                  <w:szCs w:val="20"/>
                </w:rPr>
                <w:t>s</w:t>
              </w:r>
            </w:ins>
            <w:r w:rsidRPr="00072586">
              <w:rPr>
                <w:rFonts w:asciiTheme="minorHAnsi" w:hAnsiTheme="minorHAnsi" w:cstheme="minorHAnsi"/>
                <w:sz w:val="20"/>
                <w:szCs w:val="20"/>
              </w:rPr>
              <w:t xml:space="preserve"> and ad hoc top-ups are permitted into the policy</w:t>
            </w:r>
            <w:ins w:id="24" w:author="Gannon, Hugh (Allianz Global Life)" w:date="2026-06-25T11:45:00Z" w16du:dateUtc="2026-06-25T10:45:00Z">
              <w:r w:rsidR="00101584">
                <w:rPr>
                  <w:rFonts w:asciiTheme="minorHAnsi" w:hAnsiTheme="minorHAnsi" w:cstheme="minorHAnsi"/>
                  <w:sz w:val="20"/>
                  <w:szCs w:val="20"/>
                </w:rPr>
                <w:t xml:space="preserve"> (depending on the charging option chos</w:t>
              </w:r>
            </w:ins>
            <w:ins w:id="25" w:author="Gannon, Hugh (Allianz Global Life)" w:date="2026-06-25T11:46:00Z" w16du:dateUtc="2026-06-25T10:46:00Z">
              <w:r w:rsidR="00101584">
                <w:rPr>
                  <w:rFonts w:asciiTheme="minorHAnsi" w:hAnsiTheme="minorHAnsi" w:cstheme="minorHAnsi"/>
                  <w:sz w:val="20"/>
                  <w:szCs w:val="20"/>
                </w:rPr>
                <w:t>en)</w:t>
              </w:r>
            </w:ins>
            <w:r w:rsidRPr="00072586">
              <w:rPr>
                <w:rFonts w:asciiTheme="minorHAnsi" w:hAnsiTheme="minorHAnsi" w:cstheme="minorHAnsi"/>
                <w:sz w:val="20"/>
                <w:szCs w:val="20"/>
              </w:rPr>
              <w:t xml:space="preserve">. </w:t>
            </w:r>
            <w:del w:id="26" w:author="Gannon, Hugh (Allianz Global Life)" w:date="2026-06-25T11:46:00Z" w16du:dateUtc="2026-06-25T10:46:00Z">
              <w:r w:rsidRPr="00072586" w:rsidDel="00101584">
                <w:rPr>
                  <w:rFonts w:asciiTheme="minorHAnsi" w:hAnsiTheme="minorHAnsi" w:cstheme="minorHAnsi"/>
                  <w:sz w:val="20"/>
                  <w:szCs w:val="20"/>
                </w:rPr>
                <w:delText xml:space="preserve">Regular premiums are not permitted. </w:delText>
              </w:r>
            </w:del>
            <w:r w:rsidRPr="00072586">
              <w:rPr>
                <w:rFonts w:asciiTheme="minorHAnsi" w:hAnsiTheme="minorHAnsi" w:cstheme="minorHAnsi"/>
                <w:sz w:val="20"/>
                <w:szCs w:val="20"/>
              </w:rPr>
              <w:t>Placement of premiums into particular coverage types is subject to the minimum investment amount for each coverage type.</w:t>
            </w:r>
          </w:p>
          <w:p w14:paraId="6D17892D" w14:textId="77777777" w:rsidR="00BF1724" w:rsidRPr="00072586" w:rsidRDefault="00BF1724" w:rsidP="00BF1724">
            <w:pPr>
              <w:rPr>
                <w:rFonts w:asciiTheme="minorHAnsi" w:hAnsiTheme="minorHAnsi" w:cstheme="minorHAnsi"/>
                <w:sz w:val="20"/>
                <w:szCs w:val="20"/>
              </w:rPr>
            </w:pPr>
          </w:p>
          <w:p w14:paraId="3AF68367" w14:textId="77777777" w:rsidR="00BF1724" w:rsidRPr="00072586" w:rsidRDefault="00BF1724" w:rsidP="00BF1724">
            <w:pPr>
              <w:rPr>
                <w:rFonts w:asciiTheme="minorHAnsi" w:hAnsiTheme="minorHAnsi" w:cstheme="minorHAnsi"/>
                <w:sz w:val="20"/>
                <w:szCs w:val="20"/>
              </w:rPr>
            </w:pPr>
            <w:r w:rsidRPr="00072586">
              <w:rPr>
                <w:rFonts w:asciiTheme="minorHAnsi" w:hAnsiTheme="minorHAnsi" w:cstheme="minorHAnsi"/>
                <w:sz w:val="20"/>
                <w:szCs w:val="20"/>
              </w:rPr>
              <w:lastRenderedPageBreak/>
              <w:t>There is no requirement for any premium to be invested in a particular coverage type, i.e. an individual premium doesn’t have to be invested initially in a GMAB coverage type.</w:t>
            </w:r>
          </w:p>
          <w:p w14:paraId="2B29FBAC" w14:textId="0FF6F999" w:rsidR="00BF1724" w:rsidRPr="00072586" w:rsidRDefault="00BF1724" w:rsidP="00BF1724">
            <w:pPr>
              <w:rPr>
                <w:rFonts w:asciiTheme="minorHAnsi" w:hAnsiTheme="minorHAnsi" w:cstheme="minorHAnsi"/>
                <w:sz w:val="20"/>
                <w:szCs w:val="20"/>
              </w:rPr>
            </w:pPr>
          </w:p>
        </w:tc>
      </w:tr>
      <w:tr w:rsidR="00BF1724" w:rsidRPr="00B70A3C" w14:paraId="3F46339D" w14:textId="77777777" w:rsidTr="002D0A75">
        <w:trPr>
          <w:trHeight w:val="270"/>
        </w:trPr>
        <w:tc>
          <w:tcPr>
            <w:tcW w:w="3119" w:type="dxa"/>
            <w:noWrap/>
            <w:vAlign w:val="center"/>
          </w:tcPr>
          <w:p w14:paraId="58AE1146" w14:textId="3C8A93BE" w:rsidR="00BF1724" w:rsidRDefault="00BF1724" w:rsidP="00BF1724">
            <w:pPr>
              <w:rPr>
                <w:rFonts w:ascii="Calibri" w:hAnsi="Calibri" w:cs="Arial"/>
                <w:b/>
                <w:bCs/>
                <w:color w:val="000000"/>
                <w:sz w:val="20"/>
                <w:szCs w:val="20"/>
              </w:rPr>
            </w:pPr>
            <w:r>
              <w:rPr>
                <w:rFonts w:ascii="Calibri" w:hAnsi="Calibri" w:cs="Arial"/>
                <w:b/>
                <w:bCs/>
                <w:color w:val="000000"/>
                <w:sz w:val="20"/>
                <w:szCs w:val="20"/>
              </w:rPr>
              <w:lastRenderedPageBreak/>
              <w:t>Riders (1.2.9)</w:t>
            </w:r>
          </w:p>
        </w:tc>
        <w:tc>
          <w:tcPr>
            <w:tcW w:w="6379" w:type="dxa"/>
            <w:noWrap/>
            <w:vAlign w:val="center"/>
          </w:tcPr>
          <w:p w14:paraId="28D99C19" w14:textId="77777777" w:rsidR="00BF1724" w:rsidRPr="00072586" w:rsidRDefault="00BF1724" w:rsidP="00BF1724">
            <w:pPr>
              <w:rPr>
                <w:rFonts w:asciiTheme="minorHAnsi" w:hAnsiTheme="minorHAnsi" w:cstheme="minorHAnsi"/>
                <w:sz w:val="20"/>
                <w:szCs w:val="20"/>
              </w:rPr>
            </w:pPr>
            <w:r w:rsidRPr="00072586">
              <w:rPr>
                <w:rFonts w:asciiTheme="minorHAnsi" w:hAnsiTheme="minorHAnsi" w:cstheme="minorHAnsi"/>
                <w:sz w:val="20"/>
                <w:szCs w:val="20"/>
              </w:rPr>
              <w:t>No additional optional death benefit riders apply for this version of the product</w:t>
            </w:r>
          </w:p>
        </w:tc>
      </w:tr>
      <w:tr w:rsidR="00BF1724" w:rsidRPr="00B70A3C" w14:paraId="3F7274F4" w14:textId="77777777" w:rsidTr="002D0A75">
        <w:trPr>
          <w:trHeight w:val="270"/>
        </w:trPr>
        <w:tc>
          <w:tcPr>
            <w:tcW w:w="3119" w:type="dxa"/>
            <w:noWrap/>
            <w:vAlign w:val="center"/>
          </w:tcPr>
          <w:p w14:paraId="0336E149" w14:textId="1D5E1FBB" w:rsidR="00BF1724" w:rsidRDefault="00BF1724" w:rsidP="00BF1724">
            <w:pPr>
              <w:rPr>
                <w:rFonts w:ascii="Calibri" w:hAnsi="Calibri" w:cs="Arial"/>
                <w:b/>
                <w:bCs/>
                <w:color w:val="000000"/>
                <w:sz w:val="20"/>
                <w:szCs w:val="20"/>
              </w:rPr>
            </w:pPr>
            <w:r>
              <w:rPr>
                <w:rFonts w:ascii="Calibri" w:hAnsi="Calibri" w:cs="Arial"/>
                <w:b/>
                <w:bCs/>
                <w:color w:val="000000"/>
                <w:sz w:val="20"/>
                <w:szCs w:val="20"/>
              </w:rPr>
              <w:t>Key Features (1.2.10)</w:t>
            </w:r>
          </w:p>
        </w:tc>
        <w:tc>
          <w:tcPr>
            <w:tcW w:w="6379" w:type="dxa"/>
            <w:noWrap/>
            <w:vAlign w:val="center"/>
          </w:tcPr>
          <w:p w14:paraId="1F860893" w14:textId="77777777" w:rsidR="001E042F" w:rsidRPr="001E042F" w:rsidRDefault="001E042F" w:rsidP="001E042F">
            <w:pPr>
              <w:rPr>
                <w:rFonts w:asciiTheme="minorHAnsi" w:hAnsiTheme="minorHAnsi" w:cstheme="minorHAnsi"/>
                <w:sz w:val="20"/>
                <w:szCs w:val="20"/>
              </w:rPr>
            </w:pPr>
            <w:r w:rsidRPr="001E042F">
              <w:rPr>
                <w:rFonts w:asciiTheme="minorHAnsi" w:hAnsiTheme="minorHAnsi" w:cstheme="minorHAnsi"/>
                <w:sz w:val="20"/>
                <w:szCs w:val="20"/>
              </w:rPr>
              <w:t>Key Features:</w:t>
            </w:r>
          </w:p>
          <w:p w14:paraId="7403A9B2" w14:textId="132F8DD3" w:rsidR="001E042F" w:rsidRPr="001E042F" w:rsidRDefault="001E042F" w:rsidP="001E042F">
            <w:pPr>
              <w:rPr>
                <w:rFonts w:asciiTheme="minorHAnsi" w:hAnsiTheme="minorHAnsi" w:cstheme="minorHAnsi"/>
                <w:sz w:val="20"/>
                <w:szCs w:val="20"/>
              </w:rPr>
            </w:pPr>
            <w:r w:rsidRPr="001E042F">
              <w:rPr>
                <w:rFonts w:asciiTheme="minorHAnsi" w:hAnsiTheme="minorHAnsi" w:cstheme="minorHAnsi"/>
                <w:sz w:val="20"/>
                <w:szCs w:val="20"/>
              </w:rPr>
              <w:t xml:space="preserve">-          A Unit Linked Investment Bond is a flexible single </w:t>
            </w:r>
            <w:ins w:id="27" w:author="Gannon, Hugh (Allianz Global Life)" w:date="2026-06-25T11:47:00Z" w16du:dateUtc="2026-06-25T10:47:00Z">
              <w:r w:rsidR="00FA0C81">
                <w:rPr>
                  <w:rFonts w:asciiTheme="minorHAnsi" w:hAnsiTheme="minorHAnsi" w:cstheme="minorHAnsi"/>
                  <w:sz w:val="20"/>
                  <w:szCs w:val="20"/>
                </w:rPr>
                <w:t xml:space="preserve">and regular </w:t>
              </w:r>
            </w:ins>
            <w:r w:rsidRPr="001E042F">
              <w:rPr>
                <w:rFonts w:asciiTheme="minorHAnsi" w:hAnsiTheme="minorHAnsi" w:cstheme="minorHAnsi"/>
                <w:sz w:val="20"/>
                <w:szCs w:val="20"/>
              </w:rPr>
              <w:t>premium investment product designed for medium to long term growth.</w:t>
            </w:r>
          </w:p>
          <w:p w14:paraId="4B91F7A4" w14:textId="07FD860A" w:rsidR="001E042F" w:rsidRPr="001E042F" w:rsidRDefault="001E042F" w:rsidP="001E042F">
            <w:pPr>
              <w:rPr>
                <w:rFonts w:asciiTheme="minorHAnsi" w:hAnsiTheme="minorHAnsi" w:cstheme="minorHAnsi"/>
                <w:sz w:val="20"/>
                <w:szCs w:val="20"/>
              </w:rPr>
            </w:pPr>
            <w:r w:rsidRPr="001E042F">
              <w:rPr>
                <w:rFonts w:asciiTheme="minorHAnsi" w:hAnsiTheme="minorHAnsi" w:cstheme="minorHAnsi"/>
                <w:sz w:val="20"/>
                <w:szCs w:val="20"/>
              </w:rPr>
              <w:t>-         Ad-hoc top-ups to the policy are allowed</w:t>
            </w:r>
            <w:ins w:id="28" w:author="Gannon, Hugh (Allianz Global Life)" w:date="2026-06-25T11:48:00Z" w16du:dateUtc="2026-06-25T10:48:00Z">
              <w:r w:rsidR="003D2E8D">
                <w:rPr>
                  <w:rFonts w:asciiTheme="minorHAnsi" w:hAnsiTheme="minorHAnsi" w:cstheme="minorHAnsi"/>
                  <w:sz w:val="20"/>
                  <w:szCs w:val="20"/>
                </w:rPr>
                <w:t xml:space="preserve"> on both single premium and regular premium options</w:t>
              </w:r>
            </w:ins>
          </w:p>
          <w:p w14:paraId="39D630A9" w14:textId="77777777" w:rsidR="001E042F" w:rsidRPr="001E042F" w:rsidRDefault="001E042F" w:rsidP="001E042F">
            <w:pPr>
              <w:rPr>
                <w:rFonts w:asciiTheme="minorHAnsi" w:hAnsiTheme="minorHAnsi" w:cstheme="minorHAnsi"/>
                <w:sz w:val="20"/>
                <w:szCs w:val="20"/>
              </w:rPr>
            </w:pPr>
            <w:r w:rsidRPr="001E042F">
              <w:rPr>
                <w:rFonts w:asciiTheme="minorHAnsi" w:hAnsiTheme="minorHAnsi" w:cstheme="minorHAnsi"/>
                <w:sz w:val="20"/>
                <w:szCs w:val="20"/>
              </w:rPr>
              <w:t>-         It offers non-guaranteed unit-linked and guaranteed (GMAB) unit-linked investment options all within one umbrella policy.</w:t>
            </w:r>
          </w:p>
          <w:p w14:paraId="69159451" w14:textId="77777777" w:rsidR="001E042F" w:rsidRPr="001E042F" w:rsidRDefault="001E042F" w:rsidP="001E042F">
            <w:pPr>
              <w:rPr>
                <w:rFonts w:asciiTheme="minorHAnsi" w:hAnsiTheme="minorHAnsi" w:cstheme="minorHAnsi"/>
                <w:sz w:val="20"/>
                <w:szCs w:val="20"/>
              </w:rPr>
            </w:pPr>
            <w:r w:rsidRPr="001E042F">
              <w:rPr>
                <w:rFonts w:asciiTheme="minorHAnsi" w:hAnsiTheme="minorHAnsi" w:cstheme="minorHAnsi"/>
                <w:sz w:val="20"/>
                <w:szCs w:val="20"/>
              </w:rPr>
              <w:t>-         By legislation, an Investment Bond is taxed under the gross roll-up basis. This means tax is charged to the policyholder and collected by the insurer when a chargeable event happens. The rate of tax applicable for individual policyholders who are resident in Ireland is 38% and for companies is 25%. The chargeable events include:</w:t>
            </w:r>
          </w:p>
          <w:p w14:paraId="7BE7C7DB" w14:textId="77777777" w:rsidR="001E042F" w:rsidRPr="001E042F" w:rsidRDefault="001E042F" w:rsidP="001E042F">
            <w:pPr>
              <w:rPr>
                <w:rFonts w:asciiTheme="minorHAnsi" w:hAnsiTheme="minorHAnsi" w:cstheme="minorHAnsi"/>
                <w:sz w:val="20"/>
                <w:szCs w:val="20"/>
              </w:rPr>
            </w:pPr>
            <w:r w:rsidRPr="001E042F">
              <w:rPr>
                <w:rFonts w:asciiTheme="minorHAnsi" w:hAnsiTheme="minorHAnsi" w:cstheme="minorHAnsi"/>
                <w:sz w:val="20"/>
                <w:szCs w:val="20"/>
              </w:rPr>
              <w:t xml:space="preserve">    - On partial or full surrender of the policy</w:t>
            </w:r>
          </w:p>
          <w:p w14:paraId="05EB1400" w14:textId="77777777" w:rsidR="001E042F" w:rsidRPr="001E042F" w:rsidRDefault="001E042F" w:rsidP="001E042F">
            <w:pPr>
              <w:rPr>
                <w:rFonts w:asciiTheme="minorHAnsi" w:hAnsiTheme="minorHAnsi" w:cstheme="minorHAnsi"/>
                <w:sz w:val="20"/>
                <w:szCs w:val="20"/>
              </w:rPr>
            </w:pPr>
            <w:r w:rsidRPr="001E042F">
              <w:rPr>
                <w:rFonts w:asciiTheme="minorHAnsi" w:hAnsiTheme="minorHAnsi" w:cstheme="minorHAnsi"/>
                <w:sz w:val="20"/>
                <w:szCs w:val="20"/>
              </w:rPr>
              <w:t xml:space="preserve">    - Whole or part assignment of the rights of the policy</w:t>
            </w:r>
          </w:p>
          <w:p w14:paraId="266AE5CB" w14:textId="57BA18F5" w:rsidR="001E042F" w:rsidRDefault="001E042F" w:rsidP="001E042F">
            <w:pPr>
              <w:rPr>
                <w:rFonts w:asciiTheme="minorHAnsi" w:hAnsiTheme="minorHAnsi" w:cstheme="minorHAnsi"/>
                <w:sz w:val="20"/>
                <w:szCs w:val="20"/>
              </w:rPr>
            </w:pPr>
            <w:r w:rsidRPr="001E042F">
              <w:rPr>
                <w:rFonts w:asciiTheme="minorHAnsi" w:hAnsiTheme="minorHAnsi" w:cstheme="minorHAnsi"/>
                <w:sz w:val="20"/>
                <w:szCs w:val="20"/>
              </w:rPr>
              <w:t xml:space="preserve">    - After each </w:t>
            </w:r>
            <w:r w:rsidR="004710C4" w:rsidRPr="001E042F">
              <w:rPr>
                <w:rFonts w:asciiTheme="minorHAnsi" w:hAnsiTheme="minorHAnsi" w:cstheme="minorHAnsi"/>
                <w:sz w:val="20"/>
                <w:szCs w:val="20"/>
              </w:rPr>
              <w:t>8-year</w:t>
            </w:r>
            <w:r w:rsidRPr="001E042F">
              <w:rPr>
                <w:rFonts w:asciiTheme="minorHAnsi" w:hAnsiTheme="minorHAnsi" w:cstheme="minorHAnsi"/>
                <w:sz w:val="20"/>
                <w:szCs w:val="20"/>
              </w:rPr>
              <w:t xml:space="preserve"> period beginning from the policy inception (“Deemed disposal”)</w:t>
            </w:r>
          </w:p>
          <w:p w14:paraId="2CD09514" w14:textId="6CFA673C" w:rsidR="00C574FA" w:rsidRPr="001E042F" w:rsidRDefault="00C574FA" w:rsidP="001E042F">
            <w:pPr>
              <w:rPr>
                <w:rFonts w:asciiTheme="minorHAnsi" w:hAnsiTheme="minorHAnsi" w:cstheme="minorHAnsi"/>
                <w:sz w:val="20"/>
                <w:szCs w:val="20"/>
              </w:rPr>
            </w:pPr>
            <w:r>
              <w:rPr>
                <w:rFonts w:asciiTheme="minorHAnsi" w:hAnsiTheme="minorHAnsi" w:cstheme="minorHAnsi"/>
                <w:sz w:val="20"/>
                <w:szCs w:val="20"/>
              </w:rPr>
              <w:t xml:space="preserve">-         A 1% </w:t>
            </w:r>
            <w:r w:rsidR="00193EFE">
              <w:rPr>
                <w:rFonts w:asciiTheme="minorHAnsi" w:hAnsiTheme="minorHAnsi" w:cstheme="minorHAnsi"/>
                <w:sz w:val="20"/>
                <w:szCs w:val="20"/>
              </w:rPr>
              <w:t xml:space="preserve">Life Assurance </w:t>
            </w:r>
            <w:r>
              <w:rPr>
                <w:rFonts w:asciiTheme="minorHAnsi" w:hAnsiTheme="minorHAnsi" w:cstheme="minorHAnsi"/>
                <w:sz w:val="20"/>
                <w:szCs w:val="20"/>
              </w:rPr>
              <w:t xml:space="preserve">Government levy applies to all premiums </w:t>
            </w:r>
            <w:r w:rsidR="00193EFE">
              <w:rPr>
                <w:rFonts w:asciiTheme="minorHAnsi" w:hAnsiTheme="minorHAnsi" w:cstheme="minorHAnsi"/>
                <w:sz w:val="20"/>
                <w:szCs w:val="20"/>
              </w:rPr>
              <w:t>received</w:t>
            </w:r>
          </w:p>
          <w:p w14:paraId="6DFE7383" w14:textId="77777777" w:rsidR="001E042F" w:rsidRPr="001E042F" w:rsidRDefault="001E042F" w:rsidP="001E042F">
            <w:pPr>
              <w:rPr>
                <w:rFonts w:asciiTheme="minorHAnsi" w:hAnsiTheme="minorHAnsi" w:cstheme="minorHAnsi"/>
                <w:sz w:val="20"/>
                <w:szCs w:val="20"/>
              </w:rPr>
            </w:pPr>
            <w:r w:rsidRPr="001E042F">
              <w:rPr>
                <w:rFonts w:asciiTheme="minorHAnsi" w:hAnsiTheme="minorHAnsi" w:cstheme="minorHAnsi"/>
                <w:sz w:val="20"/>
                <w:szCs w:val="20"/>
              </w:rPr>
              <w:t>-         Full surrenders are allowed</w:t>
            </w:r>
          </w:p>
          <w:p w14:paraId="55A24F77" w14:textId="63E59954" w:rsidR="001E042F" w:rsidRPr="001E042F" w:rsidRDefault="001E042F" w:rsidP="001E042F">
            <w:pPr>
              <w:rPr>
                <w:rFonts w:asciiTheme="minorHAnsi" w:hAnsiTheme="minorHAnsi" w:cstheme="minorHAnsi"/>
                <w:sz w:val="20"/>
                <w:szCs w:val="20"/>
              </w:rPr>
            </w:pPr>
            <w:r w:rsidRPr="001E042F">
              <w:rPr>
                <w:rFonts w:asciiTheme="minorHAnsi" w:hAnsiTheme="minorHAnsi" w:cstheme="minorHAnsi"/>
                <w:sz w:val="20"/>
                <w:szCs w:val="20"/>
              </w:rPr>
              <w:t>-         Partial surrenders can be taken from any specified combination of funds held (guaranteed or non-guaranteed)</w:t>
            </w:r>
            <w:r w:rsidR="00FC3F3A">
              <w:rPr>
                <w:rFonts w:asciiTheme="minorHAnsi" w:hAnsiTheme="minorHAnsi" w:cstheme="minorHAnsi"/>
                <w:sz w:val="20"/>
                <w:szCs w:val="20"/>
              </w:rPr>
              <w:t xml:space="preserve"> subject to minimum part surrender amounts and minimum residual fund</w:t>
            </w:r>
            <w:r w:rsidRPr="001E042F">
              <w:rPr>
                <w:rFonts w:asciiTheme="minorHAnsi" w:hAnsiTheme="minorHAnsi" w:cstheme="minorHAnsi"/>
                <w:sz w:val="20"/>
                <w:szCs w:val="20"/>
              </w:rPr>
              <w:t xml:space="preserve">. If not enough in specified funds for a given withdrawal, then default to taking it pro rata across all funds. </w:t>
            </w:r>
          </w:p>
          <w:p w14:paraId="50216CBA" w14:textId="312F56BB" w:rsidR="00BF1724" w:rsidRDefault="001E042F" w:rsidP="00BF1724">
            <w:pPr>
              <w:rPr>
                <w:rFonts w:asciiTheme="minorHAnsi" w:hAnsiTheme="minorHAnsi" w:cstheme="minorHAnsi"/>
                <w:sz w:val="20"/>
                <w:szCs w:val="20"/>
              </w:rPr>
            </w:pPr>
            <w:r w:rsidRPr="001E042F">
              <w:rPr>
                <w:rFonts w:asciiTheme="minorHAnsi" w:hAnsiTheme="minorHAnsi" w:cstheme="minorHAnsi"/>
                <w:sz w:val="20"/>
                <w:szCs w:val="20"/>
              </w:rPr>
              <w:t>-         Regular withdrawals can be taken from any specified combination of funds held (guaranteed or non-guaranteed). If not enough in specified funds for a given withdrawal, then default to taking it pro rata across all funds. The regular withdrawals are subject to minimum and maximum limits.</w:t>
            </w:r>
          </w:p>
          <w:p w14:paraId="406CD562" w14:textId="77777777" w:rsidR="001E042F" w:rsidRPr="00072586" w:rsidRDefault="001E042F" w:rsidP="00BF1724">
            <w:pPr>
              <w:rPr>
                <w:rFonts w:asciiTheme="minorHAnsi" w:hAnsiTheme="minorHAnsi" w:cstheme="minorHAnsi"/>
                <w:sz w:val="20"/>
                <w:szCs w:val="20"/>
              </w:rPr>
            </w:pPr>
          </w:p>
          <w:p w14:paraId="2D54F423" w14:textId="77777777" w:rsidR="00BF1724" w:rsidRPr="00072586" w:rsidRDefault="00BF1724" w:rsidP="00BF1724">
            <w:pPr>
              <w:rPr>
                <w:rFonts w:asciiTheme="minorHAnsi" w:hAnsiTheme="minorHAnsi" w:cstheme="minorHAnsi"/>
                <w:sz w:val="20"/>
                <w:szCs w:val="20"/>
              </w:rPr>
            </w:pPr>
            <w:r w:rsidRPr="00072586">
              <w:rPr>
                <w:rFonts w:asciiTheme="minorHAnsi" w:hAnsiTheme="minorHAnsi" w:cstheme="minorHAnsi"/>
                <w:sz w:val="20"/>
                <w:szCs w:val="20"/>
              </w:rPr>
              <w:t>Unit-Linked Non-guaranteed Key Features:</w:t>
            </w:r>
          </w:p>
          <w:p w14:paraId="2F26B104" w14:textId="77777777" w:rsidR="00BF1724" w:rsidRPr="00072586" w:rsidRDefault="00BF1724" w:rsidP="00BF1724">
            <w:pPr>
              <w:rPr>
                <w:rFonts w:asciiTheme="minorHAnsi" w:hAnsiTheme="minorHAnsi" w:cstheme="minorHAnsi"/>
                <w:sz w:val="20"/>
                <w:szCs w:val="20"/>
              </w:rPr>
            </w:pPr>
            <w:r w:rsidRPr="00072586">
              <w:rPr>
                <w:rFonts w:asciiTheme="minorHAnsi" w:hAnsiTheme="minorHAnsi" w:cstheme="minorHAnsi"/>
                <w:sz w:val="20"/>
                <w:szCs w:val="20"/>
              </w:rPr>
              <w:t>-          Switches between funds</w:t>
            </w:r>
          </w:p>
          <w:p w14:paraId="7A61B92C" w14:textId="77777777" w:rsidR="00BF1724" w:rsidRPr="00072586" w:rsidRDefault="00BF1724" w:rsidP="00BF1724">
            <w:pPr>
              <w:rPr>
                <w:rFonts w:asciiTheme="minorHAnsi" w:hAnsiTheme="minorHAnsi" w:cstheme="minorHAnsi"/>
                <w:sz w:val="20"/>
                <w:szCs w:val="20"/>
              </w:rPr>
            </w:pPr>
            <w:r w:rsidRPr="00072586">
              <w:rPr>
                <w:rFonts w:asciiTheme="minorHAnsi" w:hAnsiTheme="minorHAnsi" w:cstheme="minorHAnsi"/>
                <w:sz w:val="20"/>
                <w:szCs w:val="20"/>
              </w:rPr>
              <w:t>-          Option to switch into guarantee coverage types with prevailing product terms at the time of the switch</w:t>
            </w:r>
          </w:p>
          <w:p w14:paraId="1209BB35" w14:textId="77777777" w:rsidR="00BF1724" w:rsidRPr="00072586" w:rsidRDefault="00BF1724" w:rsidP="00BF1724">
            <w:pPr>
              <w:rPr>
                <w:rFonts w:asciiTheme="minorHAnsi" w:hAnsiTheme="minorHAnsi" w:cstheme="minorHAnsi"/>
                <w:sz w:val="20"/>
                <w:szCs w:val="20"/>
              </w:rPr>
            </w:pPr>
          </w:p>
          <w:p w14:paraId="1A5F9B3A" w14:textId="77777777" w:rsidR="00BF1724" w:rsidRPr="00072586" w:rsidRDefault="00BF1724" w:rsidP="00BF1724">
            <w:pPr>
              <w:rPr>
                <w:rFonts w:asciiTheme="minorHAnsi" w:hAnsiTheme="minorHAnsi" w:cstheme="minorHAnsi"/>
                <w:sz w:val="20"/>
                <w:szCs w:val="20"/>
              </w:rPr>
            </w:pPr>
            <w:r w:rsidRPr="00072586">
              <w:rPr>
                <w:rFonts w:asciiTheme="minorHAnsi" w:hAnsiTheme="minorHAnsi" w:cstheme="minorHAnsi"/>
                <w:sz w:val="20"/>
                <w:szCs w:val="20"/>
              </w:rPr>
              <w:t>GMAB Key Features:</w:t>
            </w:r>
          </w:p>
          <w:p w14:paraId="60D2B1AC" w14:textId="77777777" w:rsidR="00BF1724" w:rsidRPr="00072586" w:rsidRDefault="00BF1724" w:rsidP="00BF1724">
            <w:pPr>
              <w:rPr>
                <w:rFonts w:asciiTheme="minorHAnsi" w:hAnsiTheme="minorHAnsi" w:cstheme="minorHAnsi"/>
                <w:sz w:val="20"/>
                <w:szCs w:val="20"/>
              </w:rPr>
            </w:pPr>
            <w:r w:rsidRPr="00072586">
              <w:rPr>
                <w:rFonts w:asciiTheme="minorHAnsi" w:hAnsiTheme="minorHAnsi" w:cstheme="minorHAnsi"/>
                <w:sz w:val="20"/>
                <w:szCs w:val="20"/>
              </w:rPr>
              <w:t>-          Range of funds with varying equity exposure levels</w:t>
            </w:r>
          </w:p>
          <w:p w14:paraId="0DF6F6C5" w14:textId="77777777" w:rsidR="00BF1724" w:rsidRPr="00072586" w:rsidRDefault="00BF1724" w:rsidP="00BF1724">
            <w:pPr>
              <w:rPr>
                <w:rFonts w:asciiTheme="minorHAnsi" w:hAnsiTheme="minorHAnsi" w:cstheme="minorHAnsi"/>
                <w:sz w:val="20"/>
                <w:szCs w:val="20"/>
              </w:rPr>
            </w:pPr>
            <w:r w:rsidRPr="00072586">
              <w:rPr>
                <w:rFonts w:asciiTheme="minorHAnsi" w:hAnsiTheme="minorHAnsi" w:cstheme="minorHAnsi"/>
                <w:sz w:val="20"/>
                <w:szCs w:val="20"/>
              </w:rPr>
              <w:t>-          Fixed term guarantee of 1 year. Guarantee level is reset on each policy anniversary, based on the policy value at the anniversary</w:t>
            </w:r>
          </w:p>
          <w:p w14:paraId="56658A87" w14:textId="77777777" w:rsidR="00BF1724" w:rsidRPr="00072586" w:rsidRDefault="00BF1724" w:rsidP="00BF1724">
            <w:pPr>
              <w:rPr>
                <w:rFonts w:asciiTheme="minorHAnsi" w:hAnsiTheme="minorHAnsi" w:cstheme="minorHAnsi"/>
                <w:sz w:val="20"/>
                <w:szCs w:val="20"/>
              </w:rPr>
            </w:pPr>
            <w:r w:rsidRPr="00072586">
              <w:rPr>
                <w:rFonts w:asciiTheme="minorHAnsi" w:hAnsiTheme="minorHAnsi" w:cstheme="minorHAnsi"/>
                <w:sz w:val="20"/>
                <w:szCs w:val="20"/>
              </w:rPr>
              <w:t>-          Multiple funds can be held at the same time with independent guarantees</w:t>
            </w:r>
          </w:p>
          <w:p w14:paraId="10804845" w14:textId="001F0C65" w:rsidR="00BF1724" w:rsidRPr="00072586" w:rsidRDefault="00BF1724" w:rsidP="00BF1724">
            <w:pPr>
              <w:rPr>
                <w:rFonts w:asciiTheme="minorHAnsi" w:hAnsiTheme="minorHAnsi" w:cstheme="minorHAnsi"/>
                <w:sz w:val="20"/>
                <w:szCs w:val="20"/>
              </w:rPr>
            </w:pPr>
            <w:r w:rsidRPr="00072586">
              <w:rPr>
                <w:rFonts w:asciiTheme="minorHAnsi" w:hAnsiTheme="minorHAnsi" w:cstheme="minorHAnsi"/>
                <w:sz w:val="20"/>
                <w:szCs w:val="20"/>
              </w:rPr>
              <w:t>-          Topup payments/transfers in will have guarantee from date of investment to following policy anniversary.</w:t>
            </w:r>
          </w:p>
          <w:p w14:paraId="24612FC6" w14:textId="77777777" w:rsidR="00BF1724" w:rsidRPr="00072586" w:rsidRDefault="00BF1724" w:rsidP="00BF1724">
            <w:pPr>
              <w:rPr>
                <w:rFonts w:asciiTheme="minorHAnsi" w:hAnsiTheme="minorHAnsi" w:cstheme="minorHAnsi"/>
                <w:sz w:val="20"/>
                <w:szCs w:val="20"/>
              </w:rPr>
            </w:pPr>
          </w:p>
        </w:tc>
      </w:tr>
      <w:tr w:rsidR="0055746F" w:rsidRPr="001B0E74" w14:paraId="18A55E87" w14:textId="77777777" w:rsidTr="002D0A75">
        <w:trPr>
          <w:trHeight w:val="270"/>
        </w:trPr>
        <w:tc>
          <w:tcPr>
            <w:tcW w:w="3119" w:type="dxa"/>
            <w:noWrap/>
            <w:vAlign w:val="center"/>
          </w:tcPr>
          <w:p w14:paraId="24FD8D0F" w14:textId="71E774EB" w:rsidR="0055746F" w:rsidRDefault="0055746F" w:rsidP="0055746F">
            <w:pPr>
              <w:rPr>
                <w:rFonts w:ascii="Calibri" w:hAnsi="Calibri" w:cs="Arial"/>
                <w:b/>
                <w:bCs/>
                <w:color w:val="000000"/>
                <w:sz w:val="20"/>
                <w:szCs w:val="20"/>
              </w:rPr>
            </w:pPr>
            <w:r>
              <w:rPr>
                <w:rFonts w:ascii="Calibri" w:hAnsi="Calibri" w:cs="Arial"/>
                <w:b/>
                <w:bCs/>
                <w:color w:val="000000"/>
                <w:sz w:val="20"/>
                <w:szCs w:val="20"/>
              </w:rPr>
              <w:t>Distribution Channels (1.2.11)</w:t>
            </w:r>
          </w:p>
        </w:tc>
        <w:tc>
          <w:tcPr>
            <w:tcW w:w="6379" w:type="dxa"/>
            <w:noWrap/>
            <w:vAlign w:val="center"/>
          </w:tcPr>
          <w:p w14:paraId="2E1938D0" w14:textId="77777777" w:rsidR="0055746F" w:rsidRPr="00072586" w:rsidRDefault="0055746F" w:rsidP="0055746F">
            <w:pPr>
              <w:rPr>
                <w:rFonts w:asciiTheme="minorHAnsi" w:hAnsiTheme="minorHAnsi" w:cstheme="minorHAnsi"/>
                <w:color w:val="000000"/>
                <w:sz w:val="20"/>
                <w:szCs w:val="20"/>
              </w:rPr>
            </w:pPr>
            <w:r w:rsidRPr="00072586">
              <w:rPr>
                <w:rFonts w:asciiTheme="minorHAnsi" w:hAnsiTheme="minorHAnsi" w:cstheme="minorHAnsi"/>
                <w:sz w:val="20"/>
                <w:szCs w:val="20"/>
              </w:rPr>
              <w:t>Brokers TBC</w:t>
            </w:r>
          </w:p>
        </w:tc>
      </w:tr>
      <w:tr w:rsidR="0055746F" w:rsidRPr="00B70A3C" w14:paraId="5ABAC62C" w14:textId="77777777" w:rsidTr="002D0A75">
        <w:trPr>
          <w:trHeight w:val="270"/>
        </w:trPr>
        <w:tc>
          <w:tcPr>
            <w:tcW w:w="3119" w:type="dxa"/>
            <w:noWrap/>
            <w:vAlign w:val="center"/>
          </w:tcPr>
          <w:p w14:paraId="1B282827" w14:textId="7D1DFFF1" w:rsidR="0055746F" w:rsidRPr="005C17F8" w:rsidRDefault="0055746F" w:rsidP="0055746F">
            <w:pPr>
              <w:rPr>
                <w:rFonts w:ascii="Calibri" w:hAnsi="Calibri" w:cs="Arial"/>
                <w:b/>
                <w:bCs/>
                <w:color w:val="000000"/>
                <w:sz w:val="20"/>
                <w:szCs w:val="20"/>
              </w:rPr>
            </w:pPr>
            <w:r>
              <w:rPr>
                <w:rFonts w:ascii="Calibri" w:hAnsi="Calibri" w:cs="Arial"/>
                <w:b/>
                <w:bCs/>
                <w:color w:val="000000"/>
                <w:sz w:val="20"/>
                <w:szCs w:val="20"/>
              </w:rPr>
              <w:t>Primary Target Market (1.2.13)</w:t>
            </w:r>
          </w:p>
        </w:tc>
        <w:tc>
          <w:tcPr>
            <w:tcW w:w="6379" w:type="dxa"/>
            <w:vAlign w:val="center"/>
          </w:tcPr>
          <w:p w14:paraId="3A1B1961" w14:textId="77777777" w:rsidR="0030517F" w:rsidRPr="00072586" w:rsidRDefault="0030517F" w:rsidP="0030517F">
            <w:pPr>
              <w:spacing w:line="260" w:lineRule="exact"/>
              <w:rPr>
                <w:rFonts w:asciiTheme="minorHAnsi" w:hAnsiTheme="minorHAnsi" w:cstheme="minorHAnsi"/>
                <w:sz w:val="20"/>
                <w:szCs w:val="20"/>
                <w:lang w:val="en-IE"/>
              </w:rPr>
            </w:pPr>
            <w:r w:rsidRPr="00072586">
              <w:rPr>
                <w:rFonts w:asciiTheme="minorHAnsi" w:hAnsiTheme="minorHAnsi" w:cstheme="minorHAnsi"/>
                <w:sz w:val="20"/>
                <w:szCs w:val="20"/>
                <w:lang w:val="en-IE"/>
              </w:rPr>
              <w:t>The product is designed for customers who:</w:t>
            </w:r>
          </w:p>
          <w:p w14:paraId="3CA971C9" w14:textId="77777777" w:rsidR="0030517F" w:rsidRPr="00072586" w:rsidRDefault="0030517F" w:rsidP="0030517F">
            <w:pPr>
              <w:pStyle w:val="ListParagraph"/>
              <w:numPr>
                <w:ilvl w:val="0"/>
                <w:numId w:val="3"/>
              </w:numPr>
              <w:rPr>
                <w:rFonts w:asciiTheme="minorHAnsi" w:eastAsia="Allianz Sans Light" w:hAnsiTheme="minorHAnsi" w:cstheme="minorHAnsi"/>
                <w:sz w:val="20"/>
                <w:szCs w:val="20"/>
                <w:lang w:val="en-US"/>
              </w:rPr>
            </w:pPr>
            <w:r w:rsidRPr="00072586">
              <w:rPr>
                <w:rFonts w:asciiTheme="minorHAnsi" w:eastAsia="Allianz Sans Light" w:hAnsiTheme="minorHAnsi" w:cstheme="minorHAnsi"/>
                <w:sz w:val="20"/>
                <w:szCs w:val="20"/>
              </w:rPr>
              <w:t>want to invest over a medium to long term time horizon.</w:t>
            </w:r>
          </w:p>
          <w:p w14:paraId="4B7EF3CD" w14:textId="04AE8F55" w:rsidR="0030517F" w:rsidRDefault="0030517F" w:rsidP="0030517F">
            <w:pPr>
              <w:pStyle w:val="ListParagraph"/>
              <w:numPr>
                <w:ilvl w:val="0"/>
                <w:numId w:val="3"/>
              </w:numPr>
              <w:rPr>
                <w:rFonts w:asciiTheme="minorHAnsi" w:hAnsiTheme="minorHAnsi" w:cstheme="minorHAnsi"/>
                <w:sz w:val="20"/>
                <w:szCs w:val="20"/>
              </w:rPr>
            </w:pPr>
            <w:r>
              <w:rPr>
                <w:rFonts w:asciiTheme="minorHAnsi" w:hAnsiTheme="minorHAnsi" w:cstheme="minorHAnsi"/>
                <w:sz w:val="20"/>
                <w:szCs w:val="20"/>
              </w:rPr>
              <w:t xml:space="preserve">Have a fixed </w:t>
            </w:r>
            <w:ins w:id="29" w:author="Gannon, Hugh (Allianz Global Life)" w:date="2026-06-29T13:35:00Z" w16du:dateUtc="2026-06-29T12:35:00Z">
              <w:r w:rsidR="00AC2474">
                <w:rPr>
                  <w:rFonts w:asciiTheme="minorHAnsi" w:hAnsiTheme="minorHAnsi" w:cstheme="minorHAnsi"/>
                  <w:sz w:val="20"/>
                  <w:szCs w:val="20"/>
                </w:rPr>
                <w:t xml:space="preserve">or regular </w:t>
              </w:r>
            </w:ins>
            <w:r>
              <w:rPr>
                <w:rFonts w:asciiTheme="minorHAnsi" w:hAnsiTheme="minorHAnsi" w:cstheme="minorHAnsi"/>
                <w:sz w:val="20"/>
                <w:szCs w:val="20"/>
              </w:rPr>
              <w:t xml:space="preserve">amount of money available to invest and can afford to not receive the full premium amount back </w:t>
            </w:r>
          </w:p>
          <w:p w14:paraId="605BD9C2" w14:textId="77777777" w:rsidR="0030517F" w:rsidRPr="00072586" w:rsidRDefault="0030517F" w:rsidP="0030517F">
            <w:pPr>
              <w:pStyle w:val="ListParagraph"/>
              <w:numPr>
                <w:ilvl w:val="0"/>
                <w:numId w:val="3"/>
              </w:numPr>
              <w:rPr>
                <w:rFonts w:asciiTheme="minorHAnsi" w:hAnsiTheme="minorHAnsi" w:cstheme="minorHAnsi"/>
                <w:sz w:val="20"/>
                <w:szCs w:val="20"/>
              </w:rPr>
            </w:pPr>
            <w:r w:rsidRPr="00072586">
              <w:rPr>
                <w:rFonts w:asciiTheme="minorHAnsi" w:hAnsiTheme="minorHAnsi" w:cstheme="minorHAnsi"/>
                <w:sz w:val="20"/>
                <w:szCs w:val="20"/>
              </w:rPr>
              <w:t>want access to a range of investment funds with varying levels of equity and fixed interest exposure but who want the option of protection against large losses over a 1-year time horizon</w:t>
            </w:r>
          </w:p>
          <w:p w14:paraId="030B11E9" w14:textId="77777777" w:rsidR="0055746F" w:rsidRPr="00072586" w:rsidRDefault="0055746F" w:rsidP="0055746F">
            <w:pPr>
              <w:pStyle w:val="ListParagraph"/>
              <w:rPr>
                <w:rFonts w:asciiTheme="minorHAnsi" w:hAnsiTheme="minorHAnsi" w:cstheme="minorHAnsi"/>
                <w:color w:val="000000"/>
                <w:sz w:val="20"/>
                <w:szCs w:val="20"/>
              </w:rPr>
            </w:pPr>
          </w:p>
        </w:tc>
      </w:tr>
      <w:tr w:rsidR="006E12FD" w:rsidRPr="005C17F8" w14:paraId="12D63620" w14:textId="77777777" w:rsidTr="002D0A75">
        <w:trPr>
          <w:trHeight w:val="270"/>
        </w:trPr>
        <w:tc>
          <w:tcPr>
            <w:tcW w:w="3119" w:type="dxa"/>
            <w:noWrap/>
            <w:vAlign w:val="center"/>
            <w:hideMark/>
          </w:tcPr>
          <w:p w14:paraId="4A517E79" w14:textId="605E2C19" w:rsidR="006E12FD" w:rsidRPr="005C17F8" w:rsidRDefault="006E12FD" w:rsidP="006E12FD">
            <w:pPr>
              <w:rPr>
                <w:rFonts w:ascii="Calibri" w:hAnsi="Calibri" w:cs="Arial"/>
                <w:b/>
                <w:bCs/>
                <w:color w:val="000000"/>
                <w:sz w:val="20"/>
                <w:szCs w:val="20"/>
                <w:lang w:val="en-US"/>
              </w:rPr>
            </w:pPr>
            <w:r>
              <w:rPr>
                <w:rFonts w:ascii="Calibri" w:hAnsi="Calibri" w:cs="Arial"/>
                <w:b/>
                <w:bCs/>
                <w:color w:val="000000" w:themeColor="text1"/>
                <w:sz w:val="20"/>
                <w:szCs w:val="20"/>
              </w:rPr>
              <w:t>Investment</w:t>
            </w:r>
            <w:r w:rsidRPr="7BD42BBA">
              <w:rPr>
                <w:rFonts w:ascii="Calibri" w:hAnsi="Calibri" w:cs="Arial"/>
                <w:b/>
                <w:bCs/>
                <w:color w:val="000000" w:themeColor="text1"/>
                <w:sz w:val="20"/>
                <w:szCs w:val="20"/>
              </w:rPr>
              <w:t xml:space="preserve"> Details  </w:t>
            </w:r>
          </w:p>
        </w:tc>
        <w:tc>
          <w:tcPr>
            <w:tcW w:w="6379" w:type="dxa"/>
            <w:vAlign w:val="center"/>
            <w:hideMark/>
          </w:tcPr>
          <w:p w14:paraId="336DB56F" w14:textId="77777777" w:rsidR="006E12FD" w:rsidRPr="00072586" w:rsidRDefault="006E12FD" w:rsidP="006E12FD">
            <w:pPr>
              <w:rPr>
                <w:rFonts w:asciiTheme="minorHAnsi" w:hAnsiTheme="minorHAnsi" w:cstheme="minorHAnsi"/>
                <w:color w:val="000000"/>
                <w:sz w:val="20"/>
                <w:szCs w:val="20"/>
                <w:lang w:val="en-US"/>
              </w:rPr>
            </w:pPr>
            <w:r w:rsidRPr="00072586">
              <w:rPr>
                <w:rFonts w:asciiTheme="minorHAnsi" w:hAnsiTheme="minorHAnsi" w:cstheme="minorHAnsi"/>
                <w:color w:val="000000"/>
                <w:sz w:val="20"/>
                <w:szCs w:val="20"/>
              </w:rPr>
              <w:t> </w:t>
            </w:r>
          </w:p>
        </w:tc>
      </w:tr>
      <w:tr w:rsidR="006E12FD" w:rsidRPr="005C17F8" w14:paraId="3FBDCA5C" w14:textId="77777777" w:rsidTr="002D0A75">
        <w:trPr>
          <w:trHeight w:val="255"/>
        </w:trPr>
        <w:tc>
          <w:tcPr>
            <w:tcW w:w="3119" w:type="dxa"/>
            <w:noWrap/>
            <w:vAlign w:val="center"/>
            <w:hideMark/>
          </w:tcPr>
          <w:p w14:paraId="3EE71216" w14:textId="6BD20C4A" w:rsidR="006E12FD" w:rsidRPr="00473906" w:rsidRDefault="006E12FD" w:rsidP="006E12FD">
            <w:pPr>
              <w:rPr>
                <w:rFonts w:ascii="Calibri" w:hAnsi="Calibri" w:cs="Arial"/>
                <w:b/>
                <w:bCs/>
                <w:color w:val="000000"/>
                <w:sz w:val="20"/>
                <w:szCs w:val="20"/>
                <w:lang w:val="en-US"/>
              </w:rPr>
            </w:pPr>
            <w:r w:rsidRPr="00473906">
              <w:rPr>
                <w:rFonts w:ascii="Calibri" w:hAnsi="Calibri" w:cs="Arial"/>
                <w:b/>
                <w:bCs/>
                <w:color w:val="000000"/>
                <w:sz w:val="20"/>
                <w:szCs w:val="20"/>
              </w:rPr>
              <w:t>Premium Limits</w:t>
            </w:r>
            <w:r>
              <w:rPr>
                <w:rFonts w:ascii="Calibri" w:hAnsi="Calibri" w:cs="Arial"/>
                <w:b/>
                <w:bCs/>
                <w:color w:val="000000"/>
                <w:sz w:val="20"/>
                <w:szCs w:val="20"/>
              </w:rPr>
              <w:t xml:space="preserve"> (1.3.1)</w:t>
            </w:r>
          </w:p>
        </w:tc>
        <w:tc>
          <w:tcPr>
            <w:tcW w:w="6379" w:type="dxa"/>
            <w:vAlign w:val="center"/>
          </w:tcPr>
          <w:p w14:paraId="690E959C" w14:textId="40ECA517" w:rsidR="006E12FD" w:rsidRPr="00072586" w:rsidRDefault="005C01D8" w:rsidP="006E12FD">
            <w:pPr>
              <w:rPr>
                <w:rFonts w:asciiTheme="minorHAnsi" w:hAnsiTheme="minorHAnsi" w:cstheme="minorHAnsi"/>
                <w:color w:val="000000"/>
                <w:sz w:val="20"/>
                <w:szCs w:val="20"/>
                <w:lang w:val="en-US"/>
              </w:rPr>
            </w:pPr>
            <w:ins w:id="30" w:author="Gannon, Hugh (Allianz Global Life)" w:date="2026-06-29T13:32:00Z" w16du:dateUtc="2026-06-29T12:32:00Z">
              <w:r>
                <w:rPr>
                  <w:rFonts w:asciiTheme="minorHAnsi" w:hAnsiTheme="minorHAnsi" w:cstheme="minorHAnsi"/>
                  <w:color w:val="000000"/>
                  <w:sz w:val="20"/>
                  <w:szCs w:val="20"/>
                  <w:lang w:val="en-US"/>
                </w:rPr>
                <w:t xml:space="preserve">Single premium </w:t>
              </w:r>
            </w:ins>
            <w:ins w:id="31" w:author="Gannon, Hugh (Allianz Global Life)" w:date="2026-06-29T13:33:00Z" w16du:dateUtc="2026-06-29T12:33:00Z">
              <w:r>
                <w:rPr>
                  <w:rFonts w:asciiTheme="minorHAnsi" w:hAnsiTheme="minorHAnsi" w:cstheme="minorHAnsi"/>
                  <w:color w:val="000000"/>
                  <w:sz w:val="20"/>
                  <w:szCs w:val="20"/>
                  <w:lang w:val="en-US"/>
                </w:rPr>
                <w:t>options:</w:t>
              </w:r>
            </w:ins>
          </w:p>
          <w:p w14:paraId="3DCF622B" w14:textId="7E942FC2" w:rsidR="00912547" w:rsidRDefault="00912547" w:rsidP="006E12FD">
            <w:pPr>
              <w:rPr>
                <w:ins w:id="32" w:author="Gannon, Hugh (Allianz Global Life)" w:date="2026-06-29T13:33:00Z" w16du:dateUtc="2026-06-29T12:33:00Z"/>
                <w:rFonts w:asciiTheme="minorHAnsi" w:hAnsiTheme="minorHAnsi" w:cstheme="minorHAnsi"/>
                <w:color w:val="000000"/>
                <w:sz w:val="20"/>
                <w:szCs w:val="20"/>
                <w:lang w:val="en-US"/>
              </w:rPr>
            </w:pPr>
            <w:r w:rsidRPr="00072586">
              <w:rPr>
                <w:rFonts w:asciiTheme="minorHAnsi" w:hAnsiTheme="minorHAnsi" w:cstheme="minorHAnsi"/>
                <w:color w:val="000000"/>
                <w:sz w:val="20"/>
                <w:szCs w:val="20"/>
                <w:lang w:val="en-US"/>
              </w:rPr>
              <w:t>Minimum investment amount single premium: €</w:t>
            </w:r>
            <w:r w:rsidR="008E5BA8">
              <w:rPr>
                <w:rFonts w:asciiTheme="minorHAnsi" w:hAnsiTheme="minorHAnsi" w:cstheme="minorHAnsi"/>
                <w:color w:val="000000"/>
                <w:sz w:val="20"/>
                <w:szCs w:val="20"/>
                <w:lang w:val="en-US"/>
              </w:rPr>
              <w:t>1</w:t>
            </w:r>
            <w:r w:rsidRPr="00072586">
              <w:rPr>
                <w:rFonts w:asciiTheme="minorHAnsi" w:hAnsiTheme="minorHAnsi" w:cstheme="minorHAnsi"/>
                <w:color w:val="000000"/>
                <w:sz w:val="20"/>
                <w:szCs w:val="20"/>
                <w:lang w:val="en-US"/>
              </w:rPr>
              <w:t>0,000</w:t>
            </w:r>
          </w:p>
          <w:p w14:paraId="4E3A43AA" w14:textId="77777777" w:rsidR="005C01D8" w:rsidRDefault="005C01D8" w:rsidP="006E12FD">
            <w:pPr>
              <w:rPr>
                <w:ins w:id="33" w:author="Gannon, Hugh (Allianz Global Life)" w:date="2026-06-29T13:33:00Z" w16du:dateUtc="2026-06-29T12:33:00Z"/>
                <w:rFonts w:asciiTheme="minorHAnsi" w:hAnsiTheme="minorHAnsi" w:cstheme="minorHAnsi"/>
                <w:color w:val="000000"/>
                <w:sz w:val="20"/>
                <w:szCs w:val="20"/>
                <w:lang w:val="en-US"/>
              </w:rPr>
            </w:pPr>
          </w:p>
          <w:p w14:paraId="4B706A5E" w14:textId="105F937D" w:rsidR="005C01D8" w:rsidRDefault="005C01D8" w:rsidP="006E12FD">
            <w:pPr>
              <w:rPr>
                <w:ins w:id="34" w:author="Gannon, Hugh (Allianz Global Life)" w:date="2026-06-29T13:33:00Z" w16du:dateUtc="2026-06-29T12:33:00Z"/>
                <w:rFonts w:asciiTheme="minorHAnsi" w:hAnsiTheme="minorHAnsi" w:cstheme="minorHAnsi"/>
                <w:color w:val="000000"/>
                <w:sz w:val="20"/>
                <w:szCs w:val="20"/>
                <w:lang w:val="en-US"/>
              </w:rPr>
            </w:pPr>
            <w:ins w:id="35" w:author="Gannon, Hugh (Allianz Global Life)" w:date="2026-06-29T13:33:00Z" w16du:dateUtc="2026-06-29T12:33:00Z">
              <w:r>
                <w:rPr>
                  <w:rFonts w:asciiTheme="minorHAnsi" w:hAnsiTheme="minorHAnsi" w:cstheme="minorHAnsi"/>
                  <w:color w:val="000000"/>
                  <w:sz w:val="20"/>
                  <w:szCs w:val="20"/>
                  <w:lang w:val="en-US"/>
                </w:rPr>
                <w:lastRenderedPageBreak/>
                <w:t>Regular premium options:</w:t>
              </w:r>
            </w:ins>
          </w:p>
          <w:p w14:paraId="287ABC6D" w14:textId="52C04194" w:rsidR="005C01D8" w:rsidRDefault="005C01D8" w:rsidP="006E12FD">
            <w:pPr>
              <w:rPr>
                <w:ins w:id="36" w:author="Gannon, Hugh (Allianz Global Life)" w:date="2026-06-29T13:34:00Z" w16du:dateUtc="2026-06-29T12:34:00Z"/>
                <w:rFonts w:asciiTheme="minorHAnsi" w:hAnsiTheme="minorHAnsi" w:cstheme="minorHAnsi"/>
                <w:color w:val="000000"/>
                <w:sz w:val="20"/>
                <w:szCs w:val="20"/>
                <w:lang w:val="en-US"/>
              </w:rPr>
            </w:pPr>
            <w:ins w:id="37" w:author="Gannon, Hugh (Allianz Global Life)" w:date="2026-06-29T13:33:00Z" w16du:dateUtc="2026-06-29T12:33:00Z">
              <w:r>
                <w:rPr>
                  <w:rFonts w:asciiTheme="minorHAnsi" w:hAnsiTheme="minorHAnsi" w:cstheme="minorHAnsi"/>
                  <w:color w:val="000000"/>
                  <w:sz w:val="20"/>
                  <w:szCs w:val="20"/>
                  <w:lang w:val="en-US"/>
                </w:rPr>
                <w:t>Minimum regular premium amount: €100 per month/€300 per quarter/€</w:t>
              </w:r>
            </w:ins>
            <w:ins w:id="38" w:author="Gannon, Hugh (Allianz Global Life)" w:date="2026-06-29T13:34:00Z" w16du:dateUtc="2026-06-29T12:34:00Z">
              <w:r>
                <w:rPr>
                  <w:rFonts w:asciiTheme="minorHAnsi" w:hAnsiTheme="minorHAnsi" w:cstheme="minorHAnsi"/>
                  <w:color w:val="000000"/>
                  <w:sz w:val="20"/>
                  <w:szCs w:val="20"/>
                  <w:lang w:val="en-US"/>
                </w:rPr>
                <w:t>600 per half year/€1,200 per annum.</w:t>
              </w:r>
            </w:ins>
          </w:p>
          <w:p w14:paraId="05456BEB" w14:textId="7A153DEE" w:rsidR="005C01D8" w:rsidRPr="00072586" w:rsidRDefault="00D50956" w:rsidP="006E12FD">
            <w:pPr>
              <w:rPr>
                <w:rFonts w:asciiTheme="minorHAnsi" w:hAnsiTheme="minorHAnsi" w:cstheme="minorHAnsi"/>
                <w:color w:val="000000"/>
                <w:sz w:val="20"/>
                <w:szCs w:val="20"/>
                <w:lang w:val="en-US"/>
              </w:rPr>
            </w:pPr>
            <w:ins w:id="39" w:author="Gannon, Hugh (Allianz Global Life)" w:date="2026-06-29T13:34:00Z" w16du:dateUtc="2026-06-29T12:34:00Z">
              <w:r>
                <w:rPr>
                  <w:rFonts w:asciiTheme="minorHAnsi" w:hAnsiTheme="minorHAnsi" w:cstheme="minorHAnsi"/>
                  <w:color w:val="000000"/>
                  <w:sz w:val="20"/>
                  <w:szCs w:val="20"/>
                  <w:lang w:val="en-US"/>
                </w:rPr>
                <w:t xml:space="preserve">Minimum single premium </w:t>
              </w:r>
            </w:ins>
            <w:ins w:id="40" w:author="Gannon, Hugh (Allianz Global Life)" w:date="2026-06-29T15:25:00Z" w16du:dateUtc="2026-06-29T14:25:00Z">
              <w:r w:rsidR="00E8518F">
                <w:rPr>
                  <w:rFonts w:asciiTheme="minorHAnsi" w:hAnsiTheme="minorHAnsi" w:cstheme="minorHAnsi"/>
                  <w:color w:val="000000"/>
                  <w:sz w:val="20"/>
                  <w:szCs w:val="20"/>
                  <w:lang w:val="en-US"/>
                </w:rPr>
                <w:t>paid at inception of a regular premium option</w:t>
              </w:r>
            </w:ins>
            <w:ins w:id="41" w:author="Gannon, Hugh (Allianz Global Life)" w:date="2026-06-29T13:34:00Z" w16du:dateUtc="2026-06-29T12:34:00Z">
              <w:r>
                <w:rPr>
                  <w:rFonts w:asciiTheme="minorHAnsi" w:hAnsiTheme="minorHAnsi" w:cstheme="minorHAnsi"/>
                  <w:color w:val="000000"/>
                  <w:sz w:val="20"/>
                  <w:szCs w:val="20"/>
                  <w:lang w:val="en-US"/>
                </w:rPr>
                <w:t>: €5,000</w:t>
              </w:r>
            </w:ins>
          </w:p>
          <w:p w14:paraId="112B5DA0" w14:textId="77777777" w:rsidR="00912547" w:rsidRPr="00072586" w:rsidRDefault="00912547" w:rsidP="006E12FD">
            <w:pPr>
              <w:rPr>
                <w:rFonts w:asciiTheme="minorHAnsi" w:hAnsiTheme="minorHAnsi" w:cstheme="minorHAnsi"/>
                <w:color w:val="000000"/>
                <w:sz w:val="20"/>
                <w:szCs w:val="20"/>
                <w:lang w:val="en-US"/>
              </w:rPr>
            </w:pPr>
          </w:p>
          <w:p w14:paraId="5A3C4AD6" w14:textId="0640F52F" w:rsidR="00912547" w:rsidRPr="00072586" w:rsidRDefault="00912547" w:rsidP="006E12FD">
            <w:pPr>
              <w:rPr>
                <w:rFonts w:asciiTheme="minorHAnsi" w:hAnsiTheme="minorHAnsi" w:cstheme="minorHAnsi"/>
                <w:color w:val="000000"/>
                <w:sz w:val="20"/>
                <w:szCs w:val="20"/>
                <w:lang w:val="en-US"/>
              </w:rPr>
            </w:pPr>
            <w:r w:rsidRPr="00072586">
              <w:rPr>
                <w:rFonts w:asciiTheme="minorHAnsi" w:hAnsiTheme="minorHAnsi" w:cstheme="minorHAnsi"/>
                <w:color w:val="000000"/>
                <w:sz w:val="20"/>
                <w:szCs w:val="20"/>
                <w:lang w:val="en-US"/>
              </w:rPr>
              <w:t>Maximum investment amount: N/A. For single premiums exceeding €50M Group approval is required</w:t>
            </w:r>
          </w:p>
          <w:p w14:paraId="41ADB321" w14:textId="48F7B42A" w:rsidR="00912547" w:rsidRPr="00072586" w:rsidRDefault="00912547" w:rsidP="006E12FD">
            <w:pPr>
              <w:rPr>
                <w:rFonts w:asciiTheme="minorHAnsi" w:hAnsiTheme="minorHAnsi" w:cstheme="minorHAnsi"/>
                <w:color w:val="000000"/>
                <w:sz w:val="20"/>
                <w:szCs w:val="20"/>
                <w:lang w:val="en-US"/>
              </w:rPr>
            </w:pPr>
          </w:p>
        </w:tc>
      </w:tr>
      <w:tr w:rsidR="006E12FD" w:rsidRPr="00B70A3C" w14:paraId="1CD3B619" w14:textId="77777777" w:rsidTr="002D0A75">
        <w:trPr>
          <w:trHeight w:val="780"/>
        </w:trPr>
        <w:tc>
          <w:tcPr>
            <w:tcW w:w="3119" w:type="dxa"/>
            <w:noWrap/>
            <w:vAlign w:val="center"/>
            <w:hideMark/>
          </w:tcPr>
          <w:p w14:paraId="6501CC99" w14:textId="3577BF5D" w:rsidR="006E12FD" w:rsidRPr="00473906" w:rsidRDefault="006E12FD" w:rsidP="006E12FD">
            <w:pPr>
              <w:rPr>
                <w:rFonts w:ascii="Calibri" w:hAnsi="Calibri" w:cs="Arial"/>
                <w:b/>
                <w:bCs/>
                <w:color w:val="000000"/>
                <w:sz w:val="20"/>
                <w:szCs w:val="20"/>
                <w:lang w:val="en-US"/>
              </w:rPr>
            </w:pPr>
            <w:r w:rsidRPr="00473906">
              <w:rPr>
                <w:rFonts w:ascii="Calibri" w:hAnsi="Calibri" w:cs="Arial"/>
                <w:b/>
                <w:bCs/>
                <w:color w:val="000000"/>
                <w:sz w:val="20"/>
                <w:szCs w:val="20"/>
              </w:rPr>
              <w:lastRenderedPageBreak/>
              <w:t>Top-ups</w:t>
            </w:r>
            <w:r>
              <w:rPr>
                <w:rFonts w:ascii="Calibri" w:hAnsi="Calibri" w:cs="Arial"/>
                <w:b/>
                <w:bCs/>
                <w:color w:val="000000"/>
                <w:sz w:val="20"/>
                <w:szCs w:val="20"/>
              </w:rPr>
              <w:t xml:space="preserve"> (1.3.2)</w:t>
            </w:r>
          </w:p>
        </w:tc>
        <w:tc>
          <w:tcPr>
            <w:tcW w:w="6379" w:type="dxa"/>
            <w:vAlign w:val="center"/>
            <w:hideMark/>
          </w:tcPr>
          <w:p w14:paraId="1112E479" w14:textId="6684F383" w:rsidR="006E12FD" w:rsidRPr="00072586" w:rsidRDefault="006E12FD" w:rsidP="006E12FD">
            <w:pPr>
              <w:rPr>
                <w:rFonts w:asciiTheme="minorHAnsi" w:hAnsiTheme="minorHAnsi" w:cstheme="minorHAnsi"/>
                <w:color w:val="000000"/>
                <w:sz w:val="20"/>
                <w:szCs w:val="20"/>
                <w:lang w:val="en-US"/>
              </w:rPr>
            </w:pPr>
            <w:r w:rsidRPr="00072586">
              <w:rPr>
                <w:rFonts w:asciiTheme="minorHAnsi" w:hAnsiTheme="minorHAnsi" w:cstheme="minorHAnsi"/>
                <w:color w:val="000000" w:themeColor="text1"/>
                <w:sz w:val="20"/>
                <w:szCs w:val="20"/>
                <w:lang w:val="en-US"/>
              </w:rPr>
              <w:t>Topups / transfers in: minimum investment: €</w:t>
            </w:r>
            <w:r w:rsidR="00807870">
              <w:rPr>
                <w:rFonts w:asciiTheme="minorHAnsi" w:hAnsiTheme="minorHAnsi" w:cstheme="minorHAnsi"/>
                <w:color w:val="000000" w:themeColor="text1"/>
                <w:sz w:val="20"/>
                <w:szCs w:val="20"/>
                <w:lang w:val="en-US"/>
              </w:rPr>
              <w:t>5</w:t>
            </w:r>
            <w:r w:rsidRPr="00072586">
              <w:rPr>
                <w:rFonts w:asciiTheme="minorHAnsi" w:hAnsiTheme="minorHAnsi" w:cstheme="minorHAnsi"/>
                <w:color w:val="000000" w:themeColor="text1"/>
                <w:sz w:val="20"/>
                <w:szCs w:val="20"/>
                <w:lang w:val="en-US"/>
              </w:rPr>
              <w:t>,000</w:t>
            </w:r>
            <w:ins w:id="42" w:author="Gannon, Hugh (Allianz Global Life)" w:date="2026-06-29T15:25:00Z" w16du:dateUtc="2026-06-29T14:25:00Z">
              <w:r w:rsidR="00E8518F">
                <w:rPr>
                  <w:rFonts w:asciiTheme="minorHAnsi" w:hAnsiTheme="minorHAnsi" w:cstheme="minorHAnsi"/>
                  <w:color w:val="000000" w:themeColor="text1"/>
                  <w:sz w:val="20"/>
                  <w:szCs w:val="20"/>
                  <w:lang w:val="en-US"/>
                </w:rPr>
                <w:t xml:space="preserve"> for single premium </w:t>
              </w:r>
            </w:ins>
            <w:ins w:id="43" w:author="Gannon, Hugh (Allianz Global Life)" w:date="2026-06-29T15:27:00Z" w16du:dateUtc="2026-06-29T14:27:00Z">
              <w:r w:rsidR="005455B3">
                <w:rPr>
                  <w:rFonts w:asciiTheme="minorHAnsi" w:hAnsiTheme="minorHAnsi" w:cstheme="minorHAnsi"/>
                  <w:color w:val="000000" w:themeColor="text1"/>
                  <w:sz w:val="20"/>
                  <w:szCs w:val="20"/>
                  <w:lang w:val="en-US"/>
                </w:rPr>
                <w:t xml:space="preserve">option. </w:t>
              </w:r>
            </w:ins>
            <w:ins w:id="44" w:author="Gannon, Hugh (Allianz Global Life)" w:date="2026-06-29T15:26:00Z" w16du:dateUtc="2026-06-29T14:26:00Z">
              <w:r w:rsidR="005455B3">
                <w:rPr>
                  <w:rFonts w:asciiTheme="minorHAnsi" w:hAnsiTheme="minorHAnsi" w:cstheme="minorHAnsi"/>
                  <w:color w:val="000000" w:themeColor="text1"/>
                  <w:sz w:val="20"/>
                  <w:szCs w:val="20"/>
                  <w:lang w:val="en-US"/>
                </w:rPr>
                <w:t>€5,000</w:t>
              </w:r>
            </w:ins>
            <w:ins w:id="45" w:author="Gannon, Hugh (Allianz Global Life)" w:date="2026-06-29T15:27:00Z" w16du:dateUtc="2026-06-29T14:27:00Z">
              <w:r w:rsidR="005455B3">
                <w:rPr>
                  <w:rFonts w:asciiTheme="minorHAnsi" w:hAnsiTheme="minorHAnsi" w:cstheme="minorHAnsi"/>
                  <w:color w:val="000000" w:themeColor="text1"/>
                  <w:sz w:val="20"/>
                  <w:szCs w:val="20"/>
                  <w:lang w:val="en-US"/>
                </w:rPr>
                <w:t xml:space="preserve"> for single premium topup to a regular premium option.</w:t>
              </w:r>
            </w:ins>
          </w:p>
        </w:tc>
      </w:tr>
      <w:tr w:rsidR="006E12FD" w:rsidRPr="005C17F8" w14:paraId="4A8C3509" w14:textId="77777777" w:rsidTr="002D0A75">
        <w:trPr>
          <w:trHeight w:val="270"/>
        </w:trPr>
        <w:tc>
          <w:tcPr>
            <w:tcW w:w="3119" w:type="dxa"/>
            <w:noWrap/>
            <w:vAlign w:val="center"/>
            <w:hideMark/>
          </w:tcPr>
          <w:p w14:paraId="00FDA325" w14:textId="4F5C6337" w:rsidR="006E12FD" w:rsidRPr="00473906" w:rsidRDefault="006E12FD" w:rsidP="006E12FD">
            <w:pPr>
              <w:rPr>
                <w:rFonts w:ascii="Calibri" w:hAnsi="Calibri" w:cs="Arial"/>
                <w:b/>
                <w:bCs/>
                <w:color w:val="000000"/>
                <w:sz w:val="20"/>
                <w:szCs w:val="20"/>
                <w:lang w:val="en-US"/>
              </w:rPr>
            </w:pPr>
            <w:r w:rsidRPr="00473906">
              <w:rPr>
                <w:rFonts w:ascii="Calibri" w:hAnsi="Calibri" w:cs="Arial"/>
                <w:b/>
                <w:bCs/>
                <w:color w:val="000000"/>
                <w:sz w:val="20"/>
                <w:szCs w:val="20"/>
              </w:rPr>
              <w:t>Currency</w:t>
            </w:r>
            <w:r>
              <w:rPr>
                <w:rFonts w:ascii="Calibri" w:hAnsi="Calibri" w:cs="Arial"/>
                <w:b/>
                <w:bCs/>
                <w:color w:val="000000"/>
                <w:sz w:val="20"/>
                <w:szCs w:val="20"/>
              </w:rPr>
              <w:t xml:space="preserve"> (1.3.3)</w:t>
            </w:r>
          </w:p>
        </w:tc>
        <w:tc>
          <w:tcPr>
            <w:tcW w:w="6379" w:type="dxa"/>
            <w:noWrap/>
            <w:vAlign w:val="center"/>
            <w:hideMark/>
          </w:tcPr>
          <w:p w14:paraId="1D686F8D" w14:textId="77777777" w:rsidR="006E12FD" w:rsidRPr="00072586" w:rsidRDefault="006E12FD" w:rsidP="006E12FD">
            <w:pPr>
              <w:rPr>
                <w:rFonts w:asciiTheme="minorHAnsi" w:hAnsiTheme="minorHAnsi" w:cstheme="minorHAnsi"/>
                <w:color w:val="000000"/>
                <w:sz w:val="20"/>
                <w:szCs w:val="20"/>
                <w:lang w:val="en-US"/>
              </w:rPr>
            </w:pPr>
            <w:r w:rsidRPr="00072586">
              <w:rPr>
                <w:rFonts w:asciiTheme="minorHAnsi" w:hAnsiTheme="minorHAnsi" w:cstheme="minorHAnsi"/>
                <w:color w:val="000000"/>
                <w:sz w:val="20"/>
                <w:szCs w:val="20"/>
                <w:lang w:val="en-US"/>
              </w:rPr>
              <w:t>Euro</w:t>
            </w:r>
          </w:p>
        </w:tc>
      </w:tr>
      <w:tr w:rsidR="006E12FD" w:rsidRPr="00B70A3C" w14:paraId="28607DE3" w14:textId="77777777" w:rsidTr="002D0A75">
        <w:trPr>
          <w:trHeight w:val="780"/>
        </w:trPr>
        <w:tc>
          <w:tcPr>
            <w:tcW w:w="3119" w:type="dxa"/>
            <w:noWrap/>
            <w:vAlign w:val="center"/>
            <w:hideMark/>
          </w:tcPr>
          <w:p w14:paraId="7FDB842D" w14:textId="7381AFBC" w:rsidR="006E12FD" w:rsidRPr="00473906" w:rsidRDefault="006E12FD" w:rsidP="006E12FD">
            <w:pPr>
              <w:rPr>
                <w:rFonts w:ascii="Calibri" w:hAnsi="Calibri" w:cs="Arial"/>
                <w:b/>
                <w:bCs/>
                <w:color w:val="000000"/>
                <w:sz w:val="20"/>
                <w:szCs w:val="20"/>
                <w:lang w:val="en-US"/>
              </w:rPr>
            </w:pPr>
            <w:r w:rsidRPr="00473906">
              <w:rPr>
                <w:rFonts w:ascii="Calibri" w:hAnsi="Calibri" w:cs="Arial"/>
                <w:b/>
                <w:bCs/>
                <w:color w:val="000000"/>
                <w:sz w:val="20"/>
                <w:szCs w:val="20"/>
              </w:rPr>
              <w:t>Single/Recurring</w:t>
            </w:r>
            <w:r>
              <w:rPr>
                <w:rFonts w:ascii="Calibri" w:hAnsi="Calibri" w:cs="Arial"/>
                <w:b/>
                <w:bCs/>
                <w:color w:val="000000"/>
                <w:sz w:val="20"/>
                <w:szCs w:val="20"/>
              </w:rPr>
              <w:t xml:space="preserve"> (1.3.4)</w:t>
            </w:r>
          </w:p>
        </w:tc>
        <w:tc>
          <w:tcPr>
            <w:tcW w:w="6379" w:type="dxa"/>
            <w:vAlign w:val="center"/>
            <w:hideMark/>
          </w:tcPr>
          <w:p w14:paraId="236ABC11" w14:textId="74A7A9F9" w:rsidR="006E12FD" w:rsidRDefault="00BF07B0" w:rsidP="006E12FD">
            <w:pPr>
              <w:rPr>
                <w:ins w:id="46" w:author="Gannon, Hugh (Allianz Global Life)" w:date="2026-06-29T15:28:00Z" w16du:dateUtc="2026-06-29T14:28:00Z"/>
                <w:rFonts w:asciiTheme="minorHAnsi" w:hAnsiTheme="minorHAnsi" w:cstheme="minorHAnsi"/>
                <w:color w:val="000000"/>
                <w:sz w:val="20"/>
                <w:szCs w:val="20"/>
              </w:rPr>
            </w:pPr>
            <w:ins w:id="47" w:author="Gannon, Hugh (Allianz Global Life)" w:date="2026-06-29T15:28:00Z" w16du:dateUtc="2026-06-29T14:28:00Z">
              <w:r>
                <w:rPr>
                  <w:rFonts w:asciiTheme="minorHAnsi" w:hAnsiTheme="minorHAnsi" w:cstheme="minorHAnsi"/>
                  <w:color w:val="000000"/>
                  <w:sz w:val="20"/>
                  <w:szCs w:val="20"/>
                </w:rPr>
                <w:t xml:space="preserve">Product Versions A to J allow </w:t>
              </w:r>
            </w:ins>
            <w:del w:id="48" w:author="Gannon, Hugh (Allianz Global Life)" w:date="2026-06-29T15:28:00Z" w16du:dateUtc="2026-06-29T14:28:00Z">
              <w:r w:rsidR="006E12FD" w:rsidRPr="00072586" w:rsidDel="00BF07B0">
                <w:rPr>
                  <w:rFonts w:asciiTheme="minorHAnsi" w:hAnsiTheme="minorHAnsi" w:cstheme="minorHAnsi"/>
                  <w:color w:val="000000"/>
                  <w:sz w:val="20"/>
                  <w:szCs w:val="20"/>
                </w:rPr>
                <w:delText>S</w:delText>
              </w:r>
            </w:del>
            <w:ins w:id="49" w:author="Gannon, Hugh (Allianz Global Life)" w:date="2026-06-29T15:28:00Z" w16du:dateUtc="2026-06-29T14:28:00Z">
              <w:r w:rsidR="00C84F55">
                <w:rPr>
                  <w:rFonts w:asciiTheme="minorHAnsi" w:hAnsiTheme="minorHAnsi" w:cstheme="minorHAnsi"/>
                  <w:color w:val="000000"/>
                  <w:sz w:val="20"/>
                  <w:szCs w:val="20"/>
                </w:rPr>
                <w:t>s</w:t>
              </w:r>
            </w:ins>
            <w:r w:rsidR="006E12FD" w:rsidRPr="00072586">
              <w:rPr>
                <w:rFonts w:asciiTheme="minorHAnsi" w:hAnsiTheme="minorHAnsi" w:cstheme="minorHAnsi"/>
                <w:color w:val="000000"/>
                <w:sz w:val="20"/>
                <w:szCs w:val="20"/>
              </w:rPr>
              <w:t>ingle premiums and ad hoc topups</w:t>
            </w:r>
            <w:del w:id="50" w:author="Gannon, Hugh (Allianz Global Life)" w:date="2026-06-29T15:28:00Z" w16du:dateUtc="2026-06-29T14:28:00Z">
              <w:r w:rsidR="006E12FD" w:rsidRPr="00072586" w:rsidDel="00C84F55">
                <w:rPr>
                  <w:rFonts w:asciiTheme="minorHAnsi" w:hAnsiTheme="minorHAnsi" w:cstheme="minorHAnsi"/>
                  <w:color w:val="000000"/>
                  <w:sz w:val="20"/>
                  <w:szCs w:val="20"/>
                </w:rPr>
                <w:delText xml:space="preserve"> are permitted (must specify which coverage type these are to be paid into, subject to Coverage Type minimum investment amount).</w:delText>
              </w:r>
            </w:del>
            <w:ins w:id="51" w:author="Gannon, Hugh (Allianz Global Life)" w:date="2026-06-29T15:28:00Z" w16du:dateUtc="2026-06-29T14:28:00Z">
              <w:r w:rsidR="00C84F55">
                <w:rPr>
                  <w:rFonts w:asciiTheme="minorHAnsi" w:hAnsiTheme="minorHAnsi" w:cstheme="minorHAnsi"/>
                  <w:color w:val="000000"/>
                  <w:sz w:val="20"/>
                  <w:szCs w:val="20"/>
                </w:rPr>
                <w:t>.</w:t>
              </w:r>
            </w:ins>
          </w:p>
          <w:p w14:paraId="0D0D3704" w14:textId="77777777" w:rsidR="00C84F55" w:rsidRDefault="00C84F55" w:rsidP="006E12FD">
            <w:pPr>
              <w:rPr>
                <w:ins w:id="52" w:author="Gannon, Hugh (Allianz Global Life)" w:date="2026-06-29T15:28:00Z" w16du:dateUtc="2026-06-29T14:28:00Z"/>
                <w:rFonts w:asciiTheme="minorHAnsi" w:hAnsiTheme="minorHAnsi" w:cstheme="minorHAnsi"/>
                <w:color w:val="000000"/>
                <w:sz w:val="20"/>
                <w:szCs w:val="20"/>
              </w:rPr>
            </w:pPr>
          </w:p>
          <w:p w14:paraId="723DBB41" w14:textId="260AA717" w:rsidR="00C84F55" w:rsidRPr="00072586" w:rsidRDefault="00C84F55" w:rsidP="006E12FD">
            <w:pPr>
              <w:rPr>
                <w:rFonts w:asciiTheme="minorHAnsi" w:hAnsiTheme="minorHAnsi" w:cstheme="minorHAnsi"/>
                <w:color w:val="000000"/>
                <w:sz w:val="20"/>
                <w:szCs w:val="20"/>
              </w:rPr>
            </w:pPr>
            <w:ins w:id="53" w:author="Gannon, Hugh (Allianz Global Life)" w:date="2026-06-29T15:28:00Z" w16du:dateUtc="2026-06-29T14:28:00Z">
              <w:r>
                <w:rPr>
                  <w:rFonts w:asciiTheme="minorHAnsi" w:hAnsiTheme="minorHAnsi" w:cstheme="minorHAnsi"/>
                  <w:color w:val="000000"/>
                  <w:sz w:val="20"/>
                  <w:szCs w:val="20"/>
                </w:rPr>
                <w:t>Product Versions K, L and M must have a regular premium at inception, but also allow single premium</w:t>
              </w:r>
            </w:ins>
            <w:ins w:id="54" w:author="Gannon, Hugh (Allianz Global Life)" w:date="2026-06-29T15:29:00Z" w16du:dateUtc="2026-06-29T14:29:00Z">
              <w:r w:rsidR="00AA5543">
                <w:rPr>
                  <w:rFonts w:asciiTheme="minorHAnsi" w:hAnsiTheme="minorHAnsi" w:cstheme="minorHAnsi"/>
                  <w:color w:val="000000"/>
                  <w:sz w:val="20"/>
                  <w:szCs w:val="20"/>
                </w:rPr>
                <w:t>s to be paid either at inception or as ad hoc topups.</w:t>
              </w:r>
            </w:ins>
          </w:p>
          <w:p w14:paraId="50BDAC9F" w14:textId="77777777" w:rsidR="006E12FD" w:rsidRPr="00072586" w:rsidRDefault="006E12FD" w:rsidP="006E12FD">
            <w:pPr>
              <w:rPr>
                <w:rFonts w:asciiTheme="minorHAnsi" w:hAnsiTheme="minorHAnsi" w:cstheme="minorHAnsi"/>
                <w:color w:val="000000"/>
                <w:sz w:val="20"/>
                <w:szCs w:val="20"/>
              </w:rPr>
            </w:pPr>
          </w:p>
          <w:p w14:paraId="17941E70" w14:textId="77777777" w:rsidR="006E12FD" w:rsidRPr="00072586" w:rsidRDefault="006E12FD" w:rsidP="006E12FD">
            <w:pPr>
              <w:rPr>
                <w:rFonts w:asciiTheme="minorHAnsi" w:hAnsiTheme="minorHAnsi" w:cstheme="minorHAnsi"/>
                <w:color w:val="000000"/>
                <w:sz w:val="20"/>
                <w:szCs w:val="20"/>
                <w:lang w:val="en-US"/>
              </w:rPr>
            </w:pPr>
          </w:p>
        </w:tc>
      </w:tr>
      <w:tr w:rsidR="006E12FD" w:rsidRPr="00B70A3C" w14:paraId="11A9E172" w14:textId="77777777" w:rsidTr="002D0A75">
        <w:trPr>
          <w:trHeight w:val="270"/>
        </w:trPr>
        <w:tc>
          <w:tcPr>
            <w:tcW w:w="3119" w:type="dxa"/>
            <w:noWrap/>
            <w:vAlign w:val="center"/>
            <w:hideMark/>
          </w:tcPr>
          <w:p w14:paraId="18CA4715" w14:textId="162C5D0B" w:rsidR="006E12FD" w:rsidRPr="00473906" w:rsidRDefault="006E12FD" w:rsidP="006E12FD">
            <w:pPr>
              <w:rPr>
                <w:rFonts w:ascii="Calibri" w:hAnsi="Calibri" w:cs="Arial"/>
                <w:b/>
                <w:bCs/>
                <w:color w:val="000000"/>
                <w:sz w:val="20"/>
                <w:szCs w:val="20"/>
                <w:lang w:val="en-US"/>
              </w:rPr>
            </w:pPr>
            <w:r>
              <w:rPr>
                <w:rFonts w:ascii="Calibri" w:hAnsi="Calibri" w:cs="Arial"/>
                <w:b/>
                <w:bCs/>
                <w:color w:val="000000"/>
                <w:sz w:val="20"/>
                <w:szCs w:val="20"/>
              </w:rPr>
              <w:t>Regular premium options (1.3.5)</w:t>
            </w:r>
          </w:p>
        </w:tc>
        <w:tc>
          <w:tcPr>
            <w:tcW w:w="6379" w:type="dxa"/>
            <w:noWrap/>
            <w:vAlign w:val="center"/>
            <w:hideMark/>
          </w:tcPr>
          <w:p w14:paraId="2315AD66" w14:textId="0A5E7128" w:rsidR="006E12FD" w:rsidRPr="00072586" w:rsidRDefault="006E12FD" w:rsidP="006E12FD">
            <w:pPr>
              <w:rPr>
                <w:rFonts w:asciiTheme="minorHAnsi" w:hAnsiTheme="minorHAnsi" w:cstheme="minorHAnsi"/>
                <w:color w:val="000000"/>
                <w:sz w:val="20"/>
                <w:szCs w:val="20"/>
                <w:lang w:val="en-US"/>
              </w:rPr>
            </w:pPr>
            <w:r w:rsidRPr="00072586">
              <w:rPr>
                <w:rFonts w:asciiTheme="minorHAnsi" w:hAnsiTheme="minorHAnsi" w:cstheme="minorHAnsi"/>
                <w:color w:val="000000"/>
                <w:sz w:val="20"/>
                <w:szCs w:val="20"/>
              </w:rPr>
              <w:t xml:space="preserve">Regular premiums are </w:t>
            </w:r>
            <w:del w:id="55" w:author="Gannon, Hugh (Allianz Global Life)" w:date="2026-06-29T15:29:00Z" w16du:dateUtc="2026-06-29T14:29:00Z">
              <w:r w:rsidRPr="00072586" w:rsidDel="00AA5543">
                <w:rPr>
                  <w:rFonts w:asciiTheme="minorHAnsi" w:hAnsiTheme="minorHAnsi" w:cstheme="minorHAnsi"/>
                  <w:color w:val="000000"/>
                  <w:sz w:val="20"/>
                  <w:szCs w:val="20"/>
                </w:rPr>
                <w:delText>not permitted</w:delText>
              </w:r>
            </w:del>
            <w:ins w:id="56" w:author="Gannon, Hugh (Allianz Global Life)" w:date="2026-06-29T15:29:00Z" w16du:dateUtc="2026-06-29T14:29:00Z">
              <w:r w:rsidR="00AA5543">
                <w:rPr>
                  <w:rFonts w:asciiTheme="minorHAnsi" w:hAnsiTheme="minorHAnsi" w:cstheme="minorHAnsi"/>
                  <w:color w:val="000000"/>
                  <w:sz w:val="20"/>
                  <w:szCs w:val="20"/>
                </w:rPr>
                <w:t>permitted, as above.</w:t>
              </w:r>
            </w:ins>
          </w:p>
        </w:tc>
      </w:tr>
      <w:tr w:rsidR="00627445" w:rsidRPr="00B70A3C" w14:paraId="60B48973" w14:textId="77777777" w:rsidTr="00DD7373">
        <w:trPr>
          <w:trHeight w:val="1610"/>
        </w:trPr>
        <w:tc>
          <w:tcPr>
            <w:tcW w:w="3119" w:type="dxa"/>
            <w:noWrap/>
            <w:vAlign w:val="center"/>
            <w:hideMark/>
          </w:tcPr>
          <w:p w14:paraId="3D3A9F84" w14:textId="5D0D8A83" w:rsidR="00627445" w:rsidRPr="00473906" w:rsidRDefault="00627445" w:rsidP="00627445">
            <w:pPr>
              <w:rPr>
                <w:rFonts w:ascii="Calibri" w:hAnsi="Calibri" w:cs="Arial"/>
                <w:b/>
                <w:bCs/>
                <w:color w:val="000000"/>
                <w:sz w:val="20"/>
                <w:szCs w:val="20"/>
                <w:lang w:val="en-US"/>
              </w:rPr>
            </w:pPr>
            <w:r w:rsidRPr="00473906">
              <w:rPr>
                <w:rFonts w:ascii="Calibri" w:hAnsi="Calibri" w:cs="Arial"/>
                <w:b/>
                <w:bCs/>
                <w:color w:val="000000"/>
                <w:sz w:val="20"/>
                <w:szCs w:val="20"/>
              </w:rPr>
              <w:t>Policyholder Age limits</w:t>
            </w:r>
            <w:r>
              <w:rPr>
                <w:rFonts w:ascii="Calibri" w:hAnsi="Calibri" w:cs="Arial"/>
                <w:b/>
                <w:bCs/>
                <w:color w:val="000000"/>
                <w:sz w:val="20"/>
                <w:szCs w:val="20"/>
              </w:rPr>
              <w:t xml:space="preserve"> (1.3.7)</w:t>
            </w:r>
          </w:p>
        </w:tc>
        <w:tc>
          <w:tcPr>
            <w:tcW w:w="6379" w:type="dxa"/>
            <w:vAlign w:val="center"/>
            <w:hideMark/>
          </w:tcPr>
          <w:p w14:paraId="0D066146" w14:textId="77777777" w:rsidR="00627445" w:rsidRPr="00072586" w:rsidRDefault="00627445" w:rsidP="00627445">
            <w:pPr>
              <w:rPr>
                <w:rFonts w:asciiTheme="minorHAnsi" w:hAnsiTheme="minorHAnsi" w:cstheme="minorHAnsi"/>
                <w:color w:val="000000"/>
                <w:sz w:val="20"/>
                <w:szCs w:val="20"/>
                <w:lang w:val="en-IE"/>
              </w:rPr>
            </w:pPr>
            <w:r w:rsidRPr="00072586">
              <w:rPr>
                <w:rFonts w:asciiTheme="minorHAnsi" w:hAnsiTheme="minorHAnsi" w:cstheme="minorHAnsi"/>
                <w:color w:val="000000"/>
                <w:sz w:val="20"/>
                <w:szCs w:val="20"/>
                <w:lang w:val="en-IE"/>
              </w:rPr>
              <w:t>Minimum age:</w:t>
            </w:r>
          </w:p>
          <w:p w14:paraId="48CE777F" w14:textId="2E091902" w:rsidR="00627445" w:rsidRPr="00072586" w:rsidRDefault="00627445" w:rsidP="00627445">
            <w:pPr>
              <w:rPr>
                <w:rFonts w:asciiTheme="minorHAnsi" w:hAnsiTheme="minorHAnsi" w:cstheme="minorHAnsi"/>
                <w:color w:val="000000"/>
                <w:sz w:val="20"/>
                <w:szCs w:val="20"/>
                <w:lang w:val="en-IE"/>
              </w:rPr>
            </w:pPr>
            <w:r w:rsidRPr="00072586">
              <w:rPr>
                <w:rFonts w:asciiTheme="minorHAnsi" w:hAnsiTheme="minorHAnsi" w:cstheme="minorHAnsi"/>
                <w:color w:val="000000"/>
                <w:sz w:val="20"/>
                <w:szCs w:val="20"/>
                <w:lang w:val="en-IE"/>
              </w:rPr>
              <w:t xml:space="preserve">Minimum age at entry: </w:t>
            </w:r>
            <w:r w:rsidR="00807870">
              <w:rPr>
                <w:rFonts w:asciiTheme="minorHAnsi" w:hAnsiTheme="minorHAnsi" w:cstheme="minorHAnsi"/>
                <w:color w:val="000000"/>
                <w:sz w:val="20"/>
                <w:szCs w:val="20"/>
                <w:lang w:val="en-IE"/>
              </w:rPr>
              <w:t>18</w:t>
            </w:r>
            <w:r w:rsidRPr="00072586">
              <w:rPr>
                <w:rFonts w:asciiTheme="minorHAnsi" w:hAnsiTheme="minorHAnsi" w:cstheme="minorHAnsi"/>
                <w:color w:val="000000"/>
                <w:sz w:val="20"/>
                <w:szCs w:val="20"/>
                <w:lang w:val="en-IE"/>
              </w:rPr>
              <w:t xml:space="preserve"> (defined as </w:t>
            </w:r>
            <w:r w:rsidR="00807870">
              <w:rPr>
                <w:rFonts w:asciiTheme="minorHAnsi" w:hAnsiTheme="minorHAnsi" w:cstheme="minorHAnsi"/>
                <w:color w:val="000000"/>
                <w:sz w:val="20"/>
                <w:szCs w:val="20"/>
                <w:lang w:val="en-IE"/>
              </w:rPr>
              <w:t>19</w:t>
            </w:r>
            <w:r w:rsidRPr="00072586">
              <w:rPr>
                <w:rFonts w:asciiTheme="minorHAnsi" w:hAnsiTheme="minorHAnsi" w:cstheme="minorHAnsi"/>
                <w:color w:val="000000"/>
                <w:sz w:val="20"/>
                <w:szCs w:val="20"/>
                <w:lang w:val="en-IE"/>
              </w:rPr>
              <w:t xml:space="preserve"> next birthday)</w:t>
            </w:r>
          </w:p>
          <w:p w14:paraId="2AA03F99" w14:textId="609BEABD" w:rsidR="00627445" w:rsidRPr="00072586" w:rsidRDefault="00627445" w:rsidP="00627445">
            <w:pPr>
              <w:rPr>
                <w:rFonts w:asciiTheme="minorHAnsi" w:hAnsiTheme="minorHAnsi" w:cstheme="minorHAnsi"/>
                <w:color w:val="000000"/>
                <w:sz w:val="20"/>
                <w:szCs w:val="20"/>
                <w:lang w:val="en-US"/>
              </w:rPr>
            </w:pPr>
            <w:r w:rsidRPr="00072586">
              <w:rPr>
                <w:rFonts w:asciiTheme="minorHAnsi" w:hAnsiTheme="minorHAnsi" w:cstheme="minorHAnsi"/>
                <w:color w:val="000000"/>
                <w:sz w:val="20"/>
                <w:szCs w:val="20"/>
                <w:lang w:val="en-IE"/>
              </w:rPr>
              <w:t xml:space="preserve">Maximum age at entry is </w:t>
            </w:r>
            <w:r w:rsidR="00807870">
              <w:rPr>
                <w:rFonts w:asciiTheme="minorHAnsi" w:hAnsiTheme="minorHAnsi" w:cstheme="minorHAnsi"/>
                <w:color w:val="000000"/>
                <w:sz w:val="20"/>
                <w:szCs w:val="20"/>
                <w:lang w:val="en-IE"/>
              </w:rPr>
              <w:t>79</w:t>
            </w:r>
            <w:r w:rsidRPr="00072586">
              <w:rPr>
                <w:rFonts w:asciiTheme="minorHAnsi" w:hAnsiTheme="minorHAnsi" w:cstheme="minorHAnsi"/>
                <w:color w:val="000000"/>
                <w:sz w:val="20"/>
                <w:szCs w:val="20"/>
                <w:lang w:val="en-IE"/>
              </w:rPr>
              <w:t xml:space="preserve"> (defined as 8</w:t>
            </w:r>
            <w:r w:rsidR="00807870">
              <w:rPr>
                <w:rFonts w:asciiTheme="minorHAnsi" w:hAnsiTheme="minorHAnsi" w:cstheme="minorHAnsi"/>
                <w:color w:val="000000"/>
                <w:sz w:val="20"/>
                <w:szCs w:val="20"/>
                <w:lang w:val="en-IE"/>
              </w:rPr>
              <w:t>0</w:t>
            </w:r>
            <w:r w:rsidRPr="00072586">
              <w:rPr>
                <w:rFonts w:asciiTheme="minorHAnsi" w:hAnsiTheme="minorHAnsi" w:cstheme="minorHAnsi"/>
                <w:color w:val="000000"/>
                <w:sz w:val="20"/>
                <w:szCs w:val="20"/>
                <w:lang w:val="en-IE"/>
              </w:rPr>
              <w:t xml:space="preserve"> next birthday)</w:t>
            </w:r>
          </w:p>
        </w:tc>
      </w:tr>
      <w:tr w:rsidR="00627445" w:rsidRPr="005C17F8" w14:paraId="3AB3167E" w14:textId="77777777" w:rsidTr="002D0A75">
        <w:trPr>
          <w:trHeight w:val="270"/>
        </w:trPr>
        <w:tc>
          <w:tcPr>
            <w:tcW w:w="3119" w:type="dxa"/>
            <w:noWrap/>
            <w:vAlign w:val="center"/>
            <w:hideMark/>
          </w:tcPr>
          <w:p w14:paraId="0909FBD0" w14:textId="77777777" w:rsidR="00627445" w:rsidRPr="005C17F8" w:rsidRDefault="00627445" w:rsidP="00627445">
            <w:pPr>
              <w:rPr>
                <w:rFonts w:ascii="Calibri" w:hAnsi="Calibri" w:cs="Arial"/>
                <w:b/>
                <w:bCs/>
                <w:color w:val="000000"/>
                <w:sz w:val="20"/>
                <w:szCs w:val="20"/>
                <w:lang w:val="en-US"/>
              </w:rPr>
            </w:pPr>
            <w:r w:rsidRPr="005C17F8">
              <w:rPr>
                <w:rFonts w:ascii="Calibri" w:hAnsi="Calibri" w:cs="Arial"/>
                <w:b/>
                <w:bCs/>
                <w:color w:val="000000"/>
                <w:sz w:val="20"/>
                <w:szCs w:val="20"/>
              </w:rPr>
              <w:t>Charges</w:t>
            </w:r>
          </w:p>
        </w:tc>
        <w:tc>
          <w:tcPr>
            <w:tcW w:w="6379" w:type="dxa"/>
            <w:noWrap/>
            <w:vAlign w:val="center"/>
            <w:hideMark/>
          </w:tcPr>
          <w:p w14:paraId="5F0E17C7" w14:textId="77777777" w:rsidR="00627445" w:rsidRPr="00072586" w:rsidRDefault="00627445" w:rsidP="00627445">
            <w:pPr>
              <w:rPr>
                <w:rFonts w:asciiTheme="minorHAnsi" w:hAnsiTheme="minorHAnsi" w:cstheme="minorHAnsi"/>
                <w:color w:val="000000"/>
                <w:sz w:val="20"/>
                <w:szCs w:val="20"/>
                <w:lang w:val="en-US"/>
              </w:rPr>
            </w:pPr>
            <w:r w:rsidRPr="00072586">
              <w:rPr>
                <w:rFonts w:asciiTheme="minorHAnsi" w:hAnsiTheme="minorHAnsi" w:cstheme="minorHAnsi"/>
                <w:color w:val="000000"/>
                <w:sz w:val="20"/>
                <w:szCs w:val="20"/>
              </w:rPr>
              <w:t> </w:t>
            </w:r>
          </w:p>
        </w:tc>
      </w:tr>
      <w:tr w:rsidR="00627445" w:rsidRPr="00B70A3C" w14:paraId="766128D4" w14:textId="77777777" w:rsidTr="002D0A75">
        <w:trPr>
          <w:trHeight w:val="255"/>
        </w:trPr>
        <w:tc>
          <w:tcPr>
            <w:tcW w:w="3119" w:type="dxa"/>
            <w:noWrap/>
            <w:vAlign w:val="center"/>
            <w:hideMark/>
          </w:tcPr>
          <w:p w14:paraId="0372BA84" w14:textId="147031FA" w:rsidR="00627445" w:rsidRPr="005C17F8" w:rsidRDefault="00FA4FA4" w:rsidP="00627445">
            <w:pPr>
              <w:rPr>
                <w:rFonts w:ascii="Calibri" w:hAnsi="Calibri" w:cs="Arial"/>
                <w:b/>
                <w:bCs/>
                <w:color w:val="000000"/>
                <w:sz w:val="20"/>
                <w:szCs w:val="20"/>
                <w:lang w:val="en-US"/>
              </w:rPr>
            </w:pPr>
            <w:r w:rsidRPr="00A904F6">
              <w:rPr>
                <w:rFonts w:ascii="Calibri" w:hAnsi="Calibri" w:cs="Arial"/>
                <w:b/>
                <w:bCs/>
                <w:color w:val="000000"/>
                <w:sz w:val="20"/>
                <w:szCs w:val="20"/>
                <w:lang w:val="en-IE"/>
              </w:rPr>
              <w:t>Upfront Percentage Premium Charge</w:t>
            </w:r>
            <w:r>
              <w:rPr>
                <w:rFonts w:ascii="Calibri" w:hAnsi="Calibri" w:cs="Arial"/>
                <w:b/>
                <w:bCs/>
                <w:color w:val="000000"/>
                <w:sz w:val="20"/>
                <w:szCs w:val="20"/>
                <w:lang w:val="en-IE"/>
              </w:rPr>
              <w:t xml:space="preserve"> (1.4.1)</w:t>
            </w:r>
          </w:p>
        </w:tc>
        <w:tc>
          <w:tcPr>
            <w:tcW w:w="6379" w:type="dxa"/>
            <w:vAlign w:val="center"/>
          </w:tcPr>
          <w:p w14:paraId="636A0C27" w14:textId="58892C23" w:rsidR="00627445" w:rsidRPr="00072586" w:rsidRDefault="00E4575A" w:rsidP="00627445">
            <w:pPr>
              <w:rPr>
                <w:rFonts w:asciiTheme="minorHAnsi" w:hAnsiTheme="minorHAnsi" w:cstheme="minorHAnsi"/>
                <w:color w:val="000000"/>
                <w:sz w:val="20"/>
                <w:szCs w:val="20"/>
                <w:lang w:val="en-US"/>
              </w:rPr>
            </w:pPr>
            <w:r>
              <w:rPr>
                <w:rFonts w:asciiTheme="minorHAnsi" w:hAnsiTheme="minorHAnsi" w:cstheme="minorHAnsi"/>
                <w:color w:val="000000"/>
                <w:sz w:val="20"/>
                <w:szCs w:val="20"/>
                <w:lang w:val="en-US"/>
              </w:rPr>
              <w:t xml:space="preserve">1% Charge applied to upfront premiums to cover the </w:t>
            </w:r>
            <w:r w:rsidR="00910A35">
              <w:rPr>
                <w:rFonts w:asciiTheme="minorHAnsi" w:hAnsiTheme="minorHAnsi" w:cstheme="minorHAnsi"/>
                <w:color w:val="000000"/>
                <w:sz w:val="20"/>
                <w:szCs w:val="20"/>
                <w:lang w:val="en-US"/>
              </w:rPr>
              <w:t>government levy</w:t>
            </w:r>
            <w:r w:rsidR="00EC00CC">
              <w:rPr>
                <w:rFonts w:asciiTheme="minorHAnsi" w:hAnsiTheme="minorHAnsi" w:cstheme="minorHAnsi"/>
                <w:color w:val="000000"/>
                <w:sz w:val="20"/>
                <w:szCs w:val="20"/>
                <w:lang w:val="en-US"/>
              </w:rPr>
              <w:t xml:space="preserve"> on life assurance premiums.</w:t>
            </w:r>
          </w:p>
        </w:tc>
      </w:tr>
      <w:tr w:rsidR="00367DE7" w:rsidRPr="006225A2" w14:paraId="14BDBDBD" w14:textId="77777777" w:rsidTr="002D0A75">
        <w:trPr>
          <w:trHeight w:val="270"/>
        </w:trPr>
        <w:tc>
          <w:tcPr>
            <w:tcW w:w="3119" w:type="dxa"/>
            <w:vAlign w:val="center"/>
          </w:tcPr>
          <w:p w14:paraId="0860BA6F" w14:textId="78D94B69" w:rsidR="00367DE7" w:rsidRPr="005C17F8" w:rsidRDefault="00367DE7" w:rsidP="00367DE7">
            <w:pPr>
              <w:rPr>
                <w:rFonts w:ascii="Calibri" w:hAnsi="Calibri" w:cs="Arial"/>
                <w:b/>
                <w:bCs/>
                <w:color w:val="000000"/>
                <w:sz w:val="20"/>
                <w:szCs w:val="20"/>
                <w:lang w:val="en-US"/>
              </w:rPr>
            </w:pPr>
            <w:r w:rsidRPr="00A904F6">
              <w:rPr>
                <w:rFonts w:ascii="Calibri" w:hAnsi="Calibri" w:cs="Arial"/>
                <w:b/>
                <w:bCs/>
                <w:color w:val="000000"/>
                <w:sz w:val="20"/>
                <w:szCs w:val="20"/>
                <w:lang w:val="en-IE"/>
              </w:rPr>
              <w:t xml:space="preserve">Upfront </w:t>
            </w:r>
            <w:r>
              <w:rPr>
                <w:rFonts w:ascii="Calibri" w:hAnsi="Calibri" w:cs="Arial"/>
                <w:b/>
                <w:bCs/>
                <w:color w:val="000000"/>
                <w:sz w:val="20"/>
                <w:szCs w:val="20"/>
                <w:lang w:val="en-IE"/>
              </w:rPr>
              <w:t>Fixed</w:t>
            </w:r>
            <w:r w:rsidRPr="00A904F6">
              <w:rPr>
                <w:rFonts w:ascii="Calibri" w:hAnsi="Calibri" w:cs="Arial"/>
                <w:b/>
                <w:bCs/>
                <w:color w:val="000000"/>
                <w:sz w:val="20"/>
                <w:szCs w:val="20"/>
                <w:lang w:val="en-IE"/>
              </w:rPr>
              <w:t xml:space="preserve"> Premium Charge</w:t>
            </w:r>
            <w:r>
              <w:rPr>
                <w:rFonts w:ascii="Calibri" w:hAnsi="Calibri" w:cs="Arial"/>
                <w:b/>
                <w:bCs/>
                <w:color w:val="000000"/>
                <w:sz w:val="20"/>
                <w:szCs w:val="20"/>
                <w:lang w:val="en-IE"/>
              </w:rPr>
              <w:t xml:space="preserve"> (1.4.2)</w:t>
            </w:r>
          </w:p>
        </w:tc>
        <w:tc>
          <w:tcPr>
            <w:tcW w:w="6379" w:type="dxa"/>
            <w:vAlign w:val="center"/>
          </w:tcPr>
          <w:p w14:paraId="01DCF55E" w14:textId="77777777" w:rsidR="00367DE7" w:rsidRPr="00072586" w:rsidRDefault="00367DE7" w:rsidP="00367DE7">
            <w:pPr>
              <w:rPr>
                <w:rFonts w:asciiTheme="minorHAnsi" w:hAnsiTheme="minorHAnsi" w:cstheme="minorHAnsi"/>
                <w:color w:val="000000"/>
                <w:sz w:val="20"/>
                <w:szCs w:val="20"/>
                <w:lang w:val="en-US"/>
              </w:rPr>
            </w:pPr>
            <w:r w:rsidRPr="00072586">
              <w:rPr>
                <w:rFonts w:asciiTheme="minorHAnsi" w:hAnsiTheme="minorHAnsi" w:cstheme="minorHAnsi"/>
                <w:color w:val="000000"/>
                <w:sz w:val="20"/>
                <w:szCs w:val="20"/>
                <w:lang w:val="en-US"/>
              </w:rPr>
              <w:t>N/A</w:t>
            </w:r>
          </w:p>
        </w:tc>
      </w:tr>
      <w:tr w:rsidR="00367DE7" w:rsidRPr="00B70A3C" w14:paraId="1E71499E" w14:textId="77777777" w:rsidTr="002D0A75">
        <w:trPr>
          <w:trHeight w:val="270"/>
        </w:trPr>
        <w:tc>
          <w:tcPr>
            <w:tcW w:w="3119" w:type="dxa"/>
            <w:noWrap/>
            <w:vAlign w:val="center"/>
            <w:hideMark/>
          </w:tcPr>
          <w:p w14:paraId="4E24C40B" w14:textId="792BBC95" w:rsidR="00367DE7" w:rsidRPr="005C17F8" w:rsidRDefault="00367DE7" w:rsidP="00367DE7">
            <w:pPr>
              <w:rPr>
                <w:rFonts w:ascii="Calibri" w:hAnsi="Calibri" w:cs="Arial"/>
                <w:b/>
                <w:bCs/>
                <w:color w:val="000000"/>
                <w:sz w:val="20"/>
                <w:szCs w:val="20"/>
                <w:lang w:val="en-US"/>
              </w:rPr>
            </w:pPr>
            <w:r w:rsidRPr="005C17F8">
              <w:rPr>
                <w:rFonts w:ascii="Calibri" w:hAnsi="Calibri" w:cs="Arial"/>
                <w:b/>
                <w:bCs/>
                <w:color w:val="000000"/>
                <w:sz w:val="20"/>
                <w:szCs w:val="20"/>
              </w:rPr>
              <w:t>Partial Surrender Charge</w:t>
            </w:r>
            <w:r>
              <w:rPr>
                <w:rFonts w:ascii="Calibri" w:hAnsi="Calibri" w:cs="Arial"/>
                <w:b/>
                <w:bCs/>
                <w:color w:val="000000"/>
                <w:sz w:val="20"/>
                <w:szCs w:val="20"/>
              </w:rPr>
              <w:t xml:space="preserve"> (1.4.3)</w:t>
            </w:r>
          </w:p>
        </w:tc>
        <w:tc>
          <w:tcPr>
            <w:tcW w:w="6379" w:type="dxa"/>
            <w:noWrap/>
            <w:vAlign w:val="center"/>
            <w:hideMark/>
          </w:tcPr>
          <w:p w14:paraId="7381B64E" w14:textId="216F2A36" w:rsidR="00367DE7" w:rsidRPr="00072586" w:rsidRDefault="00367DE7" w:rsidP="00367DE7">
            <w:pPr>
              <w:rPr>
                <w:rFonts w:asciiTheme="minorHAnsi" w:hAnsiTheme="minorHAnsi" w:cstheme="minorHAnsi"/>
                <w:color w:val="000000"/>
                <w:sz w:val="20"/>
                <w:szCs w:val="20"/>
              </w:rPr>
            </w:pPr>
            <w:r w:rsidRPr="00072586">
              <w:rPr>
                <w:rFonts w:asciiTheme="minorHAnsi" w:hAnsiTheme="minorHAnsi" w:cstheme="minorHAnsi"/>
                <w:color w:val="000000"/>
                <w:sz w:val="20"/>
                <w:szCs w:val="20"/>
              </w:rPr>
              <w:t>Part surrender charges do not apply to regular part surrenders</w:t>
            </w:r>
            <w:r w:rsidR="008A20E4">
              <w:rPr>
                <w:rFonts w:asciiTheme="minorHAnsi" w:hAnsiTheme="minorHAnsi" w:cstheme="minorHAnsi"/>
                <w:color w:val="000000"/>
                <w:sz w:val="20"/>
                <w:szCs w:val="20"/>
              </w:rPr>
              <w:t xml:space="preserve"> (Regular part surrenders are limited to 7.5% of initial premium per annum)</w:t>
            </w:r>
            <w:r w:rsidRPr="00072586">
              <w:rPr>
                <w:rFonts w:asciiTheme="minorHAnsi" w:hAnsiTheme="minorHAnsi" w:cstheme="minorHAnsi"/>
                <w:color w:val="000000"/>
                <w:sz w:val="20"/>
                <w:szCs w:val="20"/>
              </w:rPr>
              <w:t>. Part surrender charges will apply to all ad hoc surrenders</w:t>
            </w:r>
            <w:r w:rsidR="0041650B">
              <w:rPr>
                <w:rFonts w:asciiTheme="minorHAnsi" w:hAnsiTheme="minorHAnsi" w:cstheme="minorHAnsi"/>
                <w:color w:val="000000"/>
                <w:sz w:val="20"/>
                <w:szCs w:val="20"/>
              </w:rPr>
              <w:t xml:space="preserve">. </w:t>
            </w:r>
            <w:r w:rsidRPr="00072586">
              <w:rPr>
                <w:rFonts w:asciiTheme="minorHAnsi" w:hAnsiTheme="minorHAnsi" w:cstheme="minorHAnsi"/>
                <w:color w:val="000000"/>
                <w:sz w:val="20"/>
                <w:szCs w:val="20"/>
              </w:rPr>
              <w:t>Part surrender charges will not apply on death.</w:t>
            </w:r>
          </w:p>
          <w:p w14:paraId="523BC625" w14:textId="77777777" w:rsidR="00367DE7" w:rsidRPr="00072586" w:rsidRDefault="00367DE7" w:rsidP="00367DE7">
            <w:pPr>
              <w:rPr>
                <w:rFonts w:asciiTheme="minorHAnsi" w:hAnsiTheme="minorHAnsi" w:cstheme="minorHAnsi"/>
                <w:color w:val="000000"/>
                <w:sz w:val="20"/>
                <w:szCs w:val="20"/>
              </w:rPr>
            </w:pPr>
          </w:p>
          <w:p w14:paraId="5A2D645D" w14:textId="6F42D4F3" w:rsidR="00367DE7" w:rsidRPr="00072586" w:rsidRDefault="00367DE7" w:rsidP="00367DE7">
            <w:pPr>
              <w:rPr>
                <w:rFonts w:asciiTheme="minorHAnsi" w:hAnsiTheme="minorHAnsi" w:cstheme="minorHAnsi"/>
                <w:color w:val="000000"/>
                <w:sz w:val="20"/>
                <w:szCs w:val="20"/>
              </w:rPr>
            </w:pPr>
            <w:r w:rsidRPr="00072586">
              <w:rPr>
                <w:rFonts w:asciiTheme="minorHAnsi" w:hAnsiTheme="minorHAnsi" w:cstheme="minorHAnsi"/>
                <w:color w:val="000000"/>
                <w:sz w:val="20"/>
                <w:szCs w:val="20"/>
              </w:rPr>
              <w:t xml:space="preserve">Ad hoc part surrenders </w:t>
            </w:r>
            <w:del w:id="57" w:author="Gannon, Hugh (Allianz Global Life)" w:date="2026-06-29T15:30:00Z" w16du:dateUtc="2026-06-29T14:30:00Z">
              <w:r w:rsidRPr="00072586" w:rsidDel="00E44672">
                <w:rPr>
                  <w:rFonts w:asciiTheme="minorHAnsi" w:hAnsiTheme="minorHAnsi" w:cstheme="minorHAnsi"/>
                  <w:color w:val="000000"/>
                  <w:sz w:val="20"/>
                  <w:szCs w:val="20"/>
                </w:rPr>
                <w:delText xml:space="preserve">will </w:delText>
              </w:r>
            </w:del>
            <w:ins w:id="58" w:author="Gannon, Hugh (Allianz Global Life)" w:date="2026-06-29T15:30:00Z" w16du:dateUtc="2026-06-29T14:30:00Z">
              <w:r w:rsidR="00E44672">
                <w:rPr>
                  <w:rFonts w:asciiTheme="minorHAnsi" w:hAnsiTheme="minorHAnsi" w:cstheme="minorHAnsi"/>
                  <w:color w:val="000000"/>
                  <w:sz w:val="20"/>
                  <w:szCs w:val="20"/>
                </w:rPr>
                <w:t>may</w:t>
              </w:r>
              <w:r w:rsidR="00E44672" w:rsidRPr="00072586">
                <w:rPr>
                  <w:rFonts w:asciiTheme="minorHAnsi" w:hAnsiTheme="minorHAnsi" w:cstheme="minorHAnsi"/>
                  <w:color w:val="000000"/>
                  <w:sz w:val="20"/>
                  <w:szCs w:val="20"/>
                </w:rPr>
                <w:t xml:space="preserve"> </w:t>
              </w:r>
            </w:ins>
            <w:r w:rsidRPr="00072586">
              <w:rPr>
                <w:rFonts w:asciiTheme="minorHAnsi" w:hAnsiTheme="minorHAnsi" w:cstheme="minorHAnsi"/>
                <w:color w:val="000000"/>
                <w:sz w:val="20"/>
                <w:szCs w:val="20"/>
              </w:rPr>
              <w:t xml:space="preserve">have a surrender penalty that is calculated as a duration-dependant percentage of fund value. </w:t>
            </w:r>
          </w:p>
          <w:p w14:paraId="1A702558" w14:textId="77777777" w:rsidR="00367DE7" w:rsidRPr="00072586" w:rsidRDefault="00367DE7" w:rsidP="00367DE7">
            <w:pPr>
              <w:rPr>
                <w:rFonts w:asciiTheme="minorHAnsi" w:hAnsiTheme="minorHAnsi" w:cstheme="minorHAnsi"/>
                <w:color w:val="000000"/>
                <w:sz w:val="20"/>
                <w:szCs w:val="20"/>
              </w:rPr>
            </w:pPr>
          </w:p>
          <w:p w14:paraId="5B55677A" w14:textId="77777777" w:rsidR="00367DE7" w:rsidRPr="00072586" w:rsidRDefault="00367DE7" w:rsidP="00367DE7">
            <w:pPr>
              <w:rPr>
                <w:rFonts w:asciiTheme="minorHAnsi" w:hAnsiTheme="minorHAnsi" w:cstheme="minorHAnsi"/>
                <w:color w:val="000000"/>
                <w:sz w:val="20"/>
                <w:szCs w:val="20"/>
              </w:rPr>
            </w:pPr>
            <w:r w:rsidRPr="00072586">
              <w:rPr>
                <w:rFonts w:asciiTheme="minorHAnsi" w:hAnsiTheme="minorHAnsi" w:cstheme="minorHAnsi"/>
                <w:color w:val="000000"/>
                <w:sz w:val="20"/>
                <w:szCs w:val="20"/>
              </w:rPr>
              <w:t>The surrender penalty will depend on the commission option chosen.</w:t>
            </w:r>
          </w:p>
          <w:p w14:paraId="766F8A3C" w14:textId="77777777" w:rsidR="00367DE7" w:rsidRPr="00072586" w:rsidRDefault="00367DE7" w:rsidP="00367DE7">
            <w:pPr>
              <w:rPr>
                <w:rFonts w:asciiTheme="minorHAnsi" w:hAnsiTheme="minorHAnsi" w:cstheme="minorHAnsi"/>
                <w:color w:val="000000"/>
                <w:sz w:val="20"/>
                <w:szCs w:val="20"/>
              </w:rPr>
            </w:pPr>
          </w:p>
          <w:p w14:paraId="3017149D" w14:textId="77777777" w:rsidR="00367DE7" w:rsidRPr="00072586" w:rsidRDefault="00367DE7" w:rsidP="00367DE7">
            <w:pPr>
              <w:rPr>
                <w:rFonts w:asciiTheme="minorHAnsi" w:hAnsiTheme="minorHAnsi" w:cstheme="minorHAnsi"/>
                <w:color w:val="000000"/>
                <w:sz w:val="20"/>
                <w:szCs w:val="20"/>
              </w:rPr>
            </w:pPr>
            <w:r w:rsidRPr="00072586">
              <w:rPr>
                <w:rFonts w:asciiTheme="minorHAnsi" w:hAnsiTheme="minorHAnsi" w:cstheme="minorHAnsi"/>
                <w:color w:val="000000"/>
                <w:sz w:val="20"/>
                <w:szCs w:val="20"/>
              </w:rPr>
              <w:t xml:space="preserve">Surrender penalty will apply at premium level, not at policy level. E.g. if an initial premium of €100k is paid on 01/01/2023, then the duration for the surrender penalty starts from 01/01/2023. </w:t>
            </w:r>
            <w:commentRangeStart w:id="59"/>
            <w:r w:rsidRPr="00072586">
              <w:rPr>
                <w:rFonts w:asciiTheme="minorHAnsi" w:hAnsiTheme="minorHAnsi" w:cstheme="minorHAnsi"/>
                <w:color w:val="000000"/>
                <w:sz w:val="20"/>
                <w:szCs w:val="20"/>
              </w:rPr>
              <w:t xml:space="preserve">If there is a topup on 01/01/2024, then the surrender penalty that applies to the topup could be different to that of the initial premium (depending on the commission option chosen) </w:t>
            </w:r>
            <w:commentRangeEnd w:id="59"/>
            <w:r w:rsidR="008A0B5A" w:rsidRPr="00072586">
              <w:rPr>
                <w:rStyle w:val="CommentReference"/>
                <w:rFonts w:asciiTheme="minorHAnsi" w:hAnsiTheme="minorHAnsi" w:cstheme="minorHAnsi"/>
                <w:color w:val="000000"/>
                <w:sz w:val="20"/>
                <w:szCs w:val="20"/>
              </w:rPr>
              <w:commentReference w:id="59"/>
            </w:r>
            <w:r w:rsidRPr="00072586">
              <w:rPr>
                <w:rFonts w:asciiTheme="minorHAnsi" w:hAnsiTheme="minorHAnsi" w:cstheme="minorHAnsi"/>
                <w:color w:val="000000"/>
                <w:sz w:val="20"/>
                <w:szCs w:val="20"/>
              </w:rPr>
              <w:t>and the duration is measured from the date of investment of the topup, not the initial premium</w:t>
            </w:r>
          </w:p>
          <w:p w14:paraId="007E8569" w14:textId="77777777" w:rsidR="00367DE7" w:rsidRPr="00072586" w:rsidRDefault="00367DE7" w:rsidP="00367DE7">
            <w:pPr>
              <w:rPr>
                <w:rFonts w:asciiTheme="minorHAnsi" w:hAnsiTheme="minorHAnsi" w:cstheme="minorHAnsi"/>
                <w:color w:val="000000"/>
                <w:sz w:val="20"/>
                <w:szCs w:val="20"/>
              </w:rPr>
            </w:pPr>
          </w:p>
          <w:tbl>
            <w:tblPr>
              <w:tblW w:w="70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Change w:id="60" w:author="Gannon, Hugh (Allianz Global Life)" w:date="2026-06-29T15:59:00Z" w16du:dateUtc="2026-06-29T14:59:00Z">
                <w:tblPr>
                  <w:tblW w:w="4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PrChange>
            </w:tblPr>
            <w:tblGrid>
              <w:gridCol w:w="4744"/>
              <w:gridCol w:w="2300"/>
              <w:tblGridChange w:id="61">
                <w:tblGrid>
                  <w:gridCol w:w="4744"/>
                  <w:gridCol w:w="2300"/>
                </w:tblGrid>
              </w:tblGridChange>
            </w:tblGrid>
            <w:tr w:rsidR="00E10160" w:rsidRPr="00072586" w14:paraId="54187C22" w14:textId="77777777" w:rsidTr="00D45682">
              <w:trPr>
                <w:trHeight w:val="255"/>
                <w:trPrChange w:id="62" w:author="Gannon, Hugh (Allianz Global Life)" w:date="2026-06-29T15:59:00Z" w16du:dateUtc="2026-06-29T14:59:00Z">
                  <w:trPr>
                    <w:trHeight w:val="255"/>
                  </w:trPr>
                </w:trPrChange>
              </w:trPr>
              <w:tc>
                <w:tcPr>
                  <w:tcW w:w="4744" w:type="dxa"/>
                  <w:noWrap/>
                  <w:tcMar>
                    <w:top w:w="15" w:type="dxa"/>
                    <w:left w:w="15" w:type="dxa"/>
                    <w:bottom w:w="0" w:type="dxa"/>
                    <w:right w:w="15" w:type="dxa"/>
                  </w:tcMar>
                  <w:vAlign w:val="bottom"/>
                  <w:hideMark/>
                  <w:tcPrChange w:id="63" w:author="Gannon, Hugh (Allianz Global Life)" w:date="2026-06-29T15:59:00Z" w16du:dateUtc="2026-06-29T14:59:00Z">
                    <w:tcPr>
                      <w:tcW w:w="2180" w:type="dxa"/>
                      <w:noWrap/>
                      <w:tcMar>
                        <w:top w:w="15" w:type="dxa"/>
                        <w:left w:w="15" w:type="dxa"/>
                        <w:bottom w:w="0" w:type="dxa"/>
                        <w:right w:w="15" w:type="dxa"/>
                      </w:tcMar>
                      <w:vAlign w:val="bottom"/>
                      <w:hideMark/>
                    </w:tcPr>
                  </w:tcPrChange>
                </w:tcPr>
                <w:p w14:paraId="776CAA8C" w14:textId="77777777" w:rsidR="00E10160" w:rsidRPr="00072586" w:rsidRDefault="00E10160" w:rsidP="00E10160">
                  <w:pPr>
                    <w:jc w:val="center"/>
                    <w:rPr>
                      <w:rFonts w:asciiTheme="minorHAnsi" w:hAnsiTheme="minorHAnsi" w:cstheme="minorHAnsi"/>
                      <w:b/>
                      <w:bCs/>
                      <w:color w:val="000000"/>
                      <w:sz w:val="20"/>
                      <w:szCs w:val="20"/>
                    </w:rPr>
                  </w:pPr>
                  <w:r w:rsidRPr="00072586">
                    <w:rPr>
                      <w:rFonts w:asciiTheme="minorHAnsi" w:hAnsiTheme="minorHAnsi" w:cstheme="minorHAnsi"/>
                      <w:b/>
                      <w:bCs/>
                      <w:color w:val="000000"/>
                      <w:sz w:val="20"/>
                      <w:szCs w:val="20"/>
                    </w:rPr>
                    <w:t>Product Code</w:t>
                  </w:r>
                </w:p>
              </w:tc>
              <w:tc>
                <w:tcPr>
                  <w:tcW w:w="2300" w:type="dxa"/>
                  <w:noWrap/>
                  <w:tcMar>
                    <w:top w:w="15" w:type="dxa"/>
                    <w:left w:w="15" w:type="dxa"/>
                    <w:bottom w:w="0" w:type="dxa"/>
                    <w:right w:w="15" w:type="dxa"/>
                  </w:tcMar>
                  <w:vAlign w:val="bottom"/>
                  <w:hideMark/>
                  <w:tcPrChange w:id="64" w:author="Gannon, Hugh (Allianz Global Life)" w:date="2026-06-29T15:59:00Z" w16du:dateUtc="2026-06-29T14:59:00Z">
                    <w:tcPr>
                      <w:tcW w:w="2300" w:type="dxa"/>
                      <w:noWrap/>
                      <w:tcMar>
                        <w:top w:w="15" w:type="dxa"/>
                        <w:left w:w="15" w:type="dxa"/>
                        <w:bottom w:w="0" w:type="dxa"/>
                        <w:right w:w="15" w:type="dxa"/>
                      </w:tcMar>
                      <w:vAlign w:val="bottom"/>
                      <w:hideMark/>
                    </w:tcPr>
                  </w:tcPrChange>
                </w:tcPr>
                <w:p w14:paraId="1ED7B3C6" w14:textId="77777777" w:rsidR="00E10160" w:rsidRPr="00072586" w:rsidRDefault="00E10160" w:rsidP="00E10160">
                  <w:pPr>
                    <w:jc w:val="center"/>
                    <w:rPr>
                      <w:rFonts w:asciiTheme="minorHAnsi" w:hAnsiTheme="minorHAnsi" w:cstheme="minorHAnsi"/>
                      <w:b/>
                      <w:bCs/>
                      <w:color w:val="000000"/>
                      <w:sz w:val="20"/>
                      <w:szCs w:val="20"/>
                    </w:rPr>
                  </w:pPr>
                  <w:r w:rsidRPr="00072586">
                    <w:rPr>
                      <w:rFonts w:asciiTheme="minorHAnsi" w:hAnsiTheme="minorHAnsi" w:cstheme="minorHAnsi"/>
                      <w:b/>
                      <w:bCs/>
                      <w:color w:val="000000"/>
                      <w:sz w:val="20"/>
                      <w:szCs w:val="20"/>
                    </w:rPr>
                    <w:t>Surrender Penalty</w:t>
                  </w:r>
                </w:p>
              </w:tc>
            </w:tr>
            <w:tr w:rsidR="00E10160" w:rsidRPr="00072586" w14:paraId="0ED35670" w14:textId="77777777" w:rsidTr="00D45682">
              <w:trPr>
                <w:trHeight w:val="255"/>
                <w:trPrChange w:id="65" w:author="Gannon, Hugh (Allianz Global Life)" w:date="2026-06-29T15:59:00Z" w16du:dateUtc="2026-06-29T14:59:00Z">
                  <w:trPr>
                    <w:trHeight w:val="255"/>
                  </w:trPr>
                </w:trPrChange>
              </w:trPr>
              <w:tc>
                <w:tcPr>
                  <w:tcW w:w="0" w:type="auto"/>
                  <w:noWrap/>
                  <w:tcMar>
                    <w:top w:w="15" w:type="dxa"/>
                    <w:left w:w="15" w:type="dxa"/>
                    <w:bottom w:w="0" w:type="dxa"/>
                    <w:right w:w="15" w:type="dxa"/>
                  </w:tcMar>
                  <w:vAlign w:val="bottom"/>
                  <w:hideMark/>
                  <w:tcPrChange w:id="66" w:author="Gannon, Hugh (Allianz Global Life)" w:date="2026-06-29T15:59:00Z" w16du:dateUtc="2026-06-29T14:59:00Z">
                    <w:tcPr>
                      <w:tcW w:w="0" w:type="auto"/>
                      <w:noWrap/>
                      <w:tcMar>
                        <w:top w:w="15" w:type="dxa"/>
                        <w:left w:w="15" w:type="dxa"/>
                        <w:bottom w:w="0" w:type="dxa"/>
                        <w:right w:w="15" w:type="dxa"/>
                      </w:tcMar>
                      <w:vAlign w:val="bottom"/>
                      <w:hideMark/>
                    </w:tcPr>
                  </w:tcPrChange>
                </w:tcPr>
                <w:p w14:paraId="4A5F0FF3" w14:textId="44A5CF9E" w:rsidR="00E10160" w:rsidRPr="00072586" w:rsidRDefault="00C30057" w:rsidP="00E10160">
                  <w:pPr>
                    <w:jc w:val="center"/>
                    <w:rPr>
                      <w:rFonts w:asciiTheme="minorHAnsi" w:hAnsiTheme="minorHAnsi" w:cstheme="minorHAnsi"/>
                      <w:color w:val="000000"/>
                      <w:sz w:val="20"/>
                      <w:szCs w:val="20"/>
                    </w:rPr>
                  </w:pPr>
                  <w:ins w:id="67" w:author="Gannon, Hugh (Allianz Global Life)" w:date="2026-06-29T15:40:00Z" w16du:dateUtc="2026-06-29T14:40:00Z">
                    <w:r w:rsidRPr="00C30057">
                      <w:rPr>
                        <w:rFonts w:asciiTheme="minorHAnsi" w:hAnsiTheme="minorHAnsi" w:cstheme="minorHAnsi"/>
                        <w:color w:val="000000"/>
                        <w:sz w:val="20"/>
                        <w:szCs w:val="20"/>
                      </w:rPr>
                      <w:t>A1, B1, C1, D1, E1</w:t>
                    </w:r>
                  </w:ins>
                  <w:del w:id="68" w:author="Gannon, Hugh (Allianz Global Life)" w:date="2026-06-29T15:40:00Z" w16du:dateUtc="2026-06-29T14:40:00Z">
                    <w:r w:rsidR="00E10160" w:rsidRPr="00072586" w:rsidDel="00C30057">
                      <w:rPr>
                        <w:rFonts w:asciiTheme="minorHAnsi" w:hAnsiTheme="minorHAnsi" w:cstheme="minorHAnsi"/>
                        <w:color w:val="000000"/>
                        <w:sz w:val="20"/>
                        <w:szCs w:val="20"/>
                      </w:rPr>
                      <w:delText>A1, B1, C1, D1, F1</w:delText>
                    </w:r>
                  </w:del>
                </w:p>
              </w:tc>
              <w:tc>
                <w:tcPr>
                  <w:tcW w:w="0" w:type="auto"/>
                  <w:noWrap/>
                  <w:tcMar>
                    <w:top w:w="15" w:type="dxa"/>
                    <w:left w:w="15" w:type="dxa"/>
                    <w:bottom w:w="0" w:type="dxa"/>
                    <w:right w:w="15" w:type="dxa"/>
                  </w:tcMar>
                  <w:vAlign w:val="bottom"/>
                  <w:hideMark/>
                  <w:tcPrChange w:id="69" w:author="Gannon, Hugh (Allianz Global Life)" w:date="2026-06-29T15:59:00Z" w16du:dateUtc="2026-06-29T14:59:00Z">
                    <w:tcPr>
                      <w:tcW w:w="0" w:type="auto"/>
                      <w:noWrap/>
                      <w:tcMar>
                        <w:top w:w="15" w:type="dxa"/>
                        <w:left w:w="15" w:type="dxa"/>
                        <w:bottom w:w="0" w:type="dxa"/>
                        <w:right w:w="15" w:type="dxa"/>
                      </w:tcMar>
                      <w:vAlign w:val="bottom"/>
                      <w:hideMark/>
                    </w:tcPr>
                  </w:tcPrChange>
                </w:tcPr>
                <w:p w14:paraId="3BF3B0D3" w14:textId="77777777" w:rsidR="00E10160" w:rsidRPr="00072586" w:rsidRDefault="00E10160" w:rsidP="00E10160">
                  <w:pPr>
                    <w:jc w:val="center"/>
                    <w:rPr>
                      <w:rFonts w:asciiTheme="minorHAnsi" w:hAnsiTheme="minorHAnsi" w:cstheme="minorHAnsi"/>
                      <w:color w:val="000000"/>
                      <w:sz w:val="20"/>
                      <w:szCs w:val="20"/>
                    </w:rPr>
                  </w:pPr>
                  <w:r w:rsidRPr="00072586">
                    <w:rPr>
                      <w:rFonts w:asciiTheme="minorHAnsi" w:hAnsiTheme="minorHAnsi" w:cstheme="minorHAnsi"/>
                      <w:color w:val="000000"/>
                      <w:sz w:val="20"/>
                      <w:szCs w:val="20"/>
                    </w:rPr>
                    <w:t>N/A</w:t>
                  </w:r>
                </w:p>
              </w:tc>
            </w:tr>
            <w:tr w:rsidR="00E10160" w:rsidRPr="00072586" w14:paraId="36F33532" w14:textId="77777777" w:rsidTr="00D45682">
              <w:trPr>
                <w:trHeight w:val="1020"/>
                <w:trPrChange w:id="70" w:author="Gannon, Hugh (Allianz Global Life)" w:date="2026-06-29T15:59:00Z" w16du:dateUtc="2026-06-29T14:59:00Z">
                  <w:trPr>
                    <w:trHeight w:val="1020"/>
                  </w:trPr>
                </w:trPrChange>
              </w:trPr>
              <w:tc>
                <w:tcPr>
                  <w:tcW w:w="0" w:type="auto"/>
                  <w:noWrap/>
                  <w:tcMar>
                    <w:top w:w="15" w:type="dxa"/>
                    <w:left w:w="15" w:type="dxa"/>
                    <w:bottom w:w="0" w:type="dxa"/>
                    <w:right w:w="15" w:type="dxa"/>
                  </w:tcMar>
                  <w:vAlign w:val="center"/>
                  <w:hideMark/>
                  <w:tcPrChange w:id="71" w:author="Gannon, Hugh (Allianz Global Life)" w:date="2026-06-29T15:59:00Z" w16du:dateUtc="2026-06-29T14:59:00Z">
                    <w:tcPr>
                      <w:tcW w:w="0" w:type="auto"/>
                      <w:noWrap/>
                      <w:tcMar>
                        <w:top w:w="15" w:type="dxa"/>
                        <w:left w:w="15" w:type="dxa"/>
                        <w:bottom w:w="0" w:type="dxa"/>
                        <w:right w:w="15" w:type="dxa"/>
                      </w:tcMar>
                      <w:vAlign w:val="center"/>
                      <w:hideMark/>
                    </w:tcPr>
                  </w:tcPrChange>
                </w:tcPr>
                <w:p w14:paraId="5CA7BA9D" w14:textId="380C6D91" w:rsidR="00E10160" w:rsidRPr="00072586" w:rsidRDefault="00C86D3E" w:rsidP="00E10160">
                  <w:pPr>
                    <w:jc w:val="center"/>
                    <w:rPr>
                      <w:rFonts w:asciiTheme="minorHAnsi" w:hAnsiTheme="minorHAnsi" w:cstheme="minorHAnsi"/>
                      <w:color w:val="000000"/>
                      <w:sz w:val="20"/>
                      <w:szCs w:val="20"/>
                    </w:rPr>
                  </w:pPr>
                  <w:ins w:id="72" w:author="Gannon, Hugh (Allianz Global Life)" w:date="2026-06-29T15:41:00Z" w16du:dateUtc="2026-06-29T14:41:00Z">
                    <w:r w:rsidRPr="00C86D3E">
                      <w:rPr>
                        <w:rFonts w:asciiTheme="minorHAnsi" w:hAnsiTheme="minorHAnsi" w:cstheme="minorHAnsi"/>
                        <w:color w:val="000000"/>
                        <w:sz w:val="20"/>
                        <w:szCs w:val="20"/>
                      </w:rPr>
                      <w:t>B2, B3, C2, C3, D2, D3, E2, E3</w:t>
                    </w:r>
                  </w:ins>
                  <w:ins w:id="73" w:author="Gannon, Hugh (Allianz Global Life)" w:date="2026-06-29T15:58:00Z" w16du:dateUtc="2026-06-29T14:58:00Z">
                    <w:r w:rsidR="001D44F0">
                      <w:rPr>
                        <w:rFonts w:asciiTheme="minorHAnsi" w:hAnsiTheme="minorHAnsi" w:cstheme="minorHAnsi"/>
                        <w:color w:val="000000"/>
                        <w:sz w:val="20"/>
                        <w:szCs w:val="20"/>
                      </w:rPr>
                      <w:t>, K1*, L1</w:t>
                    </w:r>
                    <w:r w:rsidR="00D45682">
                      <w:rPr>
                        <w:rFonts w:asciiTheme="minorHAnsi" w:hAnsiTheme="minorHAnsi" w:cstheme="minorHAnsi"/>
                        <w:color w:val="000000"/>
                        <w:sz w:val="20"/>
                        <w:szCs w:val="20"/>
                      </w:rPr>
                      <w:t>*, M1*</w:t>
                    </w:r>
                  </w:ins>
                  <w:del w:id="74" w:author="Gannon, Hugh (Allianz Global Life)" w:date="2026-06-29T15:41:00Z" w16du:dateUtc="2026-06-29T14:41:00Z">
                    <w:r w:rsidR="00E10160" w:rsidRPr="00072586" w:rsidDel="00C86D3E">
                      <w:rPr>
                        <w:rFonts w:asciiTheme="minorHAnsi" w:hAnsiTheme="minorHAnsi" w:cstheme="minorHAnsi"/>
                        <w:color w:val="000000"/>
                        <w:sz w:val="20"/>
                        <w:szCs w:val="20"/>
                      </w:rPr>
                      <w:delText>A2, B2, C2, F2</w:delText>
                    </w:r>
                  </w:del>
                </w:p>
              </w:tc>
              <w:tc>
                <w:tcPr>
                  <w:tcW w:w="2300" w:type="dxa"/>
                  <w:tcMar>
                    <w:top w:w="15" w:type="dxa"/>
                    <w:left w:w="15" w:type="dxa"/>
                    <w:bottom w:w="0" w:type="dxa"/>
                    <w:right w:w="15" w:type="dxa"/>
                  </w:tcMar>
                  <w:vAlign w:val="bottom"/>
                  <w:hideMark/>
                  <w:tcPrChange w:id="75" w:author="Gannon, Hugh (Allianz Global Life)" w:date="2026-06-29T15:59:00Z" w16du:dateUtc="2026-06-29T14:59:00Z">
                    <w:tcPr>
                      <w:tcW w:w="2300" w:type="dxa"/>
                      <w:tcMar>
                        <w:top w:w="15" w:type="dxa"/>
                        <w:left w:w="15" w:type="dxa"/>
                        <w:bottom w:w="0" w:type="dxa"/>
                        <w:right w:w="15" w:type="dxa"/>
                      </w:tcMar>
                      <w:vAlign w:val="bottom"/>
                      <w:hideMark/>
                    </w:tcPr>
                  </w:tcPrChange>
                </w:tcPr>
                <w:p w14:paraId="29AEEE28" w14:textId="51414A5F" w:rsidR="00E10160" w:rsidRPr="00072586" w:rsidRDefault="00E10160" w:rsidP="00E10160">
                  <w:pPr>
                    <w:jc w:val="center"/>
                    <w:rPr>
                      <w:rFonts w:asciiTheme="minorHAnsi" w:hAnsiTheme="minorHAnsi" w:cstheme="minorHAnsi"/>
                      <w:color w:val="000000"/>
                      <w:sz w:val="20"/>
                      <w:szCs w:val="20"/>
                    </w:rPr>
                  </w:pPr>
                  <w:r w:rsidRPr="00072586">
                    <w:rPr>
                      <w:rFonts w:asciiTheme="minorHAnsi" w:hAnsiTheme="minorHAnsi" w:cstheme="minorHAnsi"/>
                      <w:color w:val="000000"/>
                      <w:sz w:val="20"/>
                      <w:szCs w:val="20"/>
                    </w:rPr>
                    <w:t xml:space="preserve">Year 1: </w:t>
                  </w:r>
                  <w:ins w:id="76" w:author="Gannon, Hugh (Allianz Global Life)" w:date="2026-06-29T15:41:00Z" w16du:dateUtc="2026-06-29T14:41:00Z">
                    <w:r w:rsidR="00C86D3E">
                      <w:rPr>
                        <w:rFonts w:asciiTheme="minorHAnsi" w:hAnsiTheme="minorHAnsi" w:cstheme="minorHAnsi"/>
                        <w:color w:val="000000"/>
                        <w:sz w:val="20"/>
                        <w:szCs w:val="20"/>
                      </w:rPr>
                      <w:t>3</w:t>
                    </w:r>
                  </w:ins>
                  <w:del w:id="77" w:author="Gannon, Hugh (Allianz Global Life)" w:date="2026-06-29T15:41:00Z" w16du:dateUtc="2026-06-29T14:41:00Z">
                    <w:r w:rsidRPr="00072586" w:rsidDel="00C86D3E">
                      <w:rPr>
                        <w:rFonts w:asciiTheme="minorHAnsi" w:hAnsiTheme="minorHAnsi" w:cstheme="minorHAnsi"/>
                        <w:color w:val="000000"/>
                        <w:sz w:val="20"/>
                        <w:szCs w:val="20"/>
                      </w:rPr>
                      <w:delText>2</w:delText>
                    </w:r>
                  </w:del>
                  <w:r w:rsidRPr="00072586">
                    <w:rPr>
                      <w:rFonts w:asciiTheme="minorHAnsi" w:hAnsiTheme="minorHAnsi" w:cstheme="minorHAnsi"/>
                      <w:color w:val="000000"/>
                      <w:sz w:val="20"/>
                      <w:szCs w:val="20"/>
                    </w:rPr>
                    <w:t>%</w:t>
                  </w:r>
                  <w:r w:rsidRPr="00072586">
                    <w:rPr>
                      <w:rFonts w:asciiTheme="minorHAnsi" w:hAnsiTheme="minorHAnsi" w:cstheme="minorHAnsi"/>
                      <w:color w:val="000000"/>
                      <w:sz w:val="20"/>
                      <w:szCs w:val="20"/>
                    </w:rPr>
                    <w:br/>
                    <w:t xml:space="preserve">Year 2: </w:t>
                  </w:r>
                  <w:ins w:id="78" w:author="Gannon, Hugh (Allianz Global Life)" w:date="2026-06-29T15:41:00Z" w16du:dateUtc="2026-06-29T14:41:00Z">
                    <w:r w:rsidR="00C86D3E">
                      <w:rPr>
                        <w:rFonts w:asciiTheme="minorHAnsi" w:hAnsiTheme="minorHAnsi" w:cstheme="minorHAnsi"/>
                        <w:color w:val="000000"/>
                        <w:sz w:val="20"/>
                        <w:szCs w:val="20"/>
                      </w:rPr>
                      <w:t>2</w:t>
                    </w:r>
                  </w:ins>
                  <w:del w:id="79" w:author="Gannon, Hugh (Allianz Global Life)" w:date="2026-06-29T15:41:00Z" w16du:dateUtc="2026-06-29T14:41:00Z">
                    <w:r w:rsidRPr="00072586" w:rsidDel="00C86D3E">
                      <w:rPr>
                        <w:rFonts w:asciiTheme="minorHAnsi" w:hAnsiTheme="minorHAnsi" w:cstheme="minorHAnsi"/>
                        <w:color w:val="000000"/>
                        <w:sz w:val="20"/>
                        <w:szCs w:val="20"/>
                      </w:rPr>
                      <w:delText>1</w:delText>
                    </w:r>
                  </w:del>
                  <w:r w:rsidRPr="00072586">
                    <w:rPr>
                      <w:rFonts w:asciiTheme="minorHAnsi" w:hAnsiTheme="minorHAnsi" w:cstheme="minorHAnsi"/>
                      <w:color w:val="000000"/>
                      <w:sz w:val="20"/>
                      <w:szCs w:val="20"/>
                    </w:rPr>
                    <w:t>%</w:t>
                  </w:r>
                  <w:r w:rsidRPr="00072586">
                    <w:rPr>
                      <w:rFonts w:asciiTheme="minorHAnsi" w:hAnsiTheme="minorHAnsi" w:cstheme="minorHAnsi"/>
                      <w:color w:val="000000"/>
                      <w:sz w:val="20"/>
                      <w:szCs w:val="20"/>
                    </w:rPr>
                    <w:br/>
                    <w:t>Year 3: 1%</w:t>
                  </w:r>
                  <w:r w:rsidRPr="00072586">
                    <w:rPr>
                      <w:rFonts w:asciiTheme="minorHAnsi" w:hAnsiTheme="minorHAnsi" w:cstheme="minorHAnsi"/>
                      <w:color w:val="000000"/>
                      <w:sz w:val="20"/>
                      <w:szCs w:val="20"/>
                    </w:rPr>
                    <w:br/>
                    <w:t>Year 4+: 0%</w:t>
                  </w:r>
                </w:p>
              </w:tc>
            </w:tr>
            <w:tr w:rsidR="00E10160" w:rsidRPr="00072586" w14:paraId="364BB754" w14:textId="77777777" w:rsidTr="00D45682">
              <w:trPr>
                <w:trHeight w:val="1530"/>
                <w:trPrChange w:id="80" w:author="Gannon, Hugh (Allianz Global Life)" w:date="2026-06-29T15:59:00Z" w16du:dateUtc="2026-06-29T14:59:00Z">
                  <w:trPr>
                    <w:trHeight w:val="1530"/>
                  </w:trPr>
                </w:trPrChange>
              </w:trPr>
              <w:tc>
                <w:tcPr>
                  <w:tcW w:w="0" w:type="auto"/>
                  <w:noWrap/>
                  <w:tcMar>
                    <w:top w:w="15" w:type="dxa"/>
                    <w:left w:w="15" w:type="dxa"/>
                    <w:bottom w:w="0" w:type="dxa"/>
                    <w:right w:w="15" w:type="dxa"/>
                  </w:tcMar>
                  <w:vAlign w:val="center"/>
                  <w:hideMark/>
                  <w:tcPrChange w:id="81" w:author="Gannon, Hugh (Allianz Global Life)" w:date="2026-06-29T15:59:00Z" w16du:dateUtc="2026-06-29T14:59:00Z">
                    <w:tcPr>
                      <w:tcW w:w="0" w:type="auto"/>
                      <w:noWrap/>
                      <w:tcMar>
                        <w:top w:w="15" w:type="dxa"/>
                        <w:left w:w="15" w:type="dxa"/>
                        <w:bottom w:w="0" w:type="dxa"/>
                        <w:right w:w="15" w:type="dxa"/>
                      </w:tcMar>
                      <w:vAlign w:val="center"/>
                      <w:hideMark/>
                    </w:tcPr>
                  </w:tcPrChange>
                </w:tcPr>
                <w:p w14:paraId="2B4C8FA3" w14:textId="0066F005" w:rsidR="00E10160" w:rsidRPr="00072586" w:rsidRDefault="00A90B78" w:rsidP="00E10160">
                  <w:pPr>
                    <w:jc w:val="center"/>
                    <w:rPr>
                      <w:rFonts w:asciiTheme="minorHAnsi" w:hAnsiTheme="minorHAnsi" w:cstheme="minorHAnsi"/>
                      <w:color w:val="000000"/>
                      <w:sz w:val="20"/>
                      <w:szCs w:val="20"/>
                    </w:rPr>
                  </w:pPr>
                  <w:ins w:id="82" w:author="Gannon, Hugh (Allianz Global Life)" w:date="2026-06-29T15:41:00Z" w16du:dateUtc="2026-06-29T14:41:00Z">
                    <w:r w:rsidRPr="00A90B78">
                      <w:rPr>
                        <w:rFonts w:asciiTheme="minorHAnsi" w:hAnsiTheme="minorHAnsi" w:cstheme="minorHAnsi"/>
                        <w:color w:val="000000"/>
                        <w:sz w:val="20"/>
                        <w:szCs w:val="20"/>
                      </w:rPr>
                      <w:lastRenderedPageBreak/>
                      <w:t>C4, C5, D4, D5, D6, E4, E5, E6</w:t>
                    </w:r>
                  </w:ins>
                  <w:ins w:id="83" w:author="Gannon, Hugh (Allianz Global Life)" w:date="2026-06-29T15:58:00Z" w16du:dateUtc="2026-06-29T14:58:00Z">
                    <w:r w:rsidR="00D45682">
                      <w:rPr>
                        <w:rFonts w:asciiTheme="minorHAnsi" w:hAnsiTheme="minorHAnsi" w:cstheme="minorHAnsi"/>
                        <w:color w:val="000000"/>
                        <w:sz w:val="20"/>
                        <w:szCs w:val="20"/>
                      </w:rPr>
                      <w:t>, K</w:t>
                    </w:r>
                  </w:ins>
                  <w:ins w:id="84" w:author="Gannon, Hugh (Allianz Global Life)" w:date="2026-06-29T15:59:00Z" w16du:dateUtc="2026-06-29T14:59:00Z">
                    <w:r w:rsidR="00D45682">
                      <w:rPr>
                        <w:rFonts w:asciiTheme="minorHAnsi" w:hAnsiTheme="minorHAnsi" w:cstheme="minorHAnsi"/>
                        <w:color w:val="000000"/>
                        <w:sz w:val="20"/>
                        <w:szCs w:val="20"/>
                      </w:rPr>
                      <w:t>2</w:t>
                    </w:r>
                  </w:ins>
                  <w:ins w:id="85" w:author="Gannon, Hugh (Allianz Global Life)" w:date="2026-06-29T15:58:00Z" w16du:dateUtc="2026-06-29T14:58:00Z">
                    <w:r w:rsidR="00D45682">
                      <w:rPr>
                        <w:rFonts w:asciiTheme="minorHAnsi" w:hAnsiTheme="minorHAnsi" w:cstheme="minorHAnsi"/>
                        <w:color w:val="000000"/>
                        <w:sz w:val="20"/>
                        <w:szCs w:val="20"/>
                      </w:rPr>
                      <w:t>*, L</w:t>
                    </w:r>
                  </w:ins>
                  <w:ins w:id="86" w:author="Gannon, Hugh (Allianz Global Life)" w:date="2026-06-29T15:59:00Z" w16du:dateUtc="2026-06-29T14:59:00Z">
                    <w:r w:rsidR="00D45682">
                      <w:rPr>
                        <w:rFonts w:asciiTheme="minorHAnsi" w:hAnsiTheme="minorHAnsi" w:cstheme="minorHAnsi"/>
                        <w:color w:val="000000"/>
                        <w:sz w:val="20"/>
                        <w:szCs w:val="20"/>
                      </w:rPr>
                      <w:t>2</w:t>
                    </w:r>
                  </w:ins>
                  <w:ins w:id="87" w:author="Gannon, Hugh (Allianz Global Life)" w:date="2026-06-29T15:58:00Z" w16du:dateUtc="2026-06-29T14:58:00Z">
                    <w:r w:rsidR="00D45682">
                      <w:rPr>
                        <w:rFonts w:asciiTheme="minorHAnsi" w:hAnsiTheme="minorHAnsi" w:cstheme="minorHAnsi"/>
                        <w:color w:val="000000"/>
                        <w:sz w:val="20"/>
                        <w:szCs w:val="20"/>
                      </w:rPr>
                      <w:t>*, M</w:t>
                    </w:r>
                  </w:ins>
                  <w:ins w:id="88" w:author="Gannon, Hugh (Allianz Global Life)" w:date="2026-06-29T15:59:00Z" w16du:dateUtc="2026-06-29T14:59:00Z">
                    <w:r w:rsidR="00D45682">
                      <w:rPr>
                        <w:rFonts w:asciiTheme="minorHAnsi" w:hAnsiTheme="minorHAnsi" w:cstheme="minorHAnsi"/>
                        <w:color w:val="000000"/>
                        <w:sz w:val="20"/>
                        <w:szCs w:val="20"/>
                      </w:rPr>
                      <w:t>2</w:t>
                    </w:r>
                  </w:ins>
                  <w:ins w:id="89" w:author="Gannon, Hugh (Allianz Global Life)" w:date="2026-06-29T15:58:00Z" w16du:dateUtc="2026-06-29T14:58:00Z">
                    <w:r w:rsidR="00D45682">
                      <w:rPr>
                        <w:rFonts w:asciiTheme="minorHAnsi" w:hAnsiTheme="minorHAnsi" w:cstheme="minorHAnsi"/>
                        <w:color w:val="000000"/>
                        <w:sz w:val="20"/>
                        <w:szCs w:val="20"/>
                      </w:rPr>
                      <w:t>*</w:t>
                    </w:r>
                  </w:ins>
                  <w:del w:id="90" w:author="Gannon, Hugh (Allianz Global Life)" w:date="2026-06-29T15:41:00Z" w16du:dateUtc="2026-06-29T14:41:00Z">
                    <w:r w:rsidR="00E10160" w:rsidRPr="00072586" w:rsidDel="00A90B78">
                      <w:rPr>
                        <w:rFonts w:asciiTheme="minorHAnsi" w:hAnsiTheme="minorHAnsi" w:cstheme="minorHAnsi"/>
                        <w:color w:val="000000"/>
                        <w:sz w:val="20"/>
                        <w:szCs w:val="20"/>
                      </w:rPr>
                      <w:delText>A3, B3, C3, F3</w:delText>
                    </w:r>
                  </w:del>
                </w:p>
              </w:tc>
              <w:tc>
                <w:tcPr>
                  <w:tcW w:w="2300" w:type="dxa"/>
                  <w:tcMar>
                    <w:top w:w="15" w:type="dxa"/>
                    <w:left w:w="15" w:type="dxa"/>
                    <w:bottom w:w="0" w:type="dxa"/>
                    <w:right w:w="15" w:type="dxa"/>
                  </w:tcMar>
                  <w:vAlign w:val="bottom"/>
                  <w:hideMark/>
                  <w:tcPrChange w:id="91" w:author="Gannon, Hugh (Allianz Global Life)" w:date="2026-06-29T15:59:00Z" w16du:dateUtc="2026-06-29T14:59:00Z">
                    <w:tcPr>
                      <w:tcW w:w="2300" w:type="dxa"/>
                      <w:tcMar>
                        <w:top w:w="15" w:type="dxa"/>
                        <w:left w:w="15" w:type="dxa"/>
                        <w:bottom w:w="0" w:type="dxa"/>
                        <w:right w:w="15" w:type="dxa"/>
                      </w:tcMar>
                      <w:vAlign w:val="bottom"/>
                      <w:hideMark/>
                    </w:tcPr>
                  </w:tcPrChange>
                </w:tcPr>
                <w:p w14:paraId="332F3D34" w14:textId="56024BFF" w:rsidR="00E10160" w:rsidRPr="00072586" w:rsidRDefault="00E10160" w:rsidP="00E10160">
                  <w:pPr>
                    <w:jc w:val="center"/>
                    <w:rPr>
                      <w:rFonts w:asciiTheme="minorHAnsi" w:hAnsiTheme="minorHAnsi" w:cstheme="minorHAnsi"/>
                      <w:color w:val="000000"/>
                      <w:sz w:val="20"/>
                      <w:szCs w:val="20"/>
                    </w:rPr>
                  </w:pPr>
                  <w:r w:rsidRPr="00072586">
                    <w:rPr>
                      <w:rFonts w:asciiTheme="minorHAnsi" w:hAnsiTheme="minorHAnsi" w:cstheme="minorHAnsi"/>
                      <w:color w:val="000000"/>
                      <w:sz w:val="20"/>
                      <w:szCs w:val="20"/>
                    </w:rPr>
                    <w:t xml:space="preserve">Year 1: </w:t>
                  </w:r>
                  <w:ins w:id="92" w:author="Gannon, Hugh (Allianz Global Life)" w:date="2026-06-29T15:41:00Z" w16du:dateUtc="2026-06-29T14:41:00Z">
                    <w:r w:rsidR="00A90B78">
                      <w:rPr>
                        <w:rFonts w:asciiTheme="minorHAnsi" w:hAnsiTheme="minorHAnsi" w:cstheme="minorHAnsi"/>
                        <w:color w:val="000000"/>
                        <w:sz w:val="20"/>
                        <w:szCs w:val="20"/>
                      </w:rPr>
                      <w:t>5</w:t>
                    </w:r>
                  </w:ins>
                  <w:del w:id="93" w:author="Gannon, Hugh (Allianz Global Life)" w:date="2026-06-29T15:41:00Z" w16du:dateUtc="2026-06-29T14:41:00Z">
                    <w:r w:rsidRPr="00072586" w:rsidDel="00A90B78">
                      <w:rPr>
                        <w:rFonts w:asciiTheme="minorHAnsi" w:hAnsiTheme="minorHAnsi" w:cstheme="minorHAnsi"/>
                        <w:color w:val="000000"/>
                        <w:sz w:val="20"/>
                        <w:szCs w:val="20"/>
                      </w:rPr>
                      <w:delText>3</w:delText>
                    </w:r>
                  </w:del>
                  <w:r w:rsidRPr="00072586">
                    <w:rPr>
                      <w:rFonts w:asciiTheme="minorHAnsi" w:hAnsiTheme="minorHAnsi" w:cstheme="minorHAnsi"/>
                      <w:color w:val="000000"/>
                      <w:sz w:val="20"/>
                      <w:szCs w:val="20"/>
                    </w:rPr>
                    <w:t>%</w:t>
                  </w:r>
                  <w:r w:rsidRPr="00072586">
                    <w:rPr>
                      <w:rFonts w:asciiTheme="minorHAnsi" w:hAnsiTheme="minorHAnsi" w:cstheme="minorHAnsi"/>
                      <w:color w:val="000000"/>
                      <w:sz w:val="20"/>
                      <w:szCs w:val="20"/>
                    </w:rPr>
                    <w:br/>
                    <w:t xml:space="preserve">Year 2: </w:t>
                  </w:r>
                  <w:ins w:id="94" w:author="Gannon, Hugh (Allianz Global Life)" w:date="2026-06-29T15:41:00Z" w16du:dateUtc="2026-06-29T14:41:00Z">
                    <w:r w:rsidR="00A90B78">
                      <w:rPr>
                        <w:rFonts w:asciiTheme="minorHAnsi" w:hAnsiTheme="minorHAnsi" w:cstheme="minorHAnsi"/>
                        <w:color w:val="000000"/>
                        <w:sz w:val="20"/>
                        <w:szCs w:val="20"/>
                      </w:rPr>
                      <w:t>4</w:t>
                    </w:r>
                  </w:ins>
                  <w:del w:id="95" w:author="Gannon, Hugh (Allianz Global Life)" w:date="2026-06-29T15:41:00Z" w16du:dateUtc="2026-06-29T14:41:00Z">
                    <w:r w:rsidRPr="00072586" w:rsidDel="00A90B78">
                      <w:rPr>
                        <w:rFonts w:asciiTheme="minorHAnsi" w:hAnsiTheme="minorHAnsi" w:cstheme="minorHAnsi"/>
                        <w:color w:val="000000"/>
                        <w:sz w:val="20"/>
                        <w:szCs w:val="20"/>
                      </w:rPr>
                      <w:delText>3</w:delText>
                    </w:r>
                  </w:del>
                  <w:r w:rsidRPr="00072586">
                    <w:rPr>
                      <w:rFonts w:asciiTheme="minorHAnsi" w:hAnsiTheme="minorHAnsi" w:cstheme="minorHAnsi"/>
                      <w:color w:val="000000"/>
                      <w:sz w:val="20"/>
                      <w:szCs w:val="20"/>
                    </w:rPr>
                    <w:t>%</w:t>
                  </w:r>
                  <w:r w:rsidRPr="00072586">
                    <w:rPr>
                      <w:rFonts w:asciiTheme="minorHAnsi" w:hAnsiTheme="minorHAnsi" w:cstheme="minorHAnsi"/>
                      <w:color w:val="000000"/>
                      <w:sz w:val="20"/>
                      <w:szCs w:val="20"/>
                    </w:rPr>
                    <w:br/>
                    <w:t xml:space="preserve">Year 3: </w:t>
                  </w:r>
                  <w:ins w:id="96" w:author="Gannon, Hugh (Allianz Global Life)" w:date="2026-06-29T15:41:00Z" w16du:dateUtc="2026-06-29T14:41:00Z">
                    <w:r w:rsidR="00A90B78">
                      <w:rPr>
                        <w:rFonts w:asciiTheme="minorHAnsi" w:hAnsiTheme="minorHAnsi" w:cstheme="minorHAnsi"/>
                        <w:color w:val="000000"/>
                        <w:sz w:val="20"/>
                        <w:szCs w:val="20"/>
                      </w:rPr>
                      <w:t>3</w:t>
                    </w:r>
                  </w:ins>
                  <w:del w:id="97" w:author="Gannon, Hugh (Allianz Global Life)" w:date="2026-06-29T15:41:00Z" w16du:dateUtc="2026-06-29T14:41:00Z">
                    <w:r w:rsidRPr="00072586" w:rsidDel="00A90B78">
                      <w:rPr>
                        <w:rFonts w:asciiTheme="minorHAnsi" w:hAnsiTheme="minorHAnsi" w:cstheme="minorHAnsi"/>
                        <w:color w:val="000000"/>
                        <w:sz w:val="20"/>
                        <w:szCs w:val="20"/>
                      </w:rPr>
                      <w:delText>2</w:delText>
                    </w:r>
                  </w:del>
                  <w:r w:rsidRPr="00072586">
                    <w:rPr>
                      <w:rFonts w:asciiTheme="minorHAnsi" w:hAnsiTheme="minorHAnsi" w:cstheme="minorHAnsi"/>
                      <w:color w:val="000000"/>
                      <w:sz w:val="20"/>
                      <w:szCs w:val="20"/>
                    </w:rPr>
                    <w:t>%</w:t>
                  </w:r>
                  <w:r w:rsidRPr="00072586">
                    <w:rPr>
                      <w:rFonts w:asciiTheme="minorHAnsi" w:hAnsiTheme="minorHAnsi" w:cstheme="minorHAnsi"/>
                      <w:color w:val="000000"/>
                      <w:sz w:val="20"/>
                      <w:szCs w:val="20"/>
                    </w:rPr>
                    <w:br/>
                    <w:t>Year 4: 2%</w:t>
                  </w:r>
                  <w:r w:rsidRPr="00072586">
                    <w:rPr>
                      <w:rFonts w:asciiTheme="minorHAnsi" w:hAnsiTheme="minorHAnsi" w:cstheme="minorHAnsi"/>
                      <w:color w:val="000000"/>
                      <w:sz w:val="20"/>
                      <w:szCs w:val="20"/>
                    </w:rPr>
                    <w:br/>
                    <w:t>Year 5: 1%</w:t>
                  </w:r>
                  <w:r w:rsidRPr="00072586">
                    <w:rPr>
                      <w:rFonts w:asciiTheme="minorHAnsi" w:hAnsiTheme="minorHAnsi" w:cstheme="minorHAnsi"/>
                      <w:color w:val="000000"/>
                      <w:sz w:val="20"/>
                      <w:szCs w:val="20"/>
                    </w:rPr>
                    <w:br/>
                    <w:t>Year 6+: 0%</w:t>
                  </w:r>
                </w:p>
              </w:tc>
            </w:tr>
            <w:tr w:rsidR="00E10160" w:rsidRPr="00072586" w:rsidDel="00D45682" w14:paraId="3FCF897B" w14:textId="1F572019" w:rsidTr="00D45682">
              <w:trPr>
                <w:trHeight w:val="1530"/>
                <w:del w:id="98" w:author="Gannon, Hugh (Allianz Global Life)" w:date="2026-06-29T15:59:00Z"/>
                <w:trPrChange w:id="99" w:author="Gannon, Hugh (Allianz Global Life)" w:date="2026-06-29T15:59:00Z" w16du:dateUtc="2026-06-29T14:59:00Z">
                  <w:trPr>
                    <w:trHeight w:val="1530"/>
                  </w:trPr>
                </w:trPrChange>
              </w:trPr>
              <w:tc>
                <w:tcPr>
                  <w:tcW w:w="0" w:type="auto"/>
                  <w:noWrap/>
                  <w:tcMar>
                    <w:top w:w="15" w:type="dxa"/>
                    <w:left w:w="15" w:type="dxa"/>
                    <w:bottom w:w="0" w:type="dxa"/>
                    <w:right w:w="15" w:type="dxa"/>
                  </w:tcMar>
                  <w:vAlign w:val="center"/>
                  <w:tcPrChange w:id="100" w:author="Gannon, Hugh (Allianz Global Life)" w:date="2026-06-29T15:59:00Z" w16du:dateUtc="2026-06-29T14:59:00Z">
                    <w:tcPr>
                      <w:tcW w:w="0" w:type="auto"/>
                      <w:noWrap/>
                      <w:tcMar>
                        <w:top w:w="15" w:type="dxa"/>
                        <w:left w:w="15" w:type="dxa"/>
                        <w:bottom w:w="0" w:type="dxa"/>
                        <w:right w:w="15" w:type="dxa"/>
                      </w:tcMar>
                      <w:vAlign w:val="center"/>
                    </w:tcPr>
                  </w:tcPrChange>
                </w:tcPr>
                <w:p w14:paraId="11C4D747" w14:textId="00B944BD" w:rsidR="00E10160" w:rsidRPr="00072586" w:rsidDel="00D45682" w:rsidRDefault="00E10160" w:rsidP="00E10160">
                  <w:pPr>
                    <w:jc w:val="center"/>
                    <w:rPr>
                      <w:del w:id="101" w:author="Gannon, Hugh (Allianz Global Life)" w:date="2026-06-29T15:59:00Z" w16du:dateUtc="2026-06-29T14:59:00Z"/>
                      <w:rFonts w:asciiTheme="minorHAnsi" w:hAnsiTheme="minorHAnsi" w:cstheme="minorHAnsi"/>
                      <w:color w:val="000000"/>
                      <w:sz w:val="20"/>
                      <w:szCs w:val="20"/>
                    </w:rPr>
                  </w:pPr>
                  <w:del w:id="102" w:author="Gannon, Hugh (Allianz Global Life)" w:date="2026-06-29T15:59:00Z" w16du:dateUtc="2026-06-29T14:59:00Z">
                    <w:r w:rsidRPr="00072586" w:rsidDel="00D45682">
                      <w:rPr>
                        <w:rFonts w:asciiTheme="minorHAnsi" w:hAnsiTheme="minorHAnsi" w:cstheme="minorHAnsi"/>
                        <w:color w:val="000000"/>
                        <w:sz w:val="20"/>
                        <w:szCs w:val="20"/>
                      </w:rPr>
                      <w:delText>A4, B4, F4</w:delText>
                    </w:r>
                  </w:del>
                </w:p>
              </w:tc>
              <w:tc>
                <w:tcPr>
                  <w:tcW w:w="2300" w:type="dxa"/>
                  <w:tcMar>
                    <w:top w:w="15" w:type="dxa"/>
                    <w:left w:w="15" w:type="dxa"/>
                    <w:bottom w:w="0" w:type="dxa"/>
                    <w:right w:w="15" w:type="dxa"/>
                  </w:tcMar>
                  <w:vAlign w:val="bottom"/>
                  <w:tcPrChange w:id="103" w:author="Gannon, Hugh (Allianz Global Life)" w:date="2026-06-29T15:59:00Z" w16du:dateUtc="2026-06-29T14:59:00Z">
                    <w:tcPr>
                      <w:tcW w:w="2300" w:type="dxa"/>
                      <w:tcMar>
                        <w:top w:w="15" w:type="dxa"/>
                        <w:left w:w="15" w:type="dxa"/>
                        <w:bottom w:w="0" w:type="dxa"/>
                        <w:right w:w="15" w:type="dxa"/>
                      </w:tcMar>
                      <w:vAlign w:val="bottom"/>
                    </w:tcPr>
                  </w:tcPrChange>
                </w:tcPr>
                <w:p w14:paraId="47837664" w14:textId="26003173" w:rsidR="00E10160" w:rsidRPr="00072586" w:rsidDel="00D45682" w:rsidRDefault="00E10160" w:rsidP="00E10160">
                  <w:pPr>
                    <w:jc w:val="center"/>
                    <w:rPr>
                      <w:del w:id="104" w:author="Gannon, Hugh (Allianz Global Life)" w:date="2026-06-29T15:59:00Z" w16du:dateUtc="2026-06-29T14:59:00Z"/>
                      <w:rFonts w:asciiTheme="minorHAnsi" w:hAnsiTheme="minorHAnsi" w:cstheme="minorHAnsi"/>
                      <w:color w:val="000000"/>
                      <w:sz w:val="20"/>
                      <w:szCs w:val="20"/>
                    </w:rPr>
                  </w:pPr>
                  <w:del w:id="105" w:author="Gannon, Hugh (Allianz Global Life)" w:date="2026-06-29T15:59:00Z" w16du:dateUtc="2026-06-29T14:59:00Z">
                    <w:r w:rsidRPr="00072586" w:rsidDel="00D45682">
                      <w:rPr>
                        <w:rFonts w:asciiTheme="minorHAnsi" w:hAnsiTheme="minorHAnsi" w:cstheme="minorHAnsi"/>
                        <w:color w:val="000000"/>
                        <w:sz w:val="20"/>
                        <w:szCs w:val="20"/>
                      </w:rPr>
                      <w:delText>Year 1: 3.00%</w:delText>
                    </w:r>
                  </w:del>
                </w:p>
                <w:p w14:paraId="1961ABA1" w14:textId="71000D0E" w:rsidR="00E10160" w:rsidRPr="00072586" w:rsidDel="00D45682" w:rsidRDefault="00E10160" w:rsidP="00E10160">
                  <w:pPr>
                    <w:jc w:val="center"/>
                    <w:rPr>
                      <w:del w:id="106" w:author="Gannon, Hugh (Allianz Global Life)" w:date="2026-06-29T15:59:00Z" w16du:dateUtc="2026-06-29T14:59:00Z"/>
                      <w:rFonts w:asciiTheme="minorHAnsi" w:hAnsiTheme="minorHAnsi" w:cstheme="minorHAnsi"/>
                      <w:color w:val="000000"/>
                      <w:sz w:val="20"/>
                      <w:szCs w:val="20"/>
                    </w:rPr>
                  </w:pPr>
                  <w:del w:id="107" w:author="Gannon, Hugh (Allianz Global Life)" w:date="2026-06-29T15:59:00Z" w16du:dateUtc="2026-06-29T14:59:00Z">
                    <w:r w:rsidRPr="00072586" w:rsidDel="00D45682">
                      <w:rPr>
                        <w:rFonts w:asciiTheme="minorHAnsi" w:hAnsiTheme="minorHAnsi" w:cstheme="minorHAnsi"/>
                        <w:color w:val="000000"/>
                        <w:sz w:val="20"/>
                        <w:szCs w:val="20"/>
                      </w:rPr>
                      <w:delText>Year 2: 3.00%</w:delText>
                    </w:r>
                  </w:del>
                </w:p>
                <w:p w14:paraId="5301F609" w14:textId="23EA2740" w:rsidR="00E10160" w:rsidRPr="00072586" w:rsidDel="00D45682" w:rsidRDefault="00E10160" w:rsidP="00E10160">
                  <w:pPr>
                    <w:jc w:val="center"/>
                    <w:rPr>
                      <w:del w:id="108" w:author="Gannon, Hugh (Allianz Global Life)" w:date="2026-06-29T15:59:00Z" w16du:dateUtc="2026-06-29T14:59:00Z"/>
                      <w:rFonts w:asciiTheme="minorHAnsi" w:hAnsiTheme="minorHAnsi" w:cstheme="minorHAnsi"/>
                      <w:color w:val="000000"/>
                      <w:sz w:val="20"/>
                      <w:szCs w:val="20"/>
                    </w:rPr>
                  </w:pPr>
                  <w:del w:id="109" w:author="Gannon, Hugh (Allianz Global Life)" w:date="2026-06-29T15:59:00Z" w16du:dateUtc="2026-06-29T14:59:00Z">
                    <w:r w:rsidRPr="00072586" w:rsidDel="00D45682">
                      <w:rPr>
                        <w:rFonts w:asciiTheme="minorHAnsi" w:hAnsiTheme="minorHAnsi" w:cstheme="minorHAnsi"/>
                        <w:color w:val="000000"/>
                        <w:sz w:val="20"/>
                        <w:szCs w:val="20"/>
                      </w:rPr>
                      <w:delText>Year 3: 2.00%</w:delText>
                    </w:r>
                  </w:del>
                </w:p>
                <w:p w14:paraId="0D489A1A" w14:textId="700022C7" w:rsidR="00E10160" w:rsidRPr="00072586" w:rsidDel="00D45682" w:rsidRDefault="00E10160" w:rsidP="00E10160">
                  <w:pPr>
                    <w:jc w:val="center"/>
                    <w:rPr>
                      <w:del w:id="110" w:author="Gannon, Hugh (Allianz Global Life)" w:date="2026-06-29T15:59:00Z" w16du:dateUtc="2026-06-29T14:59:00Z"/>
                      <w:rFonts w:asciiTheme="minorHAnsi" w:hAnsiTheme="minorHAnsi" w:cstheme="minorHAnsi"/>
                      <w:color w:val="000000"/>
                      <w:sz w:val="20"/>
                      <w:szCs w:val="20"/>
                    </w:rPr>
                  </w:pPr>
                  <w:del w:id="111" w:author="Gannon, Hugh (Allianz Global Life)" w:date="2026-06-29T15:59:00Z" w16du:dateUtc="2026-06-29T14:59:00Z">
                    <w:r w:rsidRPr="00072586" w:rsidDel="00D45682">
                      <w:rPr>
                        <w:rFonts w:asciiTheme="minorHAnsi" w:hAnsiTheme="minorHAnsi" w:cstheme="minorHAnsi"/>
                        <w:color w:val="000000"/>
                        <w:sz w:val="20"/>
                        <w:szCs w:val="20"/>
                      </w:rPr>
                      <w:delText>Year 4: 2.00%</w:delText>
                    </w:r>
                  </w:del>
                </w:p>
                <w:p w14:paraId="354CA153" w14:textId="398DD2A6" w:rsidR="00E10160" w:rsidRPr="00072586" w:rsidDel="00D45682" w:rsidRDefault="00E10160" w:rsidP="00E10160">
                  <w:pPr>
                    <w:jc w:val="center"/>
                    <w:rPr>
                      <w:del w:id="112" w:author="Gannon, Hugh (Allianz Global Life)" w:date="2026-06-29T15:59:00Z" w16du:dateUtc="2026-06-29T14:59:00Z"/>
                      <w:rFonts w:asciiTheme="minorHAnsi" w:hAnsiTheme="minorHAnsi" w:cstheme="minorHAnsi"/>
                      <w:color w:val="000000"/>
                      <w:sz w:val="20"/>
                      <w:szCs w:val="20"/>
                    </w:rPr>
                  </w:pPr>
                  <w:del w:id="113" w:author="Gannon, Hugh (Allianz Global Life)" w:date="2026-06-29T15:59:00Z" w16du:dateUtc="2026-06-29T14:59:00Z">
                    <w:r w:rsidRPr="00072586" w:rsidDel="00D45682">
                      <w:rPr>
                        <w:rFonts w:asciiTheme="minorHAnsi" w:hAnsiTheme="minorHAnsi" w:cstheme="minorHAnsi"/>
                        <w:color w:val="000000"/>
                        <w:sz w:val="20"/>
                        <w:szCs w:val="20"/>
                      </w:rPr>
                      <w:delText>Year 5: 2.00%</w:delText>
                    </w:r>
                  </w:del>
                </w:p>
                <w:p w14:paraId="57D5CABD" w14:textId="237374DE" w:rsidR="00E10160" w:rsidRPr="00072586" w:rsidDel="00D45682" w:rsidRDefault="00E10160" w:rsidP="00E10160">
                  <w:pPr>
                    <w:jc w:val="center"/>
                    <w:rPr>
                      <w:del w:id="114" w:author="Gannon, Hugh (Allianz Global Life)" w:date="2026-06-29T15:59:00Z" w16du:dateUtc="2026-06-29T14:59:00Z"/>
                      <w:rFonts w:asciiTheme="minorHAnsi" w:hAnsiTheme="minorHAnsi" w:cstheme="minorHAnsi"/>
                      <w:color w:val="000000"/>
                      <w:sz w:val="20"/>
                      <w:szCs w:val="20"/>
                    </w:rPr>
                  </w:pPr>
                  <w:del w:id="115" w:author="Gannon, Hugh (Allianz Global Life)" w:date="2026-06-29T15:59:00Z" w16du:dateUtc="2026-06-29T14:59:00Z">
                    <w:r w:rsidRPr="00072586" w:rsidDel="00D45682">
                      <w:rPr>
                        <w:rFonts w:asciiTheme="minorHAnsi" w:hAnsiTheme="minorHAnsi" w:cstheme="minorHAnsi"/>
                        <w:color w:val="000000"/>
                        <w:sz w:val="20"/>
                        <w:szCs w:val="20"/>
                      </w:rPr>
                      <w:delText>Year 6: 1.00%</w:delText>
                    </w:r>
                  </w:del>
                </w:p>
              </w:tc>
            </w:tr>
            <w:tr w:rsidR="00E10160" w:rsidRPr="00072586" w:rsidDel="00D45682" w14:paraId="6697F1EC" w14:textId="0C1B40EC" w:rsidTr="00D45682">
              <w:trPr>
                <w:trHeight w:val="1530"/>
                <w:del w:id="116" w:author="Gannon, Hugh (Allianz Global Life)" w:date="2026-06-29T15:59:00Z"/>
                <w:trPrChange w:id="117" w:author="Gannon, Hugh (Allianz Global Life)" w:date="2026-06-29T15:59:00Z" w16du:dateUtc="2026-06-29T14:59:00Z">
                  <w:trPr>
                    <w:trHeight w:val="1530"/>
                  </w:trPr>
                </w:trPrChange>
              </w:trPr>
              <w:tc>
                <w:tcPr>
                  <w:tcW w:w="0" w:type="auto"/>
                  <w:noWrap/>
                  <w:tcMar>
                    <w:top w:w="15" w:type="dxa"/>
                    <w:left w:w="15" w:type="dxa"/>
                    <w:bottom w:w="0" w:type="dxa"/>
                    <w:right w:w="15" w:type="dxa"/>
                  </w:tcMar>
                  <w:vAlign w:val="center"/>
                  <w:tcPrChange w:id="118" w:author="Gannon, Hugh (Allianz Global Life)" w:date="2026-06-29T15:59:00Z" w16du:dateUtc="2026-06-29T14:59:00Z">
                    <w:tcPr>
                      <w:tcW w:w="0" w:type="auto"/>
                      <w:noWrap/>
                      <w:tcMar>
                        <w:top w:w="15" w:type="dxa"/>
                        <w:left w:w="15" w:type="dxa"/>
                        <w:bottom w:w="0" w:type="dxa"/>
                        <w:right w:w="15" w:type="dxa"/>
                      </w:tcMar>
                      <w:vAlign w:val="center"/>
                    </w:tcPr>
                  </w:tcPrChange>
                </w:tcPr>
                <w:p w14:paraId="17D9FED7" w14:textId="31712E35" w:rsidR="00E10160" w:rsidRPr="00072586" w:rsidDel="00D45682" w:rsidRDefault="00E10160" w:rsidP="00E10160">
                  <w:pPr>
                    <w:jc w:val="center"/>
                    <w:rPr>
                      <w:del w:id="119" w:author="Gannon, Hugh (Allianz Global Life)" w:date="2026-06-29T15:59:00Z" w16du:dateUtc="2026-06-29T14:59:00Z"/>
                      <w:rFonts w:asciiTheme="minorHAnsi" w:hAnsiTheme="minorHAnsi" w:cstheme="minorHAnsi"/>
                      <w:color w:val="000000"/>
                      <w:sz w:val="20"/>
                      <w:szCs w:val="20"/>
                    </w:rPr>
                  </w:pPr>
                  <w:del w:id="120" w:author="Gannon, Hugh (Allianz Global Life)" w:date="2026-06-29T15:59:00Z" w16du:dateUtc="2026-06-29T14:59:00Z">
                    <w:r w:rsidRPr="00072586" w:rsidDel="00D45682">
                      <w:rPr>
                        <w:rFonts w:asciiTheme="minorHAnsi" w:hAnsiTheme="minorHAnsi" w:cstheme="minorHAnsi"/>
                        <w:color w:val="000000"/>
                        <w:sz w:val="20"/>
                        <w:szCs w:val="20"/>
                      </w:rPr>
                      <w:delText>A5, B5, F5</w:delText>
                    </w:r>
                  </w:del>
                </w:p>
              </w:tc>
              <w:tc>
                <w:tcPr>
                  <w:tcW w:w="2300" w:type="dxa"/>
                  <w:tcMar>
                    <w:top w:w="15" w:type="dxa"/>
                    <w:left w:w="15" w:type="dxa"/>
                    <w:bottom w:w="0" w:type="dxa"/>
                    <w:right w:w="15" w:type="dxa"/>
                  </w:tcMar>
                  <w:vAlign w:val="bottom"/>
                  <w:tcPrChange w:id="121" w:author="Gannon, Hugh (Allianz Global Life)" w:date="2026-06-29T15:59:00Z" w16du:dateUtc="2026-06-29T14:59:00Z">
                    <w:tcPr>
                      <w:tcW w:w="2300" w:type="dxa"/>
                      <w:tcMar>
                        <w:top w:w="15" w:type="dxa"/>
                        <w:left w:w="15" w:type="dxa"/>
                        <w:bottom w:w="0" w:type="dxa"/>
                        <w:right w:w="15" w:type="dxa"/>
                      </w:tcMar>
                      <w:vAlign w:val="bottom"/>
                    </w:tcPr>
                  </w:tcPrChange>
                </w:tcPr>
                <w:p w14:paraId="211238B4" w14:textId="36157B1F" w:rsidR="00E10160" w:rsidRPr="00072586" w:rsidDel="00D45682" w:rsidRDefault="00E10160" w:rsidP="00E10160">
                  <w:pPr>
                    <w:jc w:val="center"/>
                    <w:rPr>
                      <w:del w:id="122" w:author="Gannon, Hugh (Allianz Global Life)" w:date="2026-06-29T15:59:00Z" w16du:dateUtc="2026-06-29T14:59:00Z"/>
                      <w:rFonts w:asciiTheme="minorHAnsi" w:hAnsiTheme="minorHAnsi" w:cstheme="minorHAnsi"/>
                      <w:color w:val="000000"/>
                      <w:sz w:val="20"/>
                      <w:szCs w:val="20"/>
                    </w:rPr>
                  </w:pPr>
                  <w:del w:id="123" w:author="Gannon, Hugh (Allianz Global Life)" w:date="2026-06-29T15:59:00Z" w16du:dateUtc="2026-06-29T14:59:00Z">
                    <w:r w:rsidRPr="00072586" w:rsidDel="00D45682">
                      <w:rPr>
                        <w:rFonts w:asciiTheme="minorHAnsi" w:hAnsiTheme="minorHAnsi" w:cstheme="minorHAnsi"/>
                        <w:color w:val="000000"/>
                        <w:sz w:val="20"/>
                        <w:szCs w:val="20"/>
                      </w:rPr>
                      <w:delText>Year 1: 4.00%</w:delText>
                    </w:r>
                  </w:del>
                </w:p>
                <w:p w14:paraId="53160684" w14:textId="20B32FF7" w:rsidR="00E10160" w:rsidRPr="00072586" w:rsidDel="00D45682" w:rsidRDefault="00E10160" w:rsidP="00E10160">
                  <w:pPr>
                    <w:jc w:val="center"/>
                    <w:rPr>
                      <w:del w:id="124" w:author="Gannon, Hugh (Allianz Global Life)" w:date="2026-06-29T15:59:00Z" w16du:dateUtc="2026-06-29T14:59:00Z"/>
                      <w:rFonts w:asciiTheme="minorHAnsi" w:hAnsiTheme="minorHAnsi" w:cstheme="minorHAnsi"/>
                      <w:color w:val="000000"/>
                      <w:sz w:val="20"/>
                      <w:szCs w:val="20"/>
                    </w:rPr>
                  </w:pPr>
                  <w:del w:id="125" w:author="Gannon, Hugh (Allianz Global Life)" w:date="2026-06-29T15:59:00Z" w16du:dateUtc="2026-06-29T14:59:00Z">
                    <w:r w:rsidRPr="00072586" w:rsidDel="00D45682">
                      <w:rPr>
                        <w:rFonts w:asciiTheme="minorHAnsi" w:hAnsiTheme="minorHAnsi" w:cstheme="minorHAnsi"/>
                        <w:color w:val="000000"/>
                        <w:sz w:val="20"/>
                        <w:szCs w:val="20"/>
                      </w:rPr>
                      <w:delText>Year 2: 3.50%</w:delText>
                    </w:r>
                  </w:del>
                </w:p>
                <w:p w14:paraId="0F04C77A" w14:textId="66B68DA5" w:rsidR="00E10160" w:rsidRPr="00072586" w:rsidDel="00D45682" w:rsidRDefault="00E10160" w:rsidP="00E10160">
                  <w:pPr>
                    <w:jc w:val="center"/>
                    <w:rPr>
                      <w:del w:id="126" w:author="Gannon, Hugh (Allianz Global Life)" w:date="2026-06-29T15:59:00Z" w16du:dateUtc="2026-06-29T14:59:00Z"/>
                      <w:rFonts w:asciiTheme="minorHAnsi" w:hAnsiTheme="minorHAnsi" w:cstheme="minorHAnsi"/>
                      <w:color w:val="000000"/>
                      <w:sz w:val="20"/>
                      <w:szCs w:val="20"/>
                    </w:rPr>
                  </w:pPr>
                  <w:del w:id="127" w:author="Gannon, Hugh (Allianz Global Life)" w:date="2026-06-29T15:59:00Z" w16du:dateUtc="2026-06-29T14:59:00Z">
                    <w:r w:rsidRPr="00072586" w:rsidDel="00D45682">
                      <w:rPr>
                        <w:rFonts w:asciiTheme="minorHAnsi" w:hAnsiTheme="minorHAnsi" w:cstheme="minorHAnsi"/>
                        <w:color w:val="000000"/>
                        <w:sz w:val="20"/>
                        <w:szCs w:val="20"/>
                      </w:rPr>
                      <w:delText>Year 3: 3.00%</w:delText>
                    </w:r>
                  </w:del>
                </w:p>
                <w:p w14:paraId="45655EC6" w14:textId="2DD0FB22" w:rsidR="00E10160" w:rsidRPr="00072586" w:rsidDel="00D45682" w:rsidRDefault="00E10160" w:rsidP="00E10160">
                  <w:pPr>
                    <w:jc w:val="center"/>
                    <w:rPr>
                      <w:del w:id="128" w:author="Gannon, Hugh (Allianz Global Life)" w:date="2026-06-29T15:59:00Z" w16du:dateUtc="2026-06-29T14:59:00Z"/>
                      <w:rFonts w:asciiTheme="minorHAnsi" w:hAnsiTheme="minorHAnsi" w:cstheme="minorHAnsi"/>
                      <w:color w:val="000000"/>
                      <w:sz w:val="20"/>
                      <w:szCs w:val="20"/>
                    </w:rPr>
                  </w:pPr>
                  <w:del w:id="129" w:author="Gannon, Hugh (Allianz Global Life)" w:date="2026-06-29T15:59:00Z" w16du:dateUtc="2026-06-29T14:59:00Z">
                    <w:r w:rsidRPr="00072586" w:rsidDel="00D45682">
                      <w:rPr>
                        <w:rFonts w:asciiTheme="minorHAnsi" w:hAnsiTheme="minorHAnsi" w:cstheme="minorHAnsi"/>
                        <w:color w:val="000000"/>
                        <w:sz w:val="20"/>
                        <w:szCs w:val="20"/>
                      </w:rPr>
                      <w:delText>Year 4: 2.50%</w:delText>
                    </w:r>
                  </w:del>
                </w:p>
                <w:p w14:paraId="5CF1A865" w14:textId="228A1F3C" w:rsidR="00E10160" w:rsidRPr="00072586" w:rsidDel="00D45682" w:rsidRDefault="00E10160" w:rsidP="00E10160">
                  <w:pPr>
                    <w:jc w:val="center"/>
                    <w:rPr>
                      <w:del w:id="130" w:author="Gannon, Hugh (Allianz Global Life)" w:date="2026-06-29T15:59:00Z" w16du:dateUtc="2026-06-29T14:59:00Z"/>
                      <w:rFonts w:asciiTheme="minorHAnsi" w:hAnsiTheme="minorHAnsi" w:cstheme="minorHAnsi"/>
                      <w:color w:val="000000"/>
                      <w:sz w:val="20"/>
                      <w:szCs w:val="20"/>
                    </w:rPr>
                  </w:pPr>
                  <w:del w:id="131" w:author="Gannon, Hugh (Allianz Global Life)" w:date="2026-06-29T15:59:00Z" w16du:dateUtc="2026-06-29T14:59:00Z">
                    <w:r w:rsidRPr="00072586" w:rsidDel="00D45682">
                      <w:rPr>
                        <w:rFonts w:asciiTheme="minorHAnsi" w:hAnsiTheme="minorHAnsi" w:cstheme="minorHAnsi"/>
                        <w:color w:val="000000"/>
                        <w:sz w:val="20"/>
                        <w:szCs w:val="20"/>
                      </w:rPr>
                      <w:delText>Year 5: 2.00%</w:delText>
                    </w:r>
                  </w:del>
                </w:p>
                <w:p w14:paraId="3DD61C0F" w14:textId="626BB4E9" w:rsidR="00E10160" w:rsidRPr="00072586" w:rsidDel="00D45682" w:rsidRDefault="00E10160" w:rsidP="00E10160">
                  <w:pPr>
                    <w:jc w:val="center"/>
                    <w:rPr>
                      <w:del w:id="132" w:author="Gannon, Hugh (Allianz Global Life)" w:date="2026-06-29T15:59:00Z" w16du:dateUtc="2026-06-29T14:59:00Z"/>
                      <w:rFonts w:asciiTheme="minorHAnsi" w:hAnsiTheme="minorHAnsi" w:cstheme="minorHAnsi"/>
                      <w:color w:val="000000"/>
                      <w:sz w:val="20"/>
                      <w:szCs w:val="20"/>
                    </w:rPr>
                  </w:pPr>
                  <w:del w:id="133" w:author="Gannon, Hugh (Allianz Global Life)" w:date="2026-06-29T15:59:00Z" w16du:dateUtc="2026-06-29T14:59:00Z">
                    <w:r w:rsidRPr="00072586" w:rsidDel="00D45682">
                      <w:rPr>
                        <w:rFonts w:asciiTheme="minorHAnsi" w:hAnsiTheme="minorHAnsi" w:cstheme="minorHAnsi"/>
                        <w:color w:val="000000"/>
                        <w:sz w:val="20"/>
                        <w:szCs w:val="20"/>
                      </w:rPr>
                      <w:delText>Year 6: 1.50%</w:delText>
                    </w:r>
                  </w:del>
                </w:p>
                <w:p w14:paraId="59FF3E78" w14:textId="2BDA4E21" w:rsidR="00E10160" w:rsidRPr="00072586" w:rsidDel="00D45682" w:rsidRDefault="00E10160" w:rsidP="00E10160">
                  <w:pPr>
                    <w:jc w:val="center"/>
                    <w:rPr>
                      <w:del w:id="134" w:author="Gannon, Hugh (Allianz Global Life)" w:date="2026-06-29T15:59:00Z" w16du:dateUtc="2026-06-29T14:59:00Z"/>
                      <w:rFonts w:asciiTheme="minorHAnsi" w:hAnsiTheme="minorHAnsi" w:cstheme="minorHAnsi"/>
                      <w:color w:val="000000"/>
                      <w:sz w:val="20"/>
                      <w:szCs w:val="20"/>
                    </w:rPr>
                  </w:pPr>
                  <w:del w:id="135" w:author="Gannon, Hugh (Allianz Global Life)" w:date="2026-06-29T15:59:00Z" w16du:dateUtc="2026-06-29T14:59:00Z">
                    <w:r w:rsidRPr="00072586" w:rsidDel="00D45682">
                      <w:rPr>
                        <w:rFonts w:asciiTheme="minorHAnsi" w:hAnsiTheme="minorHAnsi" w:cstheme="minorHAnsi"/>
                        <w:color w:val="000000"/>
                        <w:sz w:val="20"/>
                        <w:szCs w:val="20"/>
                      </w:rPr>
                      <w:delText>Year 7: 1.00%</w:delText>
                    </w:r>
                  </w:del>
                </w:p>
                <w:p w14:paraId="300C6553" w14:textId="6049D91E" w:rsidR="00E10160" w:rsidRPr="00072586" w:rsidDel="00D45682" w:rsidRDefault="00E10160" w:rsidP="00E10160">
                  <w:pPr>
                    <w:jc w:val="center"/>
                    <w:rPr>
                      <w:del w:id="136" w:author="Gannon, Hugh (Allianz Global Life)" w:date="2026-06-29T15:59:00Z" w16du:dateUtc="2026-06-29T14:59:00Z"/>
                      <w:rFonts w:asciiTheme="minorHAnsi" w:hAnsiTheme="minorHAnsi" w:cstheme="minorHAnsi"/>
                      <w:color w:val="000000"/>
                      <w:sz w:val="20"/>
                      <w:szCs w:val="20"/>
                    </w:rPr>
                  </w:pPr>
                  <w:del w:id="137" w:author="Gannon, Hugh (Allianz Global Life)" w:date="2026-06-29T15:59:00Z" w16du:dateUtc="2026-06-29T14:59:00Z">
                    <w:r w:rsidRPr="00072586" w:rsidDel="00D45682">
                      <w:rPr>
                        <w:rFonts w:asciiTheme="minorHAnsi" w:hAnsiTheme="minorHAnsi" w:cstheme="minorHAnsi"/>
                        <w:color w:val="000000"/>
                        <w:sz w:val="20"/>
                        <w:szCs w:val="20"/>
                      </w:rPr>
                      <w:delText>Year 8: 1.00%</w:delText>
                    </w:r>
                  </w:del>
                </w:p>
              </w:tc>
            </w:tr>
          </w:tbl>
          <w:p w14:paraId="43C22D06" w14:textId="77777777" w:rsidR="00367DE7" w:rsidRPr="00072586" w:rsidRDefault="00367DE7" w:rsidP="00367DE7">
            <w:pPr>
              <w:rPr>
                <w:rFonts w:asciiTheme="minorHAnsi" w:hAnsiTheme="minorHAnsi" w:cstheme="minorHAnsi"/>
                <w:b/>
                <w:bCs/>
                <w:color w:val="000000"/>
                <w:sz w:val="20"/>
                <w:szCs w:val="20"/>
                <w:u w:val="single"/>
              </w:rPr>
            </w:pPr>
          </w:p>
          <w:p w14:paraId="6AED3A7A" w14:textId="5CD1C513" w:rsidR="00D45682" w:rsidRPr="00D45682" w:rsidRDefault="00D45682" w:rsidP="00D45682">
            <w:pPr>
              <w:rPr>
                <w:ins w:id="138" w:author="Gannon, Hugh (Allianz Global Life)" w:date="2026-06-29T15:59:00Z" w16du:dateUtc="2026-06-29T14:59:00Z"/>
                <w:rFonts w:asciiTheme="minorHAnsi" w:hAnsiTheme="minorHAnsi" w:cstheme="minorHAnsi"/>
                <w:color w:val="000000"/>
                <w:sz w:val="20"/>
                <w:szCs w:val="20"/>
                <w:rPrChange w:id="139" w:author="Gannon, Hugh (Allianz Global Life)" w:date="2026-06-29T15:59:00Z" w16du:dateUtc="2026-06-29T14:59:00Z">
                  <w:rPr>
                    <w:ins w:id="140" w:author="Gannon, Hugh (Allianz Global Life)" w:date="2026-06-29T15:59:00Z" w16du:dateUtc="2026-06-29T14:59:00Z"/>
                  </w:rPr>
                </w:rPrChange>
              </w:rPr>
            </w:pPr>
            <w:ins w:id="141" w:author="Gannon, Hugh (Allianz Global Life)" w:date="2026-06-29T15:59:00Z" w16du:dateUtc="2026-06-29T14:59:00Z">
              <w:r w:rsidRPr="00D45682">
                <w:rPr>
                  <w:rFonts w:asciiTheme="minorHAnsi" w:hAnsiTheme="minorHAnsi" w:cstheme="minorHAnsi"/>
                  <w:color w:val="000000"/>
                  <w:sz w:val="20"/>
                  <w:szCs w:val="20"/>
                  <w:rPrChange w:id="142" w:author="Gannon, Hugh (Allianz Global Life)" w:date="2026-06-29T15:59:00Z" w16du:dateUtc="2026-06-29T14:59:00Z">
                    <w:rPr/>
                  </w:rPrChange>
                </w:rPr>
                <w:t>*denotes</w:t>
              </w:r>
              <w:r>
                <w:rPr>
                  <w:rFonts w:asciiTheme="minorHAnsi" w:hAnsiTheme="minorHAnsi" w:cstheme="minorHAnsi"/>
                  <w:color w:val="000000"/>
                  <w:sz w:val="20"/>
                  <w:szCs w:val="20"/>
                </w:rPr>
                <w:t xml:space="preserve"> regular premium options. Where </w:t>
              </w:r>
              <w:r w:rsidR="0002503E">
                <w:rPr>
                  <w:rFonts w:asciiTheme="minorHAnsi" w:hAnsiTheme="minorHAnsi" w:cstheme="minorHAnsi"/>
                  <w:color w:val="000000"/>
                  <w:sz w:val="20"/>
                  <w:szCs w:val="20"/>
                </w:rPr>
                <w:t>there is a regular premium option with a single premium paid, the surrender penalty applies only to the single premium</w:t>
              </w:r>
            </w:ins>
            <w:ins w:id="143" w:author="Gannon, Hugh (Allianz Global Life)" w:date="2026-06-29T16:00:00Z" w16du:dateUtc="2026-06-29T15:00:00Z">
              <w:r w:rsidR="0002503E">
                <w:rPr>
                  <w:rFonts w:asciiTheme="minorHAnsi" w:hAnsiTheme="minorHAnsi" w:cstheme="minorHAnsi"/>
                  <w:color w:val="000000"/>
                  <w:sz w:val="20"/>
                  <w:szCs w:val="20"/>
                </w:rPr>
                <w:t xml:space="preserve"> or ad hoc  single premium topup (</w:t>
              </w:r>
              <w:r w:rsidR="00CC21A1">
                <w:rPr>
                  <w:rFonts w:asciiTheme="minorHAnsi" w:hAnsiTheme="minorHAnsi" w:cstheme="minorHAnsi"/>
                  <w:color w:val="000000"/>
                  <w:sz w:val="20"/>
                  <w:szCs w:val="20"/>
                </w:rPr>
                <w:t>commission clawback applies to the regular premium commission paid).</w:t>
              </w:r>
            </w:ins>
          </w:p>
          <w:p w14:paraId="61C47E96" w14:textId="77777777" w:rsidR="00D45682" w:rsidRDefault="00D45682" w:rsidP="00367DE7">
            <w:pPr>
              <w:rPr>
                <w:ins w:id="144" w:author="Gannon, Hugh (Allianz Global Life)" w:date="2026-06-29T15:59:00Z" w16du:dateUtc="2026-06-29T14:59:00Z"/>
                <w:rFonts w:asciiTheme="minorHAnsi" w:hAnsiTheme="minorHAnsi" w:cstheme="minorHAnsi"/>
                <w:color w:val="000000"/>
                <w:sz w:val="20"/>
                <w:szCs w:val="20"/>
              </w:rPr>
            </w:pPr>
          </w:p>
          <w:p w14:paraId="214D100F" w14:textId="77777777" w:rsidR="00D45682" w:rsidRDefault="00D45682" w:rsidP="00367DE7">
            <w:pPr>
              <w:rPr>
                <w:ins w:id="145" w:author="Gannon, Hugh (Allianz Global Life)" w:date="2026-06-29T15:59:00Z" w16du:dateUtc="2026-06-29T14:59:00Z"/>
                <w:rFonts w:asciiTheme="minorHAnsi" w:hAnsiTheme="minorHAnsi" w:cstheme="minorHAnsi"/>
                <w:color w:val="000000"/>
                <w:sz w:val="20"/>
                <w:szCs w:val="20"/>
              </w:rPr>
            </w:pPr>
          </w:p>
          <w:p w14:paraId="0B4625FC" w14:textId="6ABE4AEB" w:rsidR="00367DE7" w:rsidRPr="00072586" w:rsidRDefault="00367DE7" w:rsidP="00367DE7">
            <w:pPr>
              <w:rPr>
                <w:rFonts w:asciiTheme="minorHAnsi" w:hAnsiTheme="minorHAnsi" w:cstheme="minorHAnsi"/>
                <w:color w:val="000000"/>
                <w:sz w:val="20"/>
                <w:szCs w:val="20"/>
              </w:rPr>
            </w:pPr>
            <w:r w:rsidRPr="00072586">
              <w:rPr>
                <w:rFonts w:asciiTheme="minorHAnsi" w:hAnsiTheme="minorHAnsi" w:cstheme="minorHAnsi"/>
                <w:color w:val="000000"/>
                <w:sz w:val="20"/>
                <w:szCs w:val="20"/>
              </w:rPr>
              <w:t>See appendix for full definition of each Product Code.</w:t>
            </w:r>
          </w:p>
          <w:p w14:paraId="1D2BF01E" w14:textId="77777777" w:rsidR="00367DE7" w:rsidRPr="00072586" w:rsidRDefault="00367DE7" w:rsidP="00367DE7">
            <w:pPr>
              <w:rPr>
                <w:rFonts w:asciiTheme="minorHAnsi" w:hAnsiTheme="minorHAnsi" w:cstheme="minorHAnsi"/>
                <w:color w:val="000000"/>
                <w:sz w:val="20"/>
                <w:szCs w:val="20"/>
              </w:rPr>
            </w:pPr>
          </w:p>
          <w:p w14:paraId="39A771E3" w14:textId="77777777" w:rsidR="00367DE7" w:rsidRPr="00072586" w:rsidRDefault="00367DE7" w:rsidP="00367DE7">
            <w:pPr>
              <w:rPr>
                <w:rFonts w:asciiTheme="minorHAnsi" w:hAnsiTheme="minorHAnsi" w:cstheme="minorHAnsi"/>
                <w:color w:val="000000"/>
                <w:sz w:val="20"/>
                <w:szCs w:val="20"/>
              </w:rPr>
            </w:pPr>
          </w:p>
          <w:p w14:paraId="67C8D3C6" w14:textId="77777777" w:rsidR="00367DE7" w:rsidRPr="00072586" w:rsidRDefault="00367DE7" w:rsidP="00367DE7">
            <w:pPr>
              <w:rPr>
                <w:rFonts w:asciiTheme="minorHAnsi" w:hAnsiTheme="minorHAnsi" w:cstheme="minorHAnsi"/>
                <w:color w:val="000000"/>
                <w:sz w:val="20"/>
                <w:szCs w:val="20"/>
              </w:rPr>
            </w:pPr>
          </w:p>
        </w:tc>
      </w:tr>
      <w:tr w:rsidR="00367DE7" w:rsidRPr="00B70A3C" w14:paraId="0E393B9E" w14:textId="77777777" w:rsidTr="002D0A75">
        <w:trPr>
          <w:trHeight w:val="270"/>
        </w:trPr>
        <w:tc>
          <w:tcPr>
            <w:tcW w:w="3119" w:type="dxa"/>
            <w:noWrap/>
            <w:vAlign w:val="center"/>
            <w:hideMark/>
          </w:tcPr>
          <w:p w14:paraId="7B220172" w14:textId="62A43B6D" w:rsidR="00367DE7" w:rsidRPr="005C17F8" w:rsidRDefault="00367DE7" w:rsidP="00367DE7">
            <w:pPr>
              <w:rPr>
                <w:rFonts w:ascii="Calibri" w:hAnsi="Calibri" w:cs="Arial"/>
                <w:b/>
                <w:bCs/>
                <w:color w:val="000000"/>
                <w:sz w:val="20"/>
                <w:szCs w:val="20"/>
                <w:lang w:val="en-US"/>
              </w:rPr>
            </w:pPr>
            <w:r w:rsidRPr="005C17F8">
              <w:rPr>
                <w:rFonts w:ascii="Calibri" w:hAnsi="Calibri" w:cs="Arial"/>
                <w:b/>
                <w:bCs/>
                <w:color w:val="000000"/>
                <w:sz w:val="20"/>
                <w:szCs w:val="20"/>
              </w:rPr>
              <w:lastRenderedPageBreak/>
              <w:t>Full Surrender Charge</w:t>
            </w:r>
            <w:r>
              <w:rPr>
                <w:rFonts w:ascii="Calibri" w:hAnsi="Calibri" w:cs="Arial"/>
                <w:b/>
                <w:bCs/>
                <w:color w:val="000000"/>
                <w:sz w:val="20"/>
                <w:szCs w:val="20"/>
              </w:rPr>
              <w:t xml:space="preserve"> (1.4.4)</w:t>
            </w:r>
          </w:p>
        </w:tc>
        <w:tc>
          <w:tcPr>
            <w:tcW w:w="6379" w:type="dxa"/>
            <w:noWrap/>
            <w:vAlign w:val="center"/>
            <w:hideMark/>
          </w:tcPr>
          <w:p w14:paraId="629E6474" w14:textId="77777777" w:rsidR="00367DE7" w:rsidRPr="00072586" w:rsidRDefault="00367DE7" w:rsidP="00367DE7">
            <w:pPr>
              <w:rPr>
                <w:rFonts w:asciiTheme="minorHAnsi" w:hAnsiTheme="minorHAnsi" w:cstheme="minorHAnsi"/>
                <w:color w:val="000000"/>
                <w:sz w:val="20"/>
                <w:szCs w:val="20"/>
              </w:rPr>
            </w:pPr>
            <w:r w:rsidRPr="00072586">
              <w:rPr>
                <w:rFonts w:asciiTheme="minorHAnsi" w:hAnsiTheme="minorHAnsi" w:cstheme="minorHAnsi"/>
                <w:color w:val="000000"/>
                <w:sz w:val="20"/>
                <w:szCs w:val="20"/>
              </w:rPr>
              <w:t xml:space="preserve">Full surrenders will have a surrender penalty that is calculated as a duration-dependant percentage of fund value. </w:t>
            </w:r>
          </w:p>
          <w:p w14:paraId="7180A1A9" w14:textId="77777777" w:rsidR="00367DE7" w:rsidRPr="00072586" w:rsidRDefault="00367DE7" w:rsidP="00367DE7">
            <w:pPr>
              <w:rPr>
                <w:rFonts w:asciiTheme="minorHAnsi" w:hAnsiTheme="minorHAnsi" w:cstheme="minorHAnsi"/>
                <w:color w:val="000000"/>
                <w:sz w:val="20"/>
                <w:szCs w:val="20"/>
              </w:rPr>
            </w:pPr>
          </w:p>
          <w:p w14:paraId="6EC6C355" w14:textId="77777777" w:rsidR="00367DE7" w:rsidRPr="00072586" w:rsidRDefault="00367DE7" w:rsidP="00367DE7">
            <w:pPr>
              <w:rPr>
                <w:rFonts w:asciiTheme="minorHAnsi" w:hAnsiTheme="minorHAnsi" w:cstheme="minorHAnsi"/>
                <w:color w:val="000000"/>
                <w:sz w:val="20"/>
                <w:szCs w:val="20"/>
              </w:rPr>
            </w:pPr>
            <w:r w:rsidRPr="00072586">
              <w:rPr>
                <w:rFonts w:asciiTheme="minorHAnsi" w:hAnsiTheme="minorHAnsi" w:cstheme="minorHAnsi"/>
                <w:color w:val="000000"/>
                <w:sz w:val="20"/>
                <w:szCs w:val="20"/>
              </w:rPr>
              <w:t>The surrender penalty will depend on the commission option chosen.</w:t>
            </w:r>
          </w:p>
          <w:p w14:paraId="5A40864B" w14:textId="77777777" w:rsidR="00367DE7" w:rsidRPr="00072586" w:rsidRDefault="00367DE7" w:rsidP="00367DE7">
            <w:pPr>
              <w:rPr>
                <w:rFonts w:asciiTheme="minorHAnsi" w:hAnsiTheme="minorHAnsi" w:cstheme="minorHAnsi"/>
                <w:color w:val="000000"/>
                <w:sz w:val="20"/>
                <w:szCs w:val="20"/>
              </w:rPr>
            </w:pPr>
          </w:p>
          <w:p w14:paraId="786CD32B" w14:textId="7E2D0CA8" w:rsidR="00367DE7" w:rsidRPr="00072586" w:rsidRDefault="00367DE7" w:rsidP="00367DE7">
            <w:pPr>
              <w:rPr>
                <w:rFonts w:asciiTheme="minorHAnsi" w:hAnsiTheme="minorHAnsi" w:cstheme="minorHAnsi"/>
                <w:color w:val="000000"/>
                <w:sz w:val="20"/>
                <w:szCs w:val="20"/>
              </w:rPr>
            </w:pPr>
            <w:r w:rsidRPr="00072586">
              <w:rPr>
                <w:rFonts w:asciiTheme="minorHAnsi" w:hAnsiTheme="minorHAnsi" w:cstheme="minorHAnsi"/>
                <w:color w:val="000000"/>
                <w:sz w:val="20"/>
                <w:szCs w:val="20"/>
              </w:rPr>
              <w:t>Surrender penalty will apply at premium level, not at policy level. E.g. if an initial premium of €100k is paid on 01/01/2023, then the duration for the surrender penalty starts from 01/01/2023</w:t>
            </w:r>
            <w:commentRangeStart w:id="146"/>
            <w:r w:rsidRPr="00072586">
              <w:rPr>
                <w:rFonts w:asciiTheme="minorHAnsi" w:hAnsiTheme="minorHAnsi" w:cstheme="minorHAnsi"/>
                <w:color w:val="000000"/>
                <w:sz w:val="20"/>
                <w:szCs w:val="20"/>
              </w:rPr>
              <w:t>. If there is a topup on 01/01/2024, then the surrender penalty that applies to the topup could be different to that of the initial premium (depending on the commission option chosen) and the duration is measured from the date of investment of the topup, not the initial premium</w:t>
            </w:r>
            <w:commentRangeEnd w:id="146"/>
            <w:r w:rsidR="008A0B5A">
              <w:rPr>
                <w:rStyle w:val="CommentReference"/>
                <w:rFonts w:asciiTheme="minorHAnsi" w:hAnsiTheme="minorHAnsi" w:cstheme="minorHAnsi"/>
                <w:color w:val="000000"/>
                <w:sz w:val="20"/>
                <w:szCs w:val="20"/>
              </w:rPr>
              <w:commentReference w:id="146"/>
            </w:r>
            <w:ins w:id="147" w:author="Gannon, Hugh (Allianz Global Life)" w:date="2026-09-02T14:04:00Z" w16du:dateUtc="2026-09-02T13:04:00Z">
              <w:r w:rsidR="001B61E1">
                <w:rPr>
                  <w:rFonts w:asciiTheme="minorHAnsi" w:hAnsiTheme="minorHAnsi" w:cstheme="minorHAnsi"/>
                  <w:color w:val="000000"/>
                  <w:sz w:val="20"/>
                  <w:szCs w:val="20"/>
                </w:rPr>
                <w:t>.</w:t>
              </w:r>
            </w:ins>
          </w:p>
          <w:p w14:paraId="01EE165B" w14:textId="77777777" w:rsidR="00367DE7" w:rsidRPr="00072586" w:rsidRDefault="00367DE7" w:rsidP="00367DE7">
            <w:pPr>
              <w:rPr>
                <w:rFonts w:asciiTheme="minorHAnsi" w:hAnsiTheme="minorHAnsi" w:cstheme="minorHAnsi"/>
                <w:color w:val="000000"/>
                <w:sz w:val="20"/>
                <w:szCs w:val="20"/>
              </w:rPr>
            </w:pPr>
          </w:p>
          <w:tbl>
            <w:tblPr>
              <w:tblW w:w="4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2180"/>
              <w:gridCol w:w="2300"/>
              <w:gridCol w:w="264"/>
              <w:gridCol w:w="2300"/>
            </w:tblGrid>
            <w:tr w:rsidR="00311DD1" w:rsidRPr="00072586" w:rsidDel="00CC21A1" w14:paraId="4790F5E3" w14:textId="201F83CE">
              <w:trPr>
                <w:gridAfter w:val="2"/>
                <w:wAfter w:w="2564" w:type="dxa"/>
                <w:trHeight w:val="255"/>
                <w:del w:id="148" w:author="Gannon, Hugh (Allianz Global Life)" w:date="2026-06-29T16:01:00Z"/>
              </w:trPr>
              <w:tc>
                <w:tcPr>
                  <w:tcW w:w="2180" w:type="dxa"/>
                  <w:noWrap/>
                  <w:vAlign w:val="bottom"/>
                  <w:hideMark/>
                </w:tcPr>
                <w:p w14:paraId="18FEE30D" w14:textId="1384001C" w:rsidR="00311DD1" w:rsidRPr="00072586" w:rsidDel="00CC21A1" w:rsidRDefault="00311DD1" w:rsidP="00311DD1">
                  <w:pPr>
                    <w:jc w:val="center"/>
                    <w:rPr>
                      <w:del w:id="149" w:author="Gannon, Hugh (Allianz Global Life)" w:date="2026-06-29T16:01:00Z" w16du:dateUtc="2026-06-29T15:01:00Z"/>
                      <w:rFonts w:asciiTheme="minorHAnsi" w:hAnsiTheme="minorHAnsi" w:cstheme="minorHAnsi"/>
                      <w:b/>
                      <w:bCs/>
                      <w:color w:val="000000"/>
                      <w:sz w:val="20"/>
                      <w:szCs w:val="20"/>
                    </w:rPr>
                  </w:pPr>
                  <w:del w:id="150" w:author="Gannon, Hugh (Allianz Global Life)" w:date="2026-06-29T16:01:00Z" w16du:dateUtc="2026-06-29T15:01:00Z">
                    <w:r w:rsidRPr="00072586" w:rsidDel="00CC21A1">
                      <w:rPr>
                        <w:rFonts w:asciiTheme="minorHAnsi" w:hAnsiTheme="minorHAnsi" w:cstheme="minorHAnsi"/>
                        <w:b/>
                        <w:bCs/>
                        <w:color w:val="000000"/>
                        <w:sz w:val="20"/>
                        <w:szCs w:val="20"/>
                      </w:rPr>
                      <w:delText>Product Code</w:delText>
                    </w:r>
                  </w:del>
                </w:p>
              </w:tc>
              <w:tc>
                <w:tcPr>
                  <w:tcW w:w="2300" w:type="dxa"/>
                  <w:noWrap/>
                  <w:vAlign w:val="bottom"/>
                  <w:hideMark/>
                </w:tcPr>
                <w:p w14:paraId="05592299" w14:textId="392A2022" w:rsidR="00311DD1" w:rsidRPr="00072586" w:rsidDel="00CC21A1" w:rsidRDefault="00311DD1" w:rsidP="00311DD1">
                  <w:pPr>
                    <w:jc w:val="center"/>
                    <w:rPr>
                      <w:del w:id="151" w:author="Gannon, Hugh (Allianz Global Life)" w:date="2026-06-29T16:01:00Z" w16du:dateUtc="2026-06-29T15:01:00Z"/>
                      <w:rFonts w:asciiTheme="minorHAnsi" w:hAnsiTheme="minorHAnsi" w:cstheme="minorHAnsi"/>
                      <w:b/>
                      <w:bCs/>
                      <w:color w:val="000000"/>
                      <w:sz w:val="20"/>
                      <w:szCs w:val="20"/>
                    </w:rPr>
                  </w:pPr>
                  <w:del w:id="152" w:author="Gannon, Hugh (Allianz Global Life)" w:date="2026-06-29T16:01:00Z" w16du:dateUtc="2026-06-29T15:01:00Z">
                    <w:r w:rsidRPr="00072586" w:rsidDel="00CC21A1">
                      <w:rPr>
                        <w:rFonts w:asciiTheme="minorHAnsi" w:hAnsiTheme="minorHAnsi" w:cstheme="minorHAnsi"/>
                        <w:b/>
                        <w:bCs/>
                        <w:color w:val="000000"/>
                        <w:sz w:val="20"/>
                        <w:szCs w:val="20"/>
                      </w:rPr>
                      <w:delText>Surrender Penalty</w:delText>
                    </w:r>
                  </w:del>
                </w:p>
              </w:tc>
            </w:tr>
            <w:tr w:rsidR="00311DD1" w:rsidRPr="00072586" w:rsidDel="00CC21A1" w14:paraId="3DF13CE7" w14:textId="39D48439">
              <w:trPr>
                <w:gridAfter w:val="2"/>
                <w:wAfter w:w="2564" w:type="dxa"/>
                <w:trHeight w:val="255"/>
                <w:del w:id="153" w:author="Gannon, Hugh (Allianz Global Life)" w:date="2026-06-29T16:01:00Z"/>
              </w:trPr>
              <w:tc>
                <w:tcPr>
                  <w:tcW w:w="2180" w:type="dxa"/>
                  <w:noWrap/>
                  <w:vAlign w:val="bottom"/>
                  <w:hideMark/>
                </w:tcPr>
                <w:p w14:paraId="1F35E90C" w14:textId="304C1757" w:rsidR="00311DD1" w:rsidRPr="00072586" w:rsidDel="00CC21A1" w:rsidRDefault="00311DD1" w:rsidP="00311DD1">
                  <w:pPr>
                    <w:jc w:val="center"/>
                    <w:rPr>
                      <w:del w:id="154" w:author="Gannon, Hugh (Allianz Global Life)" w:date="2026-06-29T16:01:00Z" w16du:dateUtc="2026-06-29T15:01:00Z"/>
                      <w:rFonts w:asciiTheme="minorHAnsi" w:hAnsiTheme="minorHAnsi" w:cstheme="minorHAnsi"/>
                      <w:color w:val="000000"/>
                      <w:sz w:val="20"/>
                      <w:szCs w:val="20"/>
                    </w:rPr>
                  </w:pPr>
                  <w:del w:id="155" w:author="Gannon, Hugh (Allianz Global Life)" w:date="2026-06-29T16:01:00Z" w16du:dateUtc="2026-06-29T15:01:00Z">
                    <w:r w:rsidRPr="00072586" w:rsidDel="00CC21A1">
                      <w:rPr>
                        <w:rFonts w:asciiTheme="minorHAnsi" w:hAnsiTheme="minorHAnsi" w:cstheme="minorHAnsi"/>
                        <w:color w:val="000000"/>
                        <w:sz w:val="20"/>
                        <w:szCs w:val="20"/>
                      </w:rPr>
                      <w:delText>A1, B1, C1, D1, F1</w:delText>
                    </w:r>
                  </w:del>
                </w:p>
              </w:tc>
              <w:tc>
                <w:tcPr>
                  <w:tcW w:w="2300" w:type="dxa"/>
                  <w:noWrap/>
                  <w:vAlign w:val="bottom"/>
                  <w:hideMark/>
                </w:tcPr>
                <w:p w14:paraId="723A3431" w14:textId="0BEDB8BB" w:rsidR="00311DD1" w:rsidRPr="00072586" w:rsidDel="00CC21A1" w:rsidRDefault="00311DD1" w:rsidP="00311DD1">
                  <w:pPr>
                    <w:jc w:val="center"/>
                    <w:rPr>
                      <w:del w:id="156" w:author="Gannon, Hugh (Allianz Global Life)" w:date="2026-06-29T16:01:00Z" w16du:dateUtc="2026-06-29T15:01:00Z"/>
                      <w:rFonts w:asciiTheme="minorHAnsi" w:hAnsiTheme="minorHAnsi" w:cstheme="minorHAnsi"/>
                      <w:color w:val="000000"/>
                      <w:sz w:val="20"/>
                      <w:szCs w:val="20"/>
                    </w:rPr>
                  </w:pPr>
                  <w:del w:id="157" w:author="Gannon, Hugh (Allianz Global Life)" w:date="2026-06-29T16:01:00Z" w16du:dateUtc="2026-06-29T15:01:00Z">
                    <w:r w:rsidRPr="00072586" w:rsidDel="00CC21A1">
                      <w:rPr>
                        <w:rFonts w:asciiTheme="minorHAnsi" w:hAnsiTheme="minorHAnsi" w:cstheme="minorHAnsi"/>
                        <w:color w:val="000000"/>
                        <w:sz w:val="20"/>
                        <w:szCs w:val="20"/>
                      </w:rPr>
                      <w:delText>N/A</w:delText>
                    </w:r>
                  </w:del>
                </w:p>
              </w:tc>
            </w:tr>
            <w:tr w:rsidR="00311DD1" w:rsidRPr="00072586" w:rsidDel="00CC21A1" w14:paraId="19715BF2" w14:textId="21037051">
              <w:trPr>
                <w:gridAfter w:val="2"/>
                <w:wAfter w:w="2564" w:type="dxa"/>
                <w:trHeight w:val="1020"/>
                <w:del w:id="158" w:author="Gannon, Hugh (Allianz Global Life)" w:date="2026-06-29T16:01:00Z"/>
              </w:trPr>
              <w:tc>
                <w:tcPr>
                  <w:tcW w:w="2180" w:type="dxa"/>
                  <w:noWrap/>
                  <w:vAlign w:val="center"/>
                  <w:hideMark/>
                </w:tcPr>
                <w:p w14:paraId="6ABA428E" w14:textId="6703708E" w:rsidR="00311DD1" w:rsidRPr="00072586" w:rsidDel="00CC21A1" w:rsidRDefault="00311DD1" w:rsidP="00311DD1">
                  <w:pPr>
                    <w:jc w:val="center"/>
                    <w:rPr>
                      <w:del w:id="159" w:author="Gannon, Hugh (Allianz Global Life)" w:date="2026-06-29T16:01:00Z" w16du:dateUtc="2026-06-29T15:01:00Z"/>
                      <w:rFonts w:asciiTheme="minorHAnsi" w:hAnsiTheme="minorHAnsi" w:cstheme="minorHAnsi"/>
                      <w:color w:val="000000"/>
                      <w:sz w:val="20"/>
                      <w:szCs w:val="20"/>
                    </w:rPr>
                  </w:pPr>
                  <w:del w:id="160" w:author="Gannon, Hugh (Allianz Global Life)" w:date="2026-06-29T16:01:00Z" w16du:dateUtc="2026-06-29T15:01:00Z">
                    <w:r w:rsidRPr="00072586" w:rsidDel="00CC21A1">
                      <w:rPr>
                        <w:rFonts w:asciiTheme="minorHAnsi" w:hAnsiTheme="minorHAnsi" w:cstheme="minorHAnsi"/>
                        <w:color w:val="000000"/>
                        <w:sz w:val="20"/>
                        <w:szCs w:val="20"/>
                      </w:rPr>
                      <w:delText>A2, B2, C2, F2</w:delText>
                    </w:r>
                  </w:del>
                </w:p>
              </w:tc>
              <w:tc>
                <w:tcPr>
                  <w:tcW w:w="2300" w:type="dxa"/>
                  <w:vAlign w:val="bottom"/>
                  <w:hideMark/>
                </w:tcPr>
                <w:p w14:paraId="06983D39" w14:textId="39FFAFAE" w:rsidR="00311DD1" w:rsidRPr="00072586" w:rsidDel="00CC21A1" w:rsidRDefault="00311DD1" w:rsidP="00311DD1">
                  <w:pPr>
                    <w:jc w:val="center"/>
                    <w:rPr>
                      <w:del w:id="161" w:author="Gannon, Hugh (Allianz Global Life)" w:date="2026-06-29T16:01:00Z" w16du:dateUtc="2026-06-29T15:01:00Z"/>
                      <w:rFonts w:asciiTheme="minorHAnsi" w:hAnsiTheme="minorHAnsi" w:cstheme="minorHAnsi"/>
                      <w:color w:val="000000"/>
                      <w:sz w:val="20"/>
                      <w:szCs w:val="20"/>
                    </w:rPr>
                  </w:pPr>
                  <w:del w:id="162" w:author="Gannon, Hugh (Allianz Global Life)" w:date="2026-06-29T16:01:00Z" w16du:dateUtc="2026-06-29T15:01:00Z">
                    <w:r w:rsidRPr="00072586" w:rsidDel="00CC21A1">
                      <w:rPr>
                        <w:rFonts w:asciiTheme="minorHAnsi" w:hAnsiTheme="minorHAnsi" w:cstheme="minorHAnsi"/>
                        <w:color w:val="000000"/>
                        <w:sz w:val="20"/>
                        <w:szCs w:val="20"/>
                      </w:rPr>
                      <w:delText>Year 1: 2%</w:delText>
                    </w:r>
                    <w:r w:rsidRPr="00072586" w:rsidDel="00CC21A1">
                      <w:rPr>
                        <w:rFonts w:asciiTheme="minorHAnsi" w:hAnsiTheme="minorHAnsi" w:cstheme="minorHAnsi"/>
                        <w:color w:val="000000"/>
                        <w:sz w:val="20"/>
                        <w:szCs w:val="20"/>
                      </w:rPr>
                      <w:br/>
                      <w:delText>Year 2: 1%</w:delText>
                    </w:r>
                    <w:r w:rsidRPr="00072586" w:rsidDel="00CC21A1">
                      <w:rPr>
                        <w:rFonts w:asciiTheme="minorHAnsi" w:hAnsiTheme="minorHAnsi" w:cstheme="minorHAnsi"/>
                        <w:color w:val="000000"/>
                        <w:sz w:val="20"/>
                        <w:szCs w:val="20"/>
                      </w:rPr>
                      <w:br/>
                      <w:delText>Year 3: 1%</w:delText>
                    </w:r>
                    <w:r w:rsidRPr="00072586" w:rsidDel="00CC21A1">
                      <w:rPr>
                        <w:rFonts w:asciiTheme="minorHAnsi" w:hAnsiTheme="minorHAnsi" w:cstheme="minorHAnsi"/>
                        <w:color w:val="000000"/>
                        <w:sz w:val="20"/>
                        <w:szCs w:val="20"/>
                      </w:rPr>
                      <w:br/>
                      <w:delText>Year 4+: 0%</w:delText>
                    </w:r>
                  </w:del>
                </w:p>
              </w:tc>
            </w:tr>
            <w:tr w:rsidR="00311DD1" w:rsidRPr="00072586" w:rsidDel="00CC21A1" w14:paraId="3F06F91B" w14:textId="71962AAF">
              <w:trPr>
                <w:gridAfter w:val="2"/>
                <w:wAfter w:w="2564" w:type="dxa"/>
                <w:trHeight w:val="1530"/>
                <w:del w:id="163" w:author="Gannon, Hugh (Allianz Global Life)" w:date="2026-06-29T16:01:00Z"/>
              </w:trPr>
              <w:tc>
                <w:tcPr>
                  <w:tcW w:w="2180" w:type="dxa"/>
                  <w:noWrap/>
                  <w:vAlign w:val="center"/>
                  <w:hideMark/>
                </w:tcPr>
                <w:p w14:paraId="2CE11B25" w14:textId="2C0DD30B" w:rsidR="00311DD1" w:rsidRPr="00072586" w:rsidDel="00CC21A1" w:rsidRDefault="00311DD1" w:rsidP="00311DD1">
                  <w:pPr>
                    <w:jc w:val="center"/>
                    <w:rPr>
                      <w:del w:id="164" w:author="Gannon, Hugh (Allianz Global Life)" w:date="2026-06-29T16:01:00Z" w16du:dateUtc="2026-06-29T15:01:00Z"/>
                      <w:rFonts w:asciiTheme="minorHAnsi" w:hAnsiTheme="minorHAnsi" w:cstheme="minorHAnsi"/>
                      <w:color w:val="000000"/>
                      <w:sz w:val="20"/>
                      <w:szCs w:val="20"/>
                    </w:rPr>
                  </w:pPr>
                  <w:del w:id="165" w:author="Gannon, Hugh (Allianz Global Life)" w:date="2026-06-29T16:01:00Z" w16du:dateUtc="2026-06-29T15:01:00Z">
                    <w:r w:rsidRPr="00072586" w:rsidDel="00CC21A1">
                      <w:rPr>
                        <w:rFonts w:asciiTheme="minorHAnsi" w:hAnsiTheme="minorHAnsi" w:cstheme="minorHAnsi"/>
                        <w:color w:val="000000"/>
                        <w:sz w:val="20"/>
                        <w:szCs w:val="20"/>
                      </w:rPr>
                      <w:delText>A3, B3, C3, F3</w:delText>
                    </w:r>
                  </w:del>
                </w:p>
              </w:tc>
              <w:tc>
                <w:tcPr>
                  <w:tcW w:w="2300" w:type="dxa"/>
                  <w:vAlign w:val="bottom"/>
                  <w:hideMark/>
                </w:tcPr>
                <w:p w14:paraId="52DB382D" w14:textId="4CE468D2" w:rsidR="00311DD1" w:rsidRPr="00072586" w:rsidDel="00CC21A1" w:rsidRDefault="00311DD1" w:rsidP="00311DD1">
                  <w:pPr>
                    <w:jc w:val="center"/>
                    <w:rPr>
                      <w:del w:id="166" w:author="Gannon, Hugh (Allianz Global Life)" w:date="2026-06-29T16:01:00Z" w16du:dateUtc="2026-06-29T15:01:00Z"/>
                      <w:rFonts w:asciiTheme="minorHAnsi" w:hAnsiTheme="minorHAnsi" w:cstheme="minorHAnsi"/>
                      <w:color w:val="000000"/>
                      <w:sz w:val="20"/>
                      <w:szCs w:val="20"/>
                    </w:rPr>
                  </w:pPr>
                  <w:del w:id="167" w:author="Gannon, Hugh (Allianz Global Life)" w:date="2026-06-29T16:01:00Z" w16du:dateUtc="2026-06-29T15:01:00Z">
                    <w:r w:rsidRPr="00072586" w:rsidDel="00CC21A1">
                      <w:rPr>
                        <w:rFonts w:asciiTheme="minorHAnsi" w:hAnsiTheme="minorHAnsi" w:cstheme="minorHAnsi"/>
                        <w:color w:val="000000"/>
                        <w:sz w:val="20"/>
                        <w:szCs w:val="20"/>
                      </w:rPr>
                      <w:delText>Year 1: 3%</w:delText>
                    </w:r>
                    <w:r w:rsidRPr="00072586" w:rsidDel="00CC21A1">
                      <w:rPr>
                        <w:rFonts w:asciiTheme="minorHAnsi" w:hAnsiTheme="minorHAnsi" w:cstheme="minorHAnsi"/>
                        <w:color w:val="000000"/>
                        <w:sz w:val="20"/>
                        <w:szCs w:val="20"/>
                      </w:rPr>
                      <w:br/>
                      <w:delText>Year 2: 3%</w:delText>
                    </w:r>
                    <w:r w:rsidRPr="00072586" w:rsidDel="00CC21A1">
                      <w:rPr>
                        <w:rFonts w:asciiTheme="minorHAnsi" w:hAnsiTheme="minorHAnsi" w:cstheme="minorHAnsi"/>
                        <w:color w:val="000000"/>
                        <w:sz w:val="20"/>
                        <w:szCs w:val="20"/>
                      </w:rPr>
                      <w:br/>
                      <w:delText>Year 3: 2%</w:delText>
                    </w:r>
                    <w:r w:rsidRPr="00072586" w:rsidDel="00CC21A1">
                      <w:rPr>
                        <w:rFonts w:asciiTheme="minorHAnsi" w:hAnsiTheme="minorHAnsi" w:cstheme="minorHAnsi"/>
                        <w:color w:val="000000"/>
                        <w:sz w:val="20"/>
                        <w:szCs w:val="20"/>
                      </w:rPr>
                      <w:br/>
                      <w:delText>Year 4: 2%</w:delText>
                    </w:r>
                    <w:r w:rsidRPr="00072586" w:rsidDel="00CC21A1">
                      <w:rPr>
                        <w:rFonts w:asciiTheme="minorHAnsi" w:hAnsiTheme="minorHAnsi" w:cstheme="minorHAnsi"/>
                        <w:color w:val="000000"/>
                        <w:sz w:val="20"/>
                        <w:szCs w:val="20"/>
                      </w:rPr>
                      <w:br/>
                      <w:delText>Year 5: 1%</w:delText>
                    </w:r>
                    <w:r w:rsidRPr="00072586" w:rsidDel="00CC21A1">
                      <w:rPr>
                        <w:rFonts w:asciiTheme="minorHAnsi" w:hAnsiTheme="minorHAnsi" w:cstheme="minorHAnsi"/>
                        <w:color w:val="000000"/>
                        <w:sz w:val="20"/>
                        <w:szCs w:val="20"/>
                      </w:rPr>
                      <w:br/>
                      <w:delText>Year 6+: 0%</w:delText>
                    </w:r>
                  </w:del>
                </w:p>
              </w:tc>
            </w:tr>
            <w:tr w:rsidR="00311DD1" w:rsidRPr="00072586" w:rsidDel="00CC21A1" w14:paraId="0FEF248F" w14:textId="57120A1A">
              <w:trPr>
                <w:gridAfter w:val="2"/>
                <w:wAfter w:w="2564" w:type="dxa"/>
                <w:trHeight w:val="1530"/>
                <w:del w:id="168" w:author="Gannon, Hugh (Allianz Global Life)" w:date="2026-06-29T16:01:00Z"/>
              </w:trPr>
              <w:tc>
                <w:tcPr>
                  <w:tcW w:w="2180" w:type="dxa"/>
                  <w:noWrap/>
                  <w:vAlign w:val="center"/>
                </w:tcPr>
                <w:p w14:paraId="098F43B9" w14:textId="2C61D7B2" w:rsidR="00311DD1" w:rsidRPr="00072586" w:rsidDel="00CC21A1" w:rsidRDefault="00311DD1" w:rsidP="00311DD1">
                  <w:pPr>
                    <w:jc w:val="center"/>
                    <w:rPr>
                      <w:del w:id="169" w:author="Gannon, Hugh (Allianz Global Life)" w:date="2026-06-29T16:01:00Z" w16du:dateUtc="2026-06-29T15:01:00Z"/>
                      <w:rFonts w:asciiTheme="minorHAnsi" w:hAnsiTheme="minorHAnsi" w:cstheme="minorHAnsi"/>
                      <w:color w:val="000000"/>
                      <w:sz w:val="20"/>
                      <w:szCs w:val="20"/>
                    </w:rPr>
                  </w:pPr>
                  <w:del w:id="170" w:author="Gannon, Hugh (Allianz Global Life)" w:date="2026-06-29T16:01:00Z" w16du:dateUtc="2026-06-29T15:01:00Z">
                    <w:r w:rsidRPr="00072586" w:rsidDel="00CC21A1">
                      <w:rPr>
                        <w:rFonts w:asciiTheme="minorHAnsi" w:hAnsiTheme="minorHAnsi" w:cstheme="minorHAnsi"/>
                        <w:color w:val="000000"/>
                        <w:sz w:val="20"/>
                        <w:szCs w:val="20"/>
                      </w:rPr>
                      <w:delText>A4, B4, F4</w:delText>
                    </w:r>
                  </w:del>
                </w:p>
              </w:tc>
              <w:tc>
                <w:tcPr>
                  <w:tcW w:w="2300" w:type="dxa"/>
                  <w:vAlign w:val="bottom"/>
                </w:tcPr>
                <w:p w14:paraId="5825CB8D" w14:textId="54234114" w:rsidR="00311DD1" w:rsidRPr="00072586" w:rsidDel="00CC21A1" w:rsidRDefault="00311DD1" w:rsidP="00311DD1">
                  <w:pPr>
                    <w:jc w:val="center"/>
                    <w:rPr>
                      <w:del w:id="171" w:author="Gannon, Hugh (Allianz Global Life)" w:date="2026-06-29T16:01:00Z" w16du:dateUtc="2026-06-29T15:01:00Z"/>
                      <w:rFonts w:asciiTheme="minorHAnsi" w:hAnsiTheme="minorHAnsi" w:cstheme="minorHAnsi"/>
                      <w:color w:val="000000"/>
                      <w:sz w:val="20"/>
                      <w:szCs w:val="20"/>
                    </w:rPr>
                  </w:pPr>
                  <w:del w:id="172" w:author="Gannon, Hugh (Allianz Global Life)" w:date="2026-06-29T16:01:00Z" w16du:dateUtc="2026-06-29T15:01:00Z">
                    <w:r w:rsidRPr="00072586" w:rsidDel="00CC21A1">
                      <w:rPr>
                        <w:rFonts w:asciiTheme="minorHAnsi" w:hAnsiTheme="minorHAnsi" w:cstheme="minorHAnsi"/>
                        <w:color w:val="000000"/>
                        <w:sz w:val="20"/>
                        <w:szCs w:val="20"/>
                      </w:rPr>
                      <w:delText>Year 1: 3.00%</w:delText>
                    </w:r>
                  </w:del>
                </w:p>
                <w:p w14:paraId="3CFEB4AB" w14:textId="5F661EF8" w:rsidR="00311DD1" w:rsidRPr="00072586" w:rsidDel="00CC21A1" w:rsidRDefault="00311DD1" w:rsidP="00311DD1">
                  <w:pPr>
                    <w:jc w:val="center"/>
                    <w:rPr>
                      <w:del w:id="173" w:author="Gannon, Hugh (Allianz Global Life)" w:date="2026-06-29T16:01:00Z" w16du:dateUtc="2026-06-29T15:01:00Z"/>
                      <w:rFonts w:asciiTheme="minorHAnsi" w:hAnsiTheme="minorHAnsi" w:cstheme="minorHAnsi"/>
                      <w:color w:val="000000"/>
                      <w:sz w:val="20"/>
                      <w:szCs w:val="20"/>
                    </w:rPr>
                  </w:pPr>
                  <w:del w:id="174" w:author="Gannon, Hugh (Allianz Global Life)" w:date="2026-06-29T16:01:00Z" w16du:dateUtc="2026-06-29T15:01:00Z">
                    <w:r w:rsidRPr="00072586" w:rsidDel="00CC21A1">
                      <w:rPr>
                        <w:rFonts w:asciiTheme="minorHAnsi" w:hAnsiTheme="minorHAnsi" w:cstheme="minorHAnsi"/>
                        <w:color w:val="000000"/>
                        <w:sz w:val="20"/>
                        <w:szCs w:val="20"/>
                      </w:rPr>
                      <w:delText>Year 2: 3.00%</w:delText>
                    </w:r>
                  </w:del>
                </w:p>
                <w:p w14:paraId="1265D2CD" w14:textId="1B3D2CA8" w:rsidR="00311DD1" w:rsidRPr="00072586" w:rsidDel="00CC21A1" w:rsidRDefault="00311DD1" w:rsidP="00311DD1">
                  <w:pPr>
                    <w:jc w:val="center"/>
                    <w:rPr>
                      <w:del w:id="175" w:author="Gannon, Hugh (Allianz Global Life)" w:date="2026-06-29T16:01:00Z" w16du:dateUtc="2026-06-29T15:01:00Z"/>
                      <w:rFonts w:asciiTheme="minorHAnsi" w:hAnsiTheme="minorHAnsi" w:cstheme="minorHAnsi"/>
                      <w:color w:val="000000"/>
                      <w:sz w:val="20"/>
                      <w:szCs w:val="20"/>
                    </w:rPr>
                  </w:pPr>
                  <w:del w:id="176" w:author="Gannon, Hugh (Allianz Global Life)" w:date="2026-06-29T16:01:00Z" w16du:dateUtc="2026-06-29T15:01:00Z">
                    <w:r w:rsidRPr="00072586" w:rsidDel="00CC21A1">
                      <w:rPr>
                        <w:rFonts w:asciiTheme="minorHAnsi" w:hAnsiTheme="minorHAnsi" w:cstheme="minorHAnsi"/>
                        <w:color w:val="000000"/>
                        <w:sz w:val="20"/>
                        <w:szCs w:val="20"/>
                      </w:rPr>
                      <w:delText>Year 3: 2.00%</w:delText>
                    </w:r>
                  </w:del>
                </w:p>
                <w:p w14:paraId="6754AB4E" w14:textId="784CF165" w:rsidR="00311DD1" w:rsidRPr="00072586" w:rsidDel="00CC21A1" w:rsidRDefault="00311DD1" w:rsidP="00311DD1">
                  <w:pPr>
                    <w:jc w:val="center"/>
                    <w:rPr>
                      <w:del w:id="177" w:author="Gannon, Hugh (Allianz Global Life)" w:date="2026-06-29T16:01:00Z" w16du:dateUtc="2026-06-29T15:01:00Z"/>
                      <w:rFonts w:asciiTheme="minorHAnsi" w:hAnsiTheme="minorHAnsi" w:cstheme="minorHAnsi"/>
                      <w:color w:val="000000"/>
                      <w:sz w:val="20"/>
                      <w:szCs w:val="20"/>
                    </w:rPr>
                  </w:pPr>
                  <w:del w:id="178" w:author="Gannon, Hugh (Allianz Global Life)" w:date="2026-06-29T16:01:00Z" w16du:dateUtc="2026-06-29T15:01:00Z">
                    <w:r w:rsidRPr="00072586" w:rsidDel="00CC21A1">
                      <w:rPr>
                        <w:rFonts w:asciiTheme="minorHAnsi" w:hAnsiTheme="minorHAnsi" w:cstheme="minorHAnsi"/>
                        <w:color w:val="000000"/>
                        <w:sz w:val="20"/>
                        <w:szCs w:val="20"/>
                      </w:rPr>
                      <w:delText>Year 4: 2.00%</w:delText>
                    </w:r>
                  </w:del>
                </w:p>
                <w:p w14:paraId="363CCF50" w14:textId="316545FA" w:rsidR="00311DD1" w:rsidRPr="00072586" w:rsidDel="00CC21A1" w:rsidRDefault="00311DD1" w:rsidP="00311DD1">
                  <w:pPr>
                    <w:jc w:val="center"/>
                    <w:rPr>
                      <w:del w:id="179" w:author="Gannon, Hugh (Allianz Global Life)" w:date="2026-06-29T16:01:00Z" w16du:dateUtc="2026-06-29T15:01:00Z"/>
                      <w:rFonts w:asciiTheme="minorHAnsi" w:hAnsiTheme="minorHAnsi" w:cstheme="minorHAnsi"/>
                      <w:color w:val="000000"/>
                      <w:sz w:val="20"/>
                      <w:szCs w:val="20"/>
                    </w:rPr>
                  </w:pPr>
                  <w:del w:id="180" w:author="Gannon, Hugh (Allianz Global Life)" w:date="2026-06-29T16:01:00Z" w16du:dateUtc="2026-06-29T15:01:00Z">
                    <w:r w:rsidRPr="00072586" w:rsidDel="00CC21A1">
                      <w:rPr>
                        <w:rFonts w:asciiTheme="minorHAnsi" w:hAnsiTheme="minorHAnsi" w:cstheme="minorHAnsi"/>
                        <w:color w:val="000000"/>
                        <w:sz w:val="20"/>
                        <w:szCs w:val="20"/>
                      </w:rPr>
                      <w:delText>Year 5: 2.00%</w:delText>
                    </w:r>
                  </w:del>
                </w:p>
                <w:p w14:paraId="55EA1331" w14:textId="78D323D1" w:rsidR="00311DD1" w:rsidRPr="00072586" w:rsidDel="00CC21A1" w:rsidRDefault="00311DD1" w:rsidP="00311DD1">
                  <w:pPr>
                    <w:jc w:val="center"/>
                    <w:rPr>
                      <w:del w:id="181" w:author="Gannon, Hugh (Allianz Global Life)" w:date="2026-06-29T16:01:00Z" w16du:dateUtc="2026-06-29T15:01:00Z"/>
                      <w:rFonts w:asciiTheme="minorHAnsi" w:hAnsiTheme="minorHAnsi" w:cstheme="minorHAnsi"/>
                      <w:color w:val="000000"/>
                      <w:sz w:val="20"/>
                      <w:szCs w:val="20"/>
                    </w:rPr>
                  </w:pPr>
                  <w:del w:id="182" w:author="Gannon, Hugh (Allianz Global Life)" w:date="2026-06-29T16:01:00Z" w16du:dateUtc="2026-06-29T15:01:00Z">
                    <w:r w:rsidRPr="00072586" w:rsidDel="00CC21A1">
                      <w:rPr>
                        <w:rFonts w:asciiTheme="minorHAnsi" w:hAnsiTheme="minorHAnsi" w:cstheme="minorHAnsi"/>
                        <w:color w:val="000000"/>
                        <w:sz w:val="20"/>
                        <w:szCs w:val="20"/>
                      </w:rPr>
                      <w:delText>Year 6: 1.00%</w:delText>
                    </w:r>
                  </w:del>
                </w:p>
              </w:tc>
            </w:tr>
            <w:tr w:rsidR="00311DD1" w:rsidRPr="00072586" w:rsidDel="00CC21A1" w14:paraId="53D75D24" w14:textId="530E98E0">
              <w:trPr>
                <w:gridAfter w:val="2"/>
                <w:wAfter w:w="2564" w:type="dxa"/>
                <w:trHeight w:val="1530"/>
                <w:del w:id="183" w:author="Gannon, Hugh (Allianz Global Life)" w:date="2026-06-29T16:01:00Z"/>
              </w:trPr>
              <w:tc>
                <w:tcPr>
                  <w:tcW w:w="2180" w:type="dxa"/>
                  <w:noWrap/>
                  <w:vAlign w:val="center"/>
                </w:tcPr>
                <w:p w14:paraId="645A28AF" w14:textId="11ED755E" w:rsidR="00311DD1" w:rsidRPr="00072586" w:rsidDel="00CC21A1" w:rsidRDefault="00311DD1" w:rsidP="00311DD1">
                  <w:pPr>
                    <w:jc w:val="center"/>
                    <w:rPr>
                      <w:del w:id="184" w:author="Gannon, Hugh (Allianz Global Life)" w:date="2026-06-29T16:01:00Z" w16du:dateUtc="2026-06-29T15:01:00Z"/>
                      <w:rFonts w:asciiTheme="minorHAnsi" w:hAnsiTheme="minorHAnsi" w:cstheme="minorHAnsi"/>
                      <w:color w:val="000000"/>
                      <w:sz w:val="20"/>
                      <w:szCs w:val="20"/>
                    </w:rPr>
                  </w:pPr>
                  <w:del w:id="185" w:author="Gannon, Hugh (Allianz Global Life)" w:date="2026-06-29T16:01:00Z" w16du:dateUtc="2026-06-29T15:01:00Z">
                    <w:r w:rsidRPr="00072586" w:rsidDel="00CC21A1">
                      <w:rPr>
                        <w:rFonts w:asciiTheme="minorHAnsi" w:hAnsiTheme="minorHAnsi" w:cstheme="minorHAnsi"/>
                        <w:color w:val="000000"/>
                        <w:sz w:val="20"/>
                        <w:szCs w:val="20"/>
                      </w:rPr>
                      <w:delText>A5, B5, F5</w:delText>
                    </w:r>
                  </w:del>
                </w:p>
              </w:tc>
              <w:tc>
                <w:tcPr>
                  <w:tcW w:w="2300" w:type="dxa"/>
                  <w:vAlign w:val="bottom"/>
                </w:tcPr>
                <w:p w14:paraId="71D7BE41" w14:textId="1A84F970" w:rsidR="00311DD1" w:rsidRPr="00072586" w:rsidDel="00CC21A1" w:rsidRDefault="00311DD1" w:rsidP="00311DD1">
                  <w:pPr>
                    <w:jc w:val="center"/>
                    <w:rPr>
                      <w:del w:id="186" w:author="Gannon, Hugh (Allianz Global Life)" w:date="2026-06-29T16:01:00Z" w16du:dateUtc="2026-06-29T15:01:00Z"/>
                      <w:rFonts w:asciiTheme="minorHAnsi" w:hAnsiTheme="minorHAnsi" w:cstheme="minorHAnsi"/>
                      <w:color w:val="000000"/>
                      <w:sz w:val="20"/>
                      <w:szCs w:val="20"/>
                    </w:rPr>
                  </w:pPr>
                  <w:del w:id="187" w:author="Gannon, Hugh (Allianz Global Life)" w:date="2026-06-29T16:01:00Z" w16du:dateUtc="2026-06-29T15:01:00Z">
                    <w:r w:rsidRPr="00072586" w:rsidDel="00CC21A1">
                      <w:rPr>
                        <w:rFonts w:asciiTheme="minorHAnsi" w:hAnsiTheme="minorHAnsi" w:cstheme="minorHAnsi"/>
                        <w:color w:val="000000"/>
                        <w:sz w:val="20"/>
                        <w:szCs w:val="20"/>
                      </w:rPr>
                      <w:delText>Year 1: 4.00%</w:delText>
                    </w:r>
                  </w:del>
                </w:p>
                <w:p w14:paraId="7CAAA70A" w14:textId="1E337E7B" w:rsidR="00311DD1" w:rsidRPr="00072586" w:rsidDel="00CC21A1" w:rsidRDefault="00311DD1" w:rsidP="00311DD1">
                  <w:pPr>
                    <w:jc w:val="center"/>
                    <w:rPr>
                      <w:del w:id="188" w:author="Gannon, Hugh (Allianz Global Life)" w:date="2026-06-29T16:01:00Z" w16du:dateUtc="2026-06-29T15:01:00Z"/>
                      <w:rFonts w:asciiTheme="minorHAnsi" w:hAnsiTheme="minorHAnsi" w:cstheme="minorHAnsi"/>
                      <w:color w:val="000000"/>
                      <w:sz w:val="20"/>
                      <w:szCs w:val="20"/>
                    </w:rPr>
                  </w:pPr>
                  <w:del w:id="189" w:author="Gannon, Hugh (Allianz Global Life)" w:date="2026-06-29T16:01:00Z" w16du:dateUtc="2026-06-29T15:01:00Z">
                    <w:r w:rsidRPr="00072586" w:rsidDel="00CC21A1">
                      <w:rPr>
                        <w:rFonts w:asciiTheme="minorHAnsi" w:hAnsiTheme="minorHAnsi" w:cstheme="minorHAnsi"/>
                        <w:color w:val="000000"/>
                        <w:sz w:val="20"/>
                        <w:szCs w:val="20"/>
                      </w:rPr>
                      <w:delText>Year 2: 3.50%</w:delText>
                    </w:r>
                  </w:del>
                </w:p>
                <w:p w14:paraId="39D72C56" w14:textId="504CC54A" w:rsidR="00311DD1" w:rsidRPr="00072586" w:rsidDel="00CC21A1" w:rsidRDefault="00311DD1" w:rsidP="00311DD1">
                  <w:pPr>
                    <w:jc w:val="center"/>
                    <w:rPr>
                      <w:del w:id="190" w:author="Gannon, Hugh (Allianz Global Life)" w:date="2026-06-29T16:01:00Z" w16du:dateUtc="2026-06-29T15:01:00Z"/>
                      <w:rFonts w:asciiTheme="minorHAnsi" w:hAnsiTheme="minorHAnsi" w:cstheme="minorHAnsi"/>
                      <w:color w:val="000000"/>
                      <w:sz w:val="20"/>
                      <w:szCs w:val="20"/>
                    </w:rPr>
                  </w:pPr>
                  <w:del w:id="191" w:author="Gannon, Hugh (Allianz Global Life)" w:date="2026-06-29T16:01:00Z" w16du:dateUtc="2026-06-29T15:01:00Z">
                    <w:r w:rsidRPr="00072586" w:rsidDel="00CC21A1">
                      <w:rPr>
                        <w:rFonts w:asciiTheme="minorHAnsi" w:hAnsiTheme="minorHAnsi" w:cstheme="minorHAnsi"/>
                        <w:color w:val="000000"/>
                        <w:sz w:val="20"/>
                        <w:szCs w:val="20"/>
                      </w:rPr>
                      <w:delText>Year 3: 3.00%</w:delText>
                    </w:r>
                  </w:del>
                </w:p>
                <w:p w14:paraId="0ECCA2E8" w14:textId="387F81DC" w:rsidR="00311DD1" w:rsidRPr="00072586" w:rsidDel="00CC21A1" w:rsidRDefault="00311DD1" w:rsidP="00311DD1">
                  <w:pPr>
                    <w:jc w:val="center"/>
                    <w:rPr>
                      <w:del w:id="192" w:author="Gannon, Hugh (Allianz Global Life)" w:date="2026-06-29T16:01:00Z" w16du:dateUtc="2026-06-29T15:01:00Z"/>
                      <w:rFonts w:asciiTheme="minorHAnsi" w:hAnsiTheme="minorHAnsi" w:cstheme="minorHAnsi"/>
                      <w:color w:val="000000"/>
                      <w:sz w:val="20"/>
                      <w:szCs w:val="20"/>
                    </w:rPr>
                  </w:pPr>
                  <w:del w:id="193" w:author="Gannon, Hugh (Allianz Global Life)" w:date="2026-06-29T16:01:00Z" w16du:dateUtc="2026-06-29T15:01:00Z">
                    <w:r w:rsidRPr="00072586" w:rsidDel="00CC21A1">
                      <w:rPr>
                        <w:rFonts w:asciiTheme="minorHAnsi" w:hAnsiTheme="minorHAnsi" w:cstheme="minorHAnsi"/>
                        <w:color w:val="000000"/>
                        <w:sz w:val="20"/>
                        <w:szCs w:val="20"/>
                      </w:rPr>
                      <w:delText>Year 4: 2.50%</w:delText>
                    </w:r>
                  </w:del>
                </w:p>
                <w:p w14:paraId="5B925294" w14:textId="01C467D5" w:rsidR="00311DD1" w:rsidRPr="00072586" w:rsidDel="00CC21A1" w:rsidRDefault="00311DD1" w:rsidP="00311DD1">
                  <w:pPr>
                    <w:jc w:val="center"/>
                    <w:rPr>
                      <w:del w:id="194" w:author="Gannon, Hugh (Allianz Global Life)" w:date="2026-06-29T16:01:00Z" w16du:dateUtc="2026-06-29T15:01:00Z"/>
                      <w:rFonts w:asciiTheme="minorHAnsi" w:hAnsiTheme="minorHAnsi" w:cstheme="minorHAnsi"/>
                      <w:color w:val="000000"/>
                      <w:sz w:val="20"/>
                      <w:szCs w:val="20"/>
                    </w:rPr>
                  </w:pPr>
                  <w:del w:id="195" w:author="Gannon, Hugh (Allianz Global Life)" w:date="2026-06-29T16:01:00Z" w16du:dateUtc="2026-06-29T15:01:00Z">
                    <w:r w:rsidRPr="00072586" w:rsidDel="00CC21A1">
                      <w:rPr>
                        <w:rFonts w:asciiTheme="minorHAnsi" w:hAnsiTheme="minorHAnsi" w:cstheme="minorHAnsi"/>
                        <w:color w:val="000000"/>
                        <w:sz w:val="20"/>
                        <w:szCs w:val="20"/>
                      </w:rPr>
                      <w:delText>Year 5: 2.00%</w:delText>
                    </w:r>
                  </w:del>
                </w:p>
                <w:p w14:paraId="1776EFBB" w14:textId="540BBFC5" w:rsidR="00311DD1" w:rsidRPr="00072586" w:rsidDel="00CC21A1" w:rsidRDefault="00311DD1" w:rsidP="00311DD1">
                  <w:pPr>
                    <w:jc w:val="center"/>
                    <w:rPr>
                      <w:del w:id="196" w:author="Gannon, Hugh (Allianz Global Life)" w:date="2026-06-29T16:01:00Z" w16du:dateUtc="2026-06-29T15:01:00Z"/>
                      <w:rFonts w:asciiTheme="minorHAnsi" w:hAnsiTheme="minorHAnsi" w:cstheme="minorHAnsi"/>
                      <w:color w:val="000000"/>
                      <w:sz w:val="20"/>
                      <w:szCs w:val="20"/>
                    </w:rPr>
                  </w:pPr>
                  <w:del w:id="197" w:author="Gannon, Hugh (Allianz Global Life)" w:date="2026-06-29T16:01:00Z" w16du:dateUtc="2026-06-29T15:01:00Z">
                    <w:r w:rsidRPr="00072586" w:rsidDel="00CC21A1">
                      <w:rPr>
                        <w:rFonts w:asciiTheme="minorHAnsi" w:hAnsiTheme="minorHAnsi" w:cstheme="minorHAnsi"/>
                        <w:color w:val="000000"/>
                        <w:sz w:val="20"/>
                        <w:szCs w:val="20"/>
                      </w:rPr>
                      <w:delText>Year 6: 1.50%</w:delText>
                    </w:r>
                  </w:del>
                </w:p>
                <w:p w14:paraId="48D784FE" w14:textId="6EA2F845" w:rsidR="00311DD1" w:rsidRPr="00072586" w:rsidDel="00CC21A1" w:rsidRDefault="00311DD1" w:rsidP="00311DD1">
                  <w:pPr>
                    <w:jc w:val="center"/>
                    <w:rPr>
                      <w:del w:id="198" w:author="Gannon, Hugh (Allianz Global Life)" w:date="2026-06-29T16:01:00Z" w16du:dateUtc="2026-06-29T15:01:00Z"/>
                      <w:rFonts w:asciiTheme="minorHAnsi" w:hAnsiTheme="minorHAnsi" w:cstheme="minorHAnsi"/>
                      <w:color w:val="000000"/>
                      <w:sz w:val="20"/>
                      <w:szCs w:val="20"/>
                    </w:rPr>
                  </w:pPr>
                  <w:del w:id="199" w:author="Gannon, Hugh (Allianz Global Life)" w:date="2026-06-29T16:01:00Z" w16du:dateUtc="2026-06-29T15:01:00Z">
                    <w:r w:rsidRPr="00072586" w:rsidDel="00CC21A1">
                      <w:rPr>
                        <w:rFonts w:asciiTheme="minorHAnsi" w:hAnsiTheme="minorHAnsi" w:cstheme="minorHAnsi"/>
                        <w:color w:val="000000"/>
                        <w:sz w:val="20"/>
                        <w:szCs w:val="20"/>
                      </w:rPr>
                      <w:delText>Year 7: 1.00%</w:delText>
                    </w:r>
                  </w:del>
                </w:p>
                <w:p w14:paraId="0F15D69F" w14:textId="1CDC8608" w:rsidR="00311DD1" w:rsidRPr="00072586" w:rsidDel="00CC21A1" w:rsidRDefault="00311DD1" w:rsidP="00311DD1">
                  <w:pPr>
                    <w:jc w:val="center"/>
                    <w:rPr>
                      <w:del w:id="200" w:author="Gannon, Hugh (Allianz Global Life)" w:date="2026-06-29T16:01:00Z" w16du:dateUtc="2026-06-29T15:01:00Z"/>
                      <w:rFonts w:asciiTheme="minorHAnsi" w:hAnsiTheme="minorHAnsi" w:cstheme="minorHAnsi"/>
                      <w:color w:val="000000"/>
                      <w:sz w:val="20"/>
                      <w:szCs w:val="20"/>
                    </w:rPr>
                  </w:pPr>
                  <w:del w:id="201" w:author="Gannon, Hugh (Allianz Global Life)" w:date="2026-06-29T16:01:00Z" w16du:dateUtc="2026-06-29T15:01:00Z">
                    <w:r w:rsidRPr="00072586" w:rsidDel="00CC21A1">
                      <w:rPr>
                        <w:rFonts w:asciiTheme="minorHAnsi" w:hAnsiTheme="minorHAnsi" w:cstheme="minorHAnsi"/>
                        <w:color w:val="000000"/>
                        <w:sz w:val="20"/>
                        <w:szCs w:val="20"/>
                      </w:rPr>
                      <w:delText>Year 8: 1.00%</w:delText>
                    </w:r>
                  </w:del>
                </w:p>
              </w:tc>
            </w:tr>
            <w:tr w:rsidR="00CC21A1" w:rsidRPr="00072586" w14:paraId="4B16C51D" w14:textId="77777777" w:rsidTr="00AB031F">
              <w:tblPrEx>
                <w:tblCellMar>
                  <w:left w:w="0" w:type="dxa"/>
                  <w:right w:w="0" w:type="dxa"/>
                </w:tblCellMar>
              </w:tblPrEx>
              <w:trPr>
                <w:trHeight w:val="255"/>
                <w:ins w:id="202" w:author="Gannon, Hugh (Allianz Global Life)" w:date="2026-06-29T16:01:00Z"/>
              </w:trPr>
              <w:tc>
                <w:tcPr>
                  <w:tcW w:w="4744" w:type="dxa"/>
                  <w:gridSpan w:val="3"/>
                  <w:noWrap/>
                  <w:tcMar>
                    <w:top w:w="15" w:type="dxa"/>
                    <w:left w:w="15" w:type="dxa"/>
                    <w:bottom w:w="0" w:type="dxa"/>
                    <w:right w:w="15" w:type="dxa"/>
                  </w:tcMar>
                  <w:vAlign w:val="bottom"/>
                  <w:hideMark/>
                </w:tcPr>
                <w:p w14:paraId="2E55CCCA" w14:textId="77777777" w:rsidR="00CC21A1" w:rsidRPr="00072586" w:rsidRDefault="00CC21A1" w:rsidP="00CC21A1">
                  <w:pPr>
                    <w:jc w:val="center"/>
                    <w:rPr>
                      <w:ins w:id="203" w:author="Gannon, Hugh (Allianz Global Life)" w:date="2026-06-29T16:01:00Z" w16du:dateUtc="2026-06-29T15:01:00Z"/>
                      <w:rFonts w:asciiTheme="minorHAnsi" w:hAnsiTheme="minorHAnsi" w:cstheme="minorHAnsi"/>
                      <w:b/>
                      <w:bCs/>
                      <w:color w:val="000000"/>
                      <w:sz w:val="20"/>
                      <w:szCs w:val="20"/>
                    </w:rPr>
                  </w:pPr>
                  <w:ins w:id="204" w:author="Gannon, Hugh (Allianz Global Life)" w:date="2026-06-29T16:01:00Z" w16du:dateUtc="2026-06-29T15:01:00Z">
                    <w:r w:rsidRPr="00072586">
                      <w:rPr>
                        <w:rFonts w:asciiTheme="minorHAnsi" w:hAnsiTheme="minorHAnsi" w:cstheme="minorHAnsi"/>
                        <w:b/>
                        <w:bCs/>
                        <w:color w:val="000000"/>
                        <w:sz w:val="20"/>
                        <w:szCs w:val="20"/>
                      </w:rPr>
                      <w:t>Product Code</w:t>
                    </w:r>
                  </w:ins>
                </w:p>
              </w:tc>
              <w:tc>
                <w:tcPr>
                  <w:tcW w:w="2300" w:type="dxa"/>
                  <w:noWrap/>
                  <w:tcMar>
                    <w:top w:w="15" w:type="dxa"/>
                    <w:left w:w="15" w:type="dxa"/>
                    <w:bottom w:w="0" w:type="dxa"/>
                    <w:right w:w="15" w:type="dxa"/>
                  </w:tcMar>
                  <w:vAlign w:val="bottom"/>
                  <w:hideMark/>
                </w:tcPr>
                <w:p w14:paraId="2C9E2C50" w14:textId="77777777" w:rsidR="00CC21A1" w:rsidRPr="00072586" w:rsidRDefault="00CC21A1" w:rsidP="00CC21A1">
                  <w:pPr>
                    <w:jc w:val="center"/>
                    <w:rPr>
                      <w:ins w:id="205" w:author="Gannon, Hugh (Allianz Global Life)" w:date="2026-06-29T16:01:00Z" w16du:dateUtc="2026-06-29T15:01:00Z"/>
                      <w:rFonts w:asciiTheme="minorHAnsi" w:hAnsiTheme="minorHAnsi" w:cstheme="minorHAnsi"/>
                      <w:b/>
                      <w:bCs/>
                      <w:color w:val="000000"/>
                      <w:sz w:val="20"/>
                      <w:szCs w:val="20"/>
                    </w:rPr>
                  </w:pPr>
                  <w:ins w:id="206" w:author="Gannon, Hugh (Allianz Global Life)" w:date="2026-06-29T16:01:00Z" w16du:dateUtc="2026-06-29T15:01:00Z">
                    <w:r w:rsidRPr="00072586">
                      <w:rPr>
                        <w:rFonts w:asciiTheme="minorHAnsi" w:hAnsiTheme="minorHAnsi" w:cstheme="minorHAnsi"/>
                        <w:b/>
                        <w:bCs/>
                        <w:color w:val="000000"/>
                        <w:sz w:val="20"/>
                        <w:szCs w:val="20"/>
                      </w:rPr>
                      <w:t>Surrender Penalty</w:t>
                    </w:r>
                  </w:ins>
                </w:p>
              </w:tc>
            </w:tr>
            <w:tr w:rsidR="00CC21A1" w:rsidRPr="00072586" w14:paraId="6BEF2CCD" w14:textId="77777777" w:rsidTr="00AB031F">
              <w:tblPrEx>
                <w:tblCellMar>
                  <w:left w:w="0" w:type="dxa"/>
                  <w:right w:w="0" w:type="dxa"/>
                </w:tblCellMar>
              </w:tblPrEx>
              <w:trPr>
                <w:trHeight w:val="255"/>
                <w:ins w:id="207" w:author="Gannon, Hugh (Allianz Global Life)" w:date="2026-06-29T16:01:00Z"/>
              </w:trPr>
              <w:tc>
                <w:tcPr>
                  <w:tcW w:w="0" w:type="auto"/>
                  <w:gridSpan w:val="3"/>
                  <w:noWrap/>
                  <w:tcMar>
                    <w:top w:w="15" w:type="dxa"/>
                    <w:left w:w="15" w:type="dxa"/>
                    <w:bottom w:w="0" w:type="dxa"/>
                    <w:right w:w="15" w:type="dxa"/>
                  </w:tcMar>
                  <w:vAlign w:val="bottom"/>
                  <w:hideMark/>
                </w:tcPr>
                <w:p w14:paraId="4394D163" w14:textId="77777777" w:rsidR="00CC21A1" w:rsidRPr="00072586" w:rsidRDefault="00CC21A1" w:rsidP="00CC21A1">
                  <w:pPr>
                    <w:jc w:val="center"/>
                    <w:rPr>
                      <w:ins w:id="208" w:author="Gannon, Hugh (Allianz Global Life)" w:date="2026-06-29T16:01:00Z" w16du:dateUtc="2026-06-29T15:01:00Z"/>
                      <w:rFonts w:asciiTheme="minorHAnsi" w:hAnsiTheme="minorHAnsi" w:cstheme="minorHAnsi"/>
                      <w:color w:val="000000"/>
                      <w:sz w:val="20"/>
                      <w:szCs w:val="20"/>
                    </w:rPr>
                  </w:pPr>
                  <w:ins w:id="209" w:author="Gannon, Hugh (Allianz Global Life)" w:date="2026-06-29T16:01:00Z" w16du:dateUtc="2026-06-29T15:01:00Z">
                    <w:r w:rsidRPr="00C30057">
                      <w:rPr>
                        <w:rFonts w:asciiTheme="minorHAnsi" w:hAnsiTheme="minorHAnsi" w:cstheme="minorHAnsi"/>
                        <w:color w:val="000000"/>
                        <w:sz w:val="20"/>
                        <w:szCs w:val="20"/>
                      </w:rPr>
                      <w:t>A1, B1, C1, D1, E1</w:t>
                    </w:r>
                  </w:ins>
                </w:p>
              </w:tc>
              <w:tc>
                <w:tcPr>
                  <w:tcW w:w="0" w:type="auto"/>
                  <w:noWrap/>
                  <w:tcMar>
                    <w:top w:w="15" w:type="dxa"/>
                    <w:left w:w="15" w:type="dxa"/>
                    <w:bottom w:w="0" w:type="dxa"/>
                    <w:right w:w="15" w:type="dxa"/>
                  </w:tcMar>
                  <w:vAlign w:val="bottom"/>
                  <w:hideMark/>
                </w:tcPr>
                <w:p w14:paraId="3F31935D" w14:textId="77777777" w:rsidR="00CC21A1" w:rsidRPr="00072586" w:rsidRDefault="00CC21A1" w:rsidP="00CC21A1">
                  <w:pPr>
                    <w:jc w:val="center"/>
                    <w:rPr>
                      <w:ins w:id="210" w:author="Gannon, Hugh (Allianz Global Life)" w:date="2026-06-29T16:01:00Z" w16du:dateUtc="2026-06-29T15:01:00Z"/>
                      <w:rFonts w:asciiTheme="minorHAnsi" w:hAnsiTheme="minorHAnsi" w:cstheme="minorHAnsi"/>
                      <w:color w:val="000000"/>
                      <w:sz w:val="20"/>
                      <w:szCs w:val="20"/>
                    </w:rPr>
                  </w:pPr>
                  <w:ins w:id="211" w:author="Gannon, Hugh (Allianz Global Life)" w:date="2026-06-29T16:01:00Z" w16du:dateUtc="2026-06-29T15:01:00Z">
                    <w:r w:rsidRPr="00072586">
                      <w:rPr>
                        <w:rFonts w:asciiTheme="minorHAnsi" w:hAnsiTheme="minorHAnsi" w:cstheme="minorHAnsi"/>
                        <w:color w:val="000000"/>
                        <w:sz w:val="20"/>
                        <w:szCs w:val="20"/>
                      </w:rPr>
                      <w:t>N/A</w:t>
                    </w:r>
                  </w:ins>
                </w:p>
              </w:tc>
            </w:tr>
            <w:tr w:rsidR="00CC21A1" w:rsidRPr="00072586" w14:paraId="3B851441" w14:textId="77777777" w:rsidTr="00AB031F">
              <w:tblPrEx>
                <w:tblCellMar>
                  <w:left w:w="0" w:type="dxa"/>
                  <w:right w:w="0" w:type="dxa"/>
                </w:tblCellMar>
              </w:tblPrEx>
              <w:trPr>
                <w:trHeight w:val="1020"/>
                <w:ins w:id="212" w:author="Gannon, Hugh (Allianz Global Life)" w:date="2026-06-29T16:01:00Z"/>
              </w:trPr>
              <w:tc>
                <w:tcPr>
                  <w:tcW w:w="0" w:type="auto"/>
                  <w:gridSpan w:val="3"/>
                  <w:noWrap/>
                  <w:tcMar>
                    <w:top w:w="15" w:type="dxa"/>
                    <w:left w:w="15" w:type="dxa"/>
                    <w:bottom w:w="0" w:type="dxa"/>
                    <w:right w:w="15" w:type="dxa"/>
                  </w:tcMar>
                  <w:vAlign w:val="center"/>
                  <w:hideMark/>
                </w:tcPr>
                <w:p w14:paraId="5196A264" w14:textId="77777777" w:rsidR="00CC21A1" w:rsidRPr="00072586" w:rsidRDefault="00CC21A1" w:rsidP="00CC21A1">
                  <w:pPr>
                    <w:jc w:val="center"/>
                    <w:rPr>
                      <w:ins w:id="213" w:author="Gannon, Hugh (Allianz Global Life)" w:date="2026-06-29T16:01:00Z" w16du:dateUtc="2026-06-29T15:01:00Z"/>
                      <w:rFonts w:asciiTheme="minorHAnsi" w:hAnsiTheme="minorHAnsi" w:cstheme="minorHAnsi"/>
                      <w:color w:val="000000"/>
                      <w:sz w:val="20"/>
                      <w:szCs w:val="20"/>
                    </w:rPr>
                  </w:pPr>
                  <w:ins w:id="214" w:author="Gannon, Hugh (Allianz Global Life)" w:date="2026-06-29T16:01:00Z" w16du:dateUtc="2026-06-29T15:01:00Z">
                    <w:r w:rsidRPr="00C86D3E">
                      <w:rPr>
                        <w:rFonts w:asciiTheme="minorHAnsi" w:hAnsiTheme="minorHAnsi" w:cstheme="minorHAnsi"/>
                        <w:color w:val="000000"/>
                        <w:sz w:val="20"/>
                        <w:szCs w:val="20"/>
                      </w:rPr>
                      <w:t>B2, B3, C2, C3, D2, D3, E2, E3</w:t>
                    </w:r>
                    <w:r>
                      <w:rPr>
                        <w:rFonts w:asciiTheme="minorHAnsi" w:hAnsiTheme="minorHAnsi" w:cstheme="minorHAnsi"/>
                        <w:color w:val="000000"/>
                        <w:sz w:val="20"/>
                        <w:szCs w:val="20"/>
                      </w:rPr>
                      <w:t>, K1*, L1*, M1*</w:t>
                    </w:r>
                  </w:ins>
                </w:p>
              </w:tc>
              <w:tc>
                <w:tcPr>
                  <w:tcW w:w="2300" w:type="dxa"/>
                  <w:tcMar>
                    <w:top w:w="15" w:type="dxa"/>
                    <w:left w:w="15" w:type="dxa"/>
                    <w:bottom w:w="0" w:type="dxa"/>
                    <w:right w:w="15" w:type="dxa"/>
                  </w:tcMar>
                  <w:vAlign w:val="bottom"/>
                  <w:hideMark/>
                </w:tcPr>
                <w:p w14:paraId="1AE0C227" w14:textId="77777777" w:rsidR="00CC21A1" w:rsidRPr="00072586" w:rsidRDefault="00CC21A1" w:rsidP="00CC21A1">
                  <w:pPr>
                    <w:jc w:val="center"/>
                    <w:rPr>
                      <w:ins w:id="215" w:author="Gannon, Hugh (Allianz Global Life)" w:date="2026-06-29T16:01:00Z" w16du:dateUtc="2026-06-29T15:01:00Z"/>
                      <w:rFonts w:asciiTheme="minorHAnsi" w:hAnsiTheme="minorHAnsi" w:cstheme="minorHAnsi"/>
                      <w:color w:val="000000"/>
                      <w:sz w:val="20"/>
                      <w:szCs w:val="20"/>
                    </w:rPr>
                  </w:pPr>
                  <w:ins w:id="216" w:author="Gannon, Hugh (Allianz Global Life)" w:date="2026-06-29T16:01:00Z" w16du:dateUtc="2026-06-29T15:01:00Z">
                    <w:r w:rsidRPr="00072586">
                      <w:rPr>
                        <w:rFonts w:asciiTheme="minorHAnsi" w:hAnsiTheme="minorHAnsi" w:cstheme="minorHAnsi"/>
                        <w:color w:val="000000"/>
                        <w:sz w:val="20"/>
                        <w:szCs w:val="20"/>
                      </w:rPr>
                      <w:t xml:space="preserve">Year 1: </w:t>
                    </w:r>
                    <w:r>
                      <w:rPr>
                        <w:rFonts w:asciiTheme="minorHAnsi" w:hAnsiTheme="minorHAnsi" w:cstheme="minorHAnsi"/>
                        <w:color w:val="000000"/>
                        <w:sz w:val="20"/>
                        <w:szCs w:val="20"/>
                      </w:rPr>
                      <w:t>3</w:t>
                    </w:r>
                    <w:r w:rsidRPr="00072586">
                      <w:rPr>
                        <w:rFonts w:asciiTheme="minorHAnsi" w:hAnsiTheme="minorHAnsi" w:cstheme="minorHAnsi"/>
                        <w:color w:val="000000"/>
                        <w:sz w:val="20"/>
                        <w:szCs w:val="20"/>
                      </w:rPr>
                      <w:t>%</w:t>
                    </w:r>
                    <w:r w:rsidRPr="00072586">
                      <w:rPr>
                        <w:rFonts w:asciiTheme="minorHAnsi" w:hAnsiTheme="minorHAnsi" w:cstheme="minorHAnsi"/>
                        <w:color w:val="000000"/>
                        <w:sz w:val="20"/>
                        <w:szCs w:val="20"/>
                      </w:rPr>
                      <w:br/>
                      <w:t xml:space="preserve">Year 2: </w:t>
                    </w:r>
                    <w:r>
                      <w:rPr>
                        <w:rFonts w:asciiTheme="minorHAnsi" w:hAnsiTheme="minorHAnsi" w:cstheme="minorHAnsi"/>
                        <w:color w:val="000000"/>
                        <w:sz w:val="20"/>
                        <w:szCs w:val="20"/>
                      </w:rPr>
                      <w:t>2</w:t>
                    </w:r>
                    <w:r w:rsidRPr="00072586">
                      <w:rPr>
                        <w:rFonts w:asciiTheme="minorHAnsi" w:hAnsiTheme="minorHAnsi" w:cstheme="minorHAnsi"/>
                        <w:color w:val="000000"/>
                        <w:sz w:val="20"/>
                        <w:szCs w:val="20"/>
                      </w:rPr>
                      <w:t>%</w:t>
                    </w:r>
                    <w:r w:rsidRPr="00072586">
                      <w:rPr>
                        <w:rFonts w:asciiTheme="minorHAnsi" w:hAnsiTheme="minorHAnsi" w:cstheme="minorHAnsi"/>
                        <w:color w:val="000000"/>
                        <w:sz w:val="20"/>
                        <w:szCs w:val="20"/>
                      </w:rPr>
                      <w:br/>
                      <w:t>Year 3: 1%</w:t>
                    </w:r>
                    <w:r w:rsidRPr="00072586">
                      <w:rPr>
                        <w:rFonts w:asciiTheme="minorHAnsi" w:hAnsiTheme="minorHAnsi" w:cstheme="minorHAnsi"/>
                        <w:color w:val="000000"/>
                        <w:sz w:val="20"/>
                        <w:szCs w:val="20"/>
                      </w:rPr>
                      <w:br/>
                      <w:t>Year 4+: 0%</w:t>
                    </w:r>
                  </w:ins>
                </w:p>
              </w:tc>
            </w:tr>
            <w:tr w:rsidR="00CC21A1" w:rsidRPr="00072586" w14:paraId="524F575D" w14:textId="77777777" w:rsidTr="00AB031F">
              <w:tblPrEx>
                <w:tblCellMar>
                  <w:left w:w="0" w:type="dxa"/>
                  <w:right w:w="0" w:type="dxa"/>
                </w:tblCellMar>
              </w:tblPrEx>
              <w:trPr>
                <w:trHeight w:val="1530"/>
                <w:ins w:id="217" w:author="Gannon, Hugh (Allianz Global Life)" w:date="2026-06-29T16:01:00Z"/>
              </w:trPr>
              <w:tc>
                <w:tcPr>
                  <w:tcW w:w="0" w:type="auto"/>
                  <w:gridSpan w:val="3"/>
                  <w:noWrap/>
                  <w:tcMar>
                    <w:top w:w="15" w:type="dxa"/>
                    <w:left w:w="15" w:type="dxa"/>
                    <w:bottom w:w="0" w:type="dxa"/>
                    <w:right w:w="15" w:type="dxa"/>
                  </w:tcMar>
                  <w:vAlign w:val="center"/>
                  <w:hideMark/>
                </w:tcPr>
                <w:p w14:paraId="7B66E364" w14:textId="77777777" w:rsidR="00CC21A1" w:rsidRPr="00072586" w:rsidRDefault="00CC21A1" w:rsidP="00CC21A1">
                  <w:pPr>
                    <w:jc w:val="center"/>
                    <w:rPr>
                      <w:ins w:id="218" w:author="Gannon, Hugh (Allianz Global Life)" w:date="2026-06-29T16:01:00Z" w16du:dateUtc="2026-06-29T15:01:00Z"/>
                      <w:rFonts w:asciiTheme="minorHAnsi" w:hAnsiTheme="minorHAnsi" w:cstheme="minorHAnsi"/>
                      <w:color w:val="000000"/>
                      <w:sz w:val="20"/>
                      <w:szCs w:val="20"/>
                    </w:rPr>
                  </w:pPr>
                  <w:ins w:id="219" w:author="Gannon, Hugh (Allianz Global Life)" w:date="2026-06-29T16:01:00Z" w16du:dateUtc="2026-06-29T15:01:00Z">
                    <w:r w:rsidRPr="00A90B78">
                      <w:rPr>
                        <w:rFonts w:asciiTheme="minorHAnsi" w:hAnsiTheme="minorHAnsi" w:cstheme="minorHAnsi"/>
                        <w:color w:val="000000"/>
                        <w:sz w:val="20"/>
                        <w:szCs w:val="20"/>
                      </w:rPr>
                      <w:t>C4, C5, D4, D5, D6, E4, E5, E6</w:t>
                    </w:r>
                    <w:r>
                      <w:rPr>
                        <w:rFonts w:asciiTheme="minorHAnsi" w:hAnsiTheme="minorHAnsi" w:cstheme="minorHAnsi"/>
                        <w:color w:val="000000"/>
                        <w:sz w:val="20"/>
                        <w:szCs w:val="20"/>
                      </w:rPr>
                      <w:t>, K2*, L2*, M2*</w:t>
                    </w:r>
                  </w:ins>
                </w:p>
              </w:tc>
              <w:tc>
                <w:tcPr>
                  <w:tcW w:w="2300" w:type="dxa"/>
                  <w:tcMar>
                    <w:top w:w="15" w:type="dxa"/>
                    <w:left w:w="15" w:type="dxa"/>
                    <w:bottom w:w="0" w:type="dxa"/>
                    <w:right w:w="15" w:type="dxa"/>
                  </w:tcMar>
                  <w:vAlign w:val="bottom"/>
                  <w:hideMark/>
                </w:tcPr>
                <w:p w14:paraId="352E751B" w14:textId="77777777" w:rsidR="00CC21A1" w:rsidRPr="00072586" w:rsidRDefault="00CC21A1" w:rsidP="00CC21A1">
                  <w:pPr>
                    <w:jc w:val="center"/>
                    <w:rPr>
                      <w:ins w:id="220" w:author="Gannon, Hugh (Allianz Global Life)" w:date="2026-06-29T16:01:00Z" w16du:dateUtc="2026-06-29T15:01:00Z"/>
                      <w:rFonts w:asciiTheme="minorHAnsi" w:hAnsiTheme="minorHAnsi" w:cstheme="minorHAnsi"/>
                      <w:color w:val="000000"/>
                      <w:sz w:val="20"/>
                      <w:szCs w:val="20"/>
                    </w:rPr>
                  </w:pPr>
                  <w:ins w:id="221" w:author="Gannon, Hugh (Allianz Global Life)" w:date="2026-06-29T16:01:00Z" w16du:dateUtc="2026-06-29T15:01:00Z">
                    <w:r w:rsidRPr="00072586">
                      <w:rPr>
                        <w:rFonts w:asciiTheme="minorHAnsi" w:hAnsiTheme="minorHAnsi" w:cstheme="minorHAnsi"/>
                        <w:color w:val="000000"/>
                        <w:sz w:val="20"/>
                        <w:szCs w:val="20"/>
                      </w:rPr>
                      <w:t xml:space="preserve">Year 1: </w:t>
                    </w:r>
                    <w:r>
                      <w:rPr>
                        <w:rFonts w:asciiTheme="minorHAnsi" w:hAnsiTheme="minorHAnsi" w:cstheme="minorHAnsi"/>
                        <w:color w:val="000000"/>
                        <w:sz w:val="20"/>
                        <w:szCs w:val="20"/>
                      </w:rPr>
                      <w:t>5</w:t>
                    </w:r>
                    <w:r w:rsidRPr="00072586">
                      <w:rPr>
                        <w:rFonts w:asciiTheme="minorHAnsi" w:hAnsiTheme="minorHAnsi" w:cstheme="minorHAnsi"/>
                        <w:color w:val="000000"/>
                        <w:sz w:val="20"/>
                        <w:szCs w:val="20"/>
                      </w:rPr>
                      <w:t>%</w:t>
                    </w:r>
                    <w:r w:rsidRPr="00072586">
                      <w:rPr>
                        <w:rFonts w:asciiTheme="minorHAnsi" w:hAnsiTheme="minorHAnsi" w:cstheme="minorHAnsi"/>
                        <w:color w:val="000000"/>
                        <w:sz w:val="20"/>
                        <w:szCs w:val="20"/>
                      </w:rPr>
                      <w:br/>
                      <w:t xml:space="preserve">Year 2: </w:t>
                    </w:r>
                    <w:r>
                      <w:rPr>
                        <w:rFonts w:asciiTheme="minorHAnsi" w:hAnsiTheme="minorHAnsi" w:cstheme="minorHAnsi"/>
                        <w:color w:val="000000"/>
                        <w:sz w:val="20"/>
                        <w:szCs w:val="20"/>
                      </w:rPr>
                      <w:t>4</w:t>
                    </w:r>
                    <w:r w:rsidRPr="00072586">
                      <w:rPr>
                        <w:rFonts w:asciiTheme="minorHAnsi" w:hAnsiTheme="minorHAnsi" w:cstheme="minorHAnsi"/>
                        <w:color w:val="000000"/>
                        <w:sz w:val="20"/>
                        <w:szCs w:val="20"/>
                      </w:rPr>
                      <w:t>%</w:t>
                    </w:r>
                    <w:r w:rsidRPr="00072586">
                      <w:rPr>
                        <w:rFonts w:asciiTheme="minorHAnsi" w:hAnsiTheme="minorHAnsi" w:cstheme="minorHAnsi"/>
                        <w:color w:val="000000"/>
                        <w:sz w:val="20"/>
                        <w:szCs w:val="20"/>
                      </w:rPr>
                      <w:br/>
                      <w:t xml:space="preserve">Year 3: </w:t>
                    </w:r>
                    <w:r>
                      <w:rPr>
                        <w:rFonts w:asciiTheme="minorHAnsi" w:hAnsiTheme="minorHAnsi" w:cstheme="minorHAnsi"/>
                        <w:color w:val="000000"/>
                        <w:sz w:val="20"/>
                        <w:szCs w:val="20"/>
                      </w:rPr>
                      <w:t>3</w:t>
                    </w:r>
                    <w:r w:rsidRPr="00072586">
                      <w:rPr>
                        <w:rFonts w:asciiTheme="minorHAnsi" w:hAnsiTheme="minorHAnsi" w:cstheme="minorHAnsi"/>
                        <w:color w:val="000000"/>
                        <w:sz w:val="20"/>
                        <w:szCs w:val="20"/>
                      </w:rPr>
                      <w:t>%</w:t>
                    </w:r>
                    <w:r w:rsidRPr="00072586">
                      <w:rPr>
                        <w:rFonts w:asciiTheme="minorHAnsi" w:hAnsiTheme="minorHAnsi" w:cstheme="minorHAnsi"/>
                        <w:color w:val="000000"/>
                        <w:sz w:val="20"/>
                        <w:szCs w:val="20"/>
                      </w:rPr>
                      <w:br/>
                      <w:t>Year 4: 2%</w:t>
                    </w:r>
                    <w:r w:rsidRPr="00072586">
                      <w:rPr>
                        <w:rFonts w:asciiTheme="minorHAnsi" w:hAnsiTheme="minorHAnsi" w:cstheme="minorHAnsi"/>
                        <w:color w:val="000000"/>
                        <w:sz w:val="20"/>
                        <w:szCs w:val="20"/>
                      </w:rPr>
                      <w:br/>
                      <w:t>Year 5: 1%</w:t>
                    </w:r>
                    <w:r w:rsidRPr="00072586">
                      <w:rPr>
                        <w:rFonts w:asciiTheme="minorHAnsi" w:hAnsiTheme="minorHAnsi" w:cstheme="minorHAnsi"/>
                        <w:color w:val="000000"/>
                        <w:sz w:val="20"/>
                        <w:szCs w:val="20"/>
                      </w:rPr>
                      <w:br/>
                      <w:t>Year 6+: 0%</w:t>
                    </w:r>
                  </w:ins>
                </w:p>
              </w:tc>
            </w:tr>
          </w:tbl>
          <w:p w14:paraId="6AFFE993" w14:textId="77777777" w:rsidR="00367DE7" w:rsidRDefault="00367DE7" w:rsidP="00367DE7">
            <w:pPr>
              <w:rPr>
                <w:ins w:id="222" w:author="Gannon, Hugh (Allianz Global Life)" w:date="2026-06-29T16:01:00Z" w16du:dateUtc="2026-06-29T15:01:00Z"/>
                <w:rFonts w:asciiTheme="minorHAnsi" w:hAnsiTheme="minorHAnsi" w:cstheme="minorHAnsi"/>
                <w:color w:val="000000"/>
                <w:sz w:val="20"/>
                <w:szCs w:val="20"/>
              </w:rPr>
            </w:pPr>
          </w:p>
          <w:p w14:paraId="5DF1CFB3" w14:textId="77777777" w:rsidR="00CC21A1" w:rsidRPr="00AB031F" w:rsidRDefault="00CC21A1" w:rsidP="00CC21A1">
            <w:pPr>
              <w:rPr>
                <w:ins w:id="223" w:author="Gannon, Hugh (Allianz Global Life)" w:date="2026-06-29T16:01:00Z" w16du:dateUtc="2026-06-29T15:01:00Z"/>
                <w:rFonts w:asciiTheme="minorHAnsi" w:hAnsiTheme="minorHAnsi" w:cstheme="minorHAnsi"/>
                <w:color w:val="000000"/>
                <w:sz w:val="20"/>
                <w:szCs w:val="20"/>
              </w:rPr>
            </w:pPr>
            <w:ins w:id="224" w:author="Gannon, Hugh (Allianz Global Life)" w:date="2026-06-29T16:01:00Z" w16du:dateUtc="2026-06-29T15:01:00Z">
              <w:r w:rsidRPr="00AB031F">
                <w:rPr>
                  <w:rFonts w:asciiTheme="minorHAnsi" w:hAnsiTheme="minorHAnsi" w:cstheme="minorHAnsi"/>
                  <w:color w:val="000000"/>
                  <w:sz w:val="20"/>
                  <w:szCs w:val="20"/>
                </w:rPr>
                <w:t>*denotes</w:t>
              </w:r>
              <w:r>
                <w:rPr>
                  <w:rFonts w:asciiTheme="minorHAnsi" w:hAnsiTheme="minorHAnsi" w:cstheme="minorHAnsi"/>
                  <w:color w:val="000000"/>
                  <w:sz w:val="20"/>
                  <w:szCs w:val="20"/>
                </w:rPr>
                <w:t xml:space="preserve"> regular premium options. Where there is a regular premium option with a single premium paid, the surrender penalty applies only to the single premium or ad hoc  single premium topup (commission clawback applies to the regular premium commission paid).</w:t>
              </w:r>
            </w:ins>
          </w:p>
          <w:p w14:paraId="750318C3" w14:textId="77777777" w:rsidR="00CC21A1" w:rsidRPr="00072586" w:rsidRDefault="00CC21A1" w:rsidP="00367DE7">
            <w:pPr>
              <w:rPr>
                <w:rFonts w:asciiTheme="minorHAnsi" w:hAnsiTheme="minorHAnsi" w:cstheme="minorHAnsi"/>
                <w:color w:val="000000"/>
                <w:sz w:val="20"/>
                <w:szCs w:val="20"/>
              </w:rPr>
            </w:pPr>
          </w:p>
          <w:p w14:paraId="76B0A077" w14:textId="77777777" w:rsidR="00367DE7" w:rsidRPr="00072586" w:rsidRDefault="00367DE7" w:rsidP="00367DE7">
            <w:pPr>
              <w:rPr>
                <w:rFonts w:asciiTheme="minorHAnsi" w:hAnsiTheme="minorHAnsi" w:cstheme="minorHAnsi"/>
                <w:color w:val="000000"/>
                <w:sz w:val="20"/>
                <w:szCs w:val="20"/>
              </w:rPr>
            </w:pPr>
            <w:r w:rsidRPr="00072586">
              <w:rPr>
                <w:rFonts w:asciiTheme="minorHAnsi" w:hAnsiTheme="minorHAnsi" w:cstheme="minorHAnsi"/>
                <w:color w:val="000000"/>
                <w:sz w:val="20"/>
                <w:szCs w:val="20"/>
              </w:rPr>
              <w:t>See appendix for full definition of each Product Code.</w:t>
            </w:r>
          </w:p>
          <w:p w14:paraId="7108DD01" w14:textId="77777777" w:rsidR="00367DE7" w:rsidRPr="00072586" w:rsidRDefault="00367DE7" w:rsidP="00367DE7">
            <w:pPr>
              <w:rPr>
                <w:rFonts w:asciiTheme="minorHAnsi" w:hAnsiTheme="minorHAnsi" w:cstheme="minorHAnsi"/>
                <w:color w:val="000000"/>
                <w:sz w:val="20"/>
                <w:szCs w:val="20"/>
              </w:rPr>
            </w:pPr>
          </w:p>
          <w:p w14:paraId="7C135F3A" w14:textId="77777777" w:rsidR="00367DE7" w:rsidRPr="00072586" w:rsidRDefault="00367DE7" w:rsidP="00367DE7">
            <w:pPr>
              <w:rPr>
                <w:rFonts w:asciiTheme="minorHAnsi" w:hAnsiTheme="minorHAnsi" w:cstheme="minorHAnsi"/>
                <w:color w:val="000000"/>
                <w:sz w:val="20"/>
                <w:szCs w:val="20"/>
                <w:lang w:val="en-US"/>
              </w:rPr>
            </w:pPr>
          </w:p>
        </w:tc>
      </w:tr>
      <w:tr w:rsidR="00367DE7" w:rsidRPr="00B70A3C" w14:paraId="5D510EBA" w14:textId="77777777" w:rsidTr="002D0A75">
        <w:trPr>
          <w:trHeight w:val="270"/>
        </w:trPr>
        <w:tc>
          <w:tcPr>
            <w:tcW w:w="3119" w:type="dxa"/>
            <w:noWrap/>
            <w:vAlign w:val="center"/>
          </w:tcPr>
          <w:p w14:paraId="44B0E681" w14:textId="02B70EE8" w:rsidR="00367DE7" w:rsidRPr="00125F8E" w:rsidRDefault="00367DE7" w:rsidP="00367DE7">
            <w:pPr>
              <w:rPr>
                <w:rFonts w:ascii="Calibri" w:hAnsi="Calibri" w:cs="Arial"/>
                <w:b/>
                <w:bCs/>
                <w:color w:val="000000"/>
                <w:sz w:val="20"/>
                <w:szCs w:val="20"/>
                <w:lang w:val="en-US"/>
              </w:rPr>
            </w:pPr>
            <w:r>
              <w:rPr>
                <w:rFonts w:ascii="Calibri" w:hAnsi="Calibri" w:cs="Arial"/>
                <w:b/>
                <w:bCs/>
                <w:color w:val="000000"/>
                <w:sz w:val="20"/>
                <w:szCs w:val="20"/>
                <w:lang w:val="en-US"/>
              </w:rPr>
              <w:t>Charge and Commission Tiers (1.4.6)</w:t>
            </w:r>
          </w:p>
        </w:tc>
        <w:tc>
          <w:tcPr>
            <w:tcW w:w="6379" w:type="dxa"/>
            <w:noWrap/>
            <w:vAlign w:val="center"/>
          </w:tcPr>
          <w:p w14:paraId="5187AEFD" w14:textId="77777777" w:rsidR="00367DE7" w:rsidRPr="00072586" w:rsidRDefault="00367DE7" w:rsidP="00367DE7">
            <w:pPr>
              <w:rPr>
                <w:rFonts w:asciiTheme="minorHAnsi" w:hAnsiTheme="minorHAnsi" w:cstheme="minorHAnsi"/>
                <w:color w:val="000000"/>
                <w:sz w:val="20"/>
                <w:szCs w:val="20"/>
                <w:lang w:val="en-US"/>
              </w:rPr>
            </w:pPr>
            <w:r w:rsidRPr="00072586">
              <w:rPr>
                <w:rFonts w:asciiTheme="minorHAnsi" w:hAnsiTheme="minorHAnsi" w:cstheme="minorHAnsi"/>
                <w:color w:val="000000"/>
                <w:sz w:val="20"/>
                <w:szCs w:val="20"/>
                <w:lang w:val="en-US"/>
              </w:rPr>
              <w:t>Charges and commissions will not be tiered.</w:t>
            </w:r>
          </w:p>
        </w:tc>
      </w:tr>
      <w:tr w:rsidR="00C370DB" w:rsidRPr="007A6DC1" w14:paraId="7319973E" w14:textId="77777777" w:rsidTr="002D0A75">
        <w:trPr>
          <w:trHeight w:val="270"/>
        </w:trPr>
        <w:tc>
          <w:tcPr>
            <w:tcW w:w="3119" w:type="dxa"/>
            <w:noWrap/>
            <w:vAlign w:val="center"/>
          </w:tcPr>
          <w:p w14:paraId="3BD803C4" w14:textId="77777777" w:rsidR="00C370DB" w:rsidRPr="005C17F8" w:rsidRDefault="00C370DB">
            <w:pPr>
              <w:rPr>
                <w:rFonts w:ascii="Calibri" w:hAnsi="Calibri" w:cs="Arial"/>
                <w:color w:val="000000"/>
                <w:sz w:val="20"/>
                <w:szCs w:val="20"/>
              </w:rPr>
            </w:pPr>
            <w:r w:rsidRPr="005C17F8">
              <w:rPr>
                <w:rFonts w:ascii="Calibri" w:hAnsi="Calibri" w:cs="Arial"/>
                <w:b/>
                <w:bCs/>
                <w:color w:val="000000"/>
                <w:sz w:val="20"/>
                <w:szCs w:val="20"/>
              </w:rPr>
              <w:t>Commission</w:t>
            </w:r>
          </w:p>
        </w:tc>
        <w:tc>
          <w:tcPr>
            <w:tcW w:w="6379" w:type="dxa"/>
            <w:noWrap/>
            <w:vAlign w:val="center"/>
          </w:tcPr>
          <w:p w14:paraId="6915598E" w14:textId="77777777" w:rsidR="00C370DB" w:rsidRPr="00072586" w:rsidRDefault="00C370DB">
            <w:pPr>
              <w:rPr>
                <w:rFonts w:asciiTheme="minorHAnsi" w:hAnsiTheme="minorHAnsi" w:cstheme="minorHAnsi"/>
                <w:color w:val="000000"/>
                <w:sz w:val="20"/>
                <w:szCs w:val="20"/>
              </w:rPr>
            </w:pPr>
            <w:r w:rsidRPr="00072586">
              <w:rPr>
                <w:rFonts w:asciiTheme="minorHAnsi" w:hAnsiTheme="minorHAnsi" w:cstheme="minorHAnsi"/>
                <w:color w:val="000000"/>
                <w:sz w:val="20"/>
                <w:szCs w:val="20"/>
              </w:rPr>
              <w:t> </w:t>
            </w:r>
          </w:p>
        </w:tc>
      </w:tr>
      <w:tr w:rsidR="00FE69DF" w:rsidRPr="00B70A3C" w14:paraId="7C7DE78B" w14:textId="77777777" w:rsidTr="002D0A75">
        <w:trPr>
          <w:trHeight w:val="405"/>
        </w:trPr>
        <w:tc>
          <w:tcPr>
            <w:tcW w:w="3119" w:type="dxa"/>
            <w:noWrap/>
            <w:vAlign w:val="center"/>
            <w:hideMark/>
          </w:tcPr>
          <w:p w14:paraId="37CC0CA0" w14:textId="094443F4" w:rsidR="00FE69DF" w:rsidRPr="005C17F8" w:rsidRDefault="00FE69DF" w:rsidP="00FE69DF">
            <w:pPr>
              <w:rPr>
                <w:rFonts w:ascii="Calibri" w:hAnsi="Calibri" w:cs="Arial"/>
                <w:b/>
                <w:bCs/>
                <w:color w:val="000000"/>
                <w:sz w:val="20"/>
                <w:szCs w:val="20"/>
                <w:lang w:val="en-US"/>
              </w:rPr>
            </w:pPr>
            <w:r w:rsidRPr="00C534D2">
              <w:rPr>
                <w:rFonts w:ascii="Calibri" w:hAnsi="Calibri" w:cs="Arial"/>
                <w:b/>
                <w:bCs/>
                <w:color w:val="000000"/>
                <w:sz w:val="20"/>
                <w:szCs w:val="20"/>
                <w:lang w:val="en-IE"/>
              </w:rPr>
              <w:t>Percentage Initial Commission on Single Premium/Topups</w:t>
            </w:r>
            <w:r>
              <w:rPr>
                <w:rFonts w:ascii="Calibri" w:hAnsi="Calibri" w:cs="Arial"/>
                <w:b/>
                <w:bCs/>
                <w:color w:val="000000"/>
                <w:sz w:val="20"/>
                <w:szCs w:val="20"/>
                <w:lang w:val="en-IE"/>
              </w:rPr>
              <w:t xml:space="preserve"> (1.4.7)</w:t>
            </w:r>
          </w:p>
        </w:tc>
        <w:tc>
          <w:tcPr>
            <w:tcW w:w="6379" w:type="dxa"/>
            <w:noWrap/>
            <w:vAlign w:val="center"/>
            <w:hideMark/>
          </w:tcPr>
          <w:p w14:paraId="2A0D2D91" w14:textId="77777777" w:rsidR="00FE69DF" w:rsidRPr="00072586" w:rsidRDefault="00FE69DF" w:rsidP="00FE69DF">
            <w:pPr>
              <w:rPr>
                <w:rFonts w:asciiTheme="minorHAnsi" w:hAnsiTheme="minorHAnsi" w:cstheme="minorHAnsi"/>
                <w:color w:val="000000"/>
                <w:sz w:val="20"/>
                <w:szCs w:val="20"/>
              </w:rPr>
            </w:pPr>
            <w:r w:rsidRPr="00072586">
              <w:rPr>
                <w:rFonts w:asciiTheme="minorHAnsi" w:hAnsiTheme="minorHAnsi" w:cstheme="minorHAnsi"/>
                <w:color w:val="000000"/>
                <w:sz w:val="20"/>
                <w:szCs w:val="20"/>
              </w:rPr>
              <w:t>There will be a number of commission options available (with a combination of initial and on-going commission):</w:t>
            </w:r>
          </w:p>
          <w:p w14:paraId="5699EC8A" w14:textId="77777777" w:rsidR="00FE69DF" w:rsidRDefault="00FE69DF" w:rsidP="00FE69DF">
            <w:pPr>
              <w:rPr>
                <w:ins w:id="225" w:author="Gannon, Hugh (Allianz Global Life)" w:date="2026-06-29T16:18:00Z" w16du:dateUtc="2026-06-29T15:18:00Z"/>
                <w:rFonts w:asciiTheme="minorHAnsi" w:hAnsiTheme="minorHAnsi" w:cstheme="minorHAnsi"/>
                <w:color w:val="000000"/>
                <w:sz w:val="20"/>
                <w:szCs w:val="20"/>
              </w:rPr>
            </w:pPr>
          </w:p>
          <w:tbl>
            <w:tblPr>
              <w:tblW w:w="6982" w:type="dxa"/>
              <w:tblLook w:val="04A0" w:firstRow="1" w:lastRow="0" w:firstColumn="1" w:lastColumn="0" w:noHBand="0" w:noVBand="1"/>
              <w:tblPrChange w:id="226" w:author="Gannon, Hugh (Allianz Global Life)" w:date="2026-06-29T16:22:00Z" w16du:dateUtc="2026-06-29T15:22:00Z">
                <w:tblPr>
                  <w:tblW w:w="8940" w:type="dxa"/>
                  <w:tblLook w:val="04A0" w:firstRow="1" w:lastRow="0" w:firstColumn="1" w:lastColumn="0" w:noHBand="0" w:noVBand="1"/>
                </w:tblPr>
              </w:tblPrChange>
            </w:tblPr>
            <w:tblGrid>
              <w:gridCol w:w="1000"/>
              <w:gridCol w:w="1446"/>
              <w:gridCol w:w="1701"/>
              <w:gridCol w:w="1418"/>
              <w:gridCol w:w="1417"/>
              <w:tblGridChange w:id="227">
                <w:tblGrid>
                  <w:gridCol w:w="1000"/>
                  <w:gridCol w:w="1446"/>
                  <w:gridCol w:w="754"/>
                  <w:gridCol w:w="947"/>
                  <w:gridCol w:w="1193"/>
                  <w:gridCol w:w="225"/>
                  <w:gridCol w:w="1417"/>
                  <w:gridCol w:w="78"/>
                  <w:gridCol w:w="1880"/>
                </w:tblGrid>
              </w:tblGridChange>
            </w:tblGrid>
            <w:tr w:rsidR="00155EDD" w14:paraId="3D80D651" w14:textId="77777777" w:rsidTr="00155EDD">
              <w:trPr>
                <w:trHeight w:val="465"/>
                <w:ins w:id="228" w:author="Gannon, Hugh (Allianz Global Life)" w:date="2026-06-29T16:21:00Z"/>
                <w:trPrChange w:id="229" w:author="Gannon, Hugh (Allianz Global Life)" w:date="2026-06-29T16:22:00Z" w16du:dateUtc="2026-06-29T15:22:00Z">
                  <w:trPr>
                    <w:trHeight w:val="465"/>
                  </w:trPr>
                </w:trPrChange>
              </w:trPr>
              <w:tc>
                <w:tcPr>
                  <w:tcW w:w="1000" w:type="dxa"/>
                  <w:tcBorders>
                    <w:top w:val="single" w:sz="4" w:space="0" w:color="auto"/>
                    <w:left w:val="single" w:sz="4" w:space="0" w:color="auto"/>
                    <w:bottom w:val="single" w:sz="4" w:space="0" w:color="auto"/>
                    <w:right w:val="single" w:sz="4" w:space="0" w:color="auto"/>
                  </w:tcBorders>
                  <w:vAlign w:val="bottom"/>
                  <w:hideMark/>
                  <w:tcPrChange w:id="230" w:author="Gannon, Hugh (Allianz Global Life)" w:date="2026-06-29T16:22:00Z" w16du:dateUtc="2026-06-29T15:22:00Z">
                    <w:tcPr>
                      <w:tcW w:w="1000" w:type="dxa"/>
                      <w:tcBorders>
                        <w:top w:val="single" w:sz="4" w:space="0" w:color="auto"/>
                        <w:left w:val="single" w:sz="4" w:space="0" w:color="auto"/>
                        <w:bottom w:val="single" w:sz="4" w:space="0" w:color="auto"/>
                        <w:right w:val="single" w:sz="4" w:space="0" w:color="auto"/>
                      </w:tcBorders>
                      <w:vAlign w:val="bottom"/>
                      <w:hideMark/>
                    </w:tcPr>
                  </w:tcPrChange>
                </w:tcPr>
                <w:p w14:paraId="013900CE" w14:textId="77777777" w:rsidR="00155EDD" w:rsidRDefault="00155EDD" w:rsidP="00155EDD">
                  <w:pPr>
                    <w:jc w:val="center"/>
                    <w:rPr>
                      <w:ins w:id="231" w:author="Gannon, Hugh (Allianz Global Life)" w:date="2026-06-29T16:21:00Z" w16du:dateUtc="2026-06-29T15:21:00Z"/>
                      <w:rFonts w:ascii="Arial" w:hAnsi="Arial" w:cs="Arial"/>
                      <w:b/>
                      <w:bCs/>
                      <w:color w:val="000000"/>
                      <w:sz w:val="16"/>
                      <w:szCs w:val="16"/>
                      <w:lang w:val="en-US" w:eastAsia="en-US"/>
                    </w:rPr>
                  </w:pPr>
                  <w:ins w:id="232" w:author="Gannon, Hugh (Allianz Global Life)" w:date="2026-06-29T16:21:00Z" w16du:dateUtc="2026-06-29T15:21:00Z">
                    <w:r>
                      <w:rPr>
                        <w:rFonts w:ascii="Arial" w:hAnsi="Arial" w:cs="Arial"/>
                        <w:b/>
                        <w:bCs/>
                        <w:color w:val="000000"/>
                        <w:sz w:val="16"/>
                        <w:szCs w:val="16"/>
                      </w:rPr>
                      <w:t>Product Code</w:t>
                    </w:r>
                  </w:ins>
                </w:p>
              </w:tc>
              <w:tc>
                <w:tcPr>
                  <w:tcW w:w="1446" w:type="dxa"/>
                  <w:tcBorders>
                    <w:top w:val="single" w:sz="4" w:space="0" w:color="auto"/>
                    <w:left w:val="nil"/>
                    <w:bottom w:val="single" w:sz="4" w:space="0" w:color="auto"/>
                    <w:right w:val="single" w:sz="4" w:space="0" w:color="auto"/>
                  </w:tcBorders>
                  <w:vAlign w:val="bottom"/>
                  <w:hideMark/>
                  <w:tcPrChange w:id="233" w:author="Gannon, Hugh (Allianz Global Life)" w:date="2026-06-29T16:22:00Z" w16du:dateUtc="2026-06-29T15:22:00Z">
                    <w:tcPr>
                      <w:tcW w:w="2200" w:type="dxa"/>
                      <w:gridSpan w:val="2"/>
                      <w:tcBorders>
                        <w:top w:val="single" w:sz="4" w:space="0" w:color="auto"/>
                        <w:left w:val="nil"/>
                        <w:bottom w:val="single" w:sz="4" w:space="0" w:color="auto"/>
                        <w:right w:val="single" w:sz="4" w:space="0" w:color="auto"/>
                      </w:tcBorders>
                      <w:vAlign w:val="bottom"/>
                      <w:hideMark/>
                    </w:tcPr>
                  </w:tcPrChange>
                </w:tcPr>
                <w:p w14:paraId="02E09922" w14:textId="77777777" w:rsidR="00155EDD" w:rsidRDefault="00155EDD" w:rsidP="00155EDD">
                  <w:pPr>
                    <w:jc w:val="center"/>
                    <w:rPr>
                      <w:ins w:id="234" w:author="Gannon, Hugh (Allianz Global Life)" w:date="2026-06-29T16:21:00Z" w16du:dateUtc="2026-06-29T15:21:00Z"/>
                      <w:rFonts w:ascii="Arial" w:hAnsi="Arial" w:cs="Arial"/>
                      <w:b/>
                      <w:bCs/>
                      <w:color w:val="000000"/>
                      <w:sz w:val="16"/>
                      <w:szCs w:val="16"/>
                    </w:rPr>
                  </w:pPr>
                  <w:ins w:id="235" w:author="Gannon, Hugh (Allianz Global Life)" w:date="2026-06-29T16:21:00Z" w16du:dateUtc="2026-06-29T15:21:00Z">
                    <w:r>
                      <w:rPr>
                        <w:rFonts w:ascii="Arial" w:hAnsi="Arial" w:cs="Arial"/>
                        <w:b/>
                        <w:bCs/>
                        <w:color w:val="000000"/>
                        <w:sz w:val="16"/>
                        <w:szCs w:val="16"/>
                      </w:rPr>
                      <w:t>Single Premium Initial Commission</w:t>
                    </w:r>
                  </w:ins>
                </w:p>
              </w:tc>
              <w:tc>
                <w:tcPr>
                  <w:tcW w:w="1701" w:type="dxa"/>
                  <w:tcBorders>
                    <w:top w:val="single" w:sz="4" w:space="0" w:color="auto"/>
                    <w:left w:val="nil"/>
                    <w:bottom w:val="single" w:sz="4" w:space="0" w:color="auto"/>
                    <w:right w:val="single" w:sz="4" w:space="0" w:color="auto"/>
                  </w:tcBorders>
                  <w:vAlign w:val="bottom"/>
                  <w:hideMark/>
                  <w:tcPrChange w:id="236" w:author="Gannon, Hugh (Allianz Global Life)" w:date="2026-06-29T16:22:00Z" w16du:dateUtc="2026-06-29T15:22:00Z">
                    <w:tcPr>
                      <w:tcW w:w="2140" w:type="dxa"/>
                      <w:gridSpan w:val="2"/>
                      <w:tcBorders>
                        <w:top w:val="single" w:sz="4" w:space="0" w:color="auto"/>
                        <w:left w:val="nil"/>
                        <w:bottom w:val="single" w:sz="4" w:space="0" w:color="auto"/>
                        <w:right w:val="single" w:sz="4" w:space="0" w:color="auto"/>
                      </w:tcBorders>
                      <w:vAlign w:val="bottom"/>
                      <w:hideMark/>
                    </w:tcPr>
                  </w:tcPrChange>
                </w:tcPr>
                <w:p w14:paraId="7D5F6CF7" w14:textId="77777777" w:rsidR="00155EDD" w:rsidRDefault="00155EDD" w:rsidP="00155EDD">
                  <w:pPr>
                    <w:jc w:val="center"/>
                    <w:rPr>
                      <w:ins w:id="237" w:author="Gannon, Hugh (Allianz Global Life)" w:date="2026-06-29T16:21:00Z" w16du:dateUtc="2026-06-29T15:21:00Z"/>
                      <w:rFonts w:ascii="Arial" w:hAnsi="Arial" w:cs="Arial"/>
                      <w:b/>
                      <w:bCs/>
                      <w:color w:val="000000"/>
                      <w:sz w:val="16"/>
                      <w:szCs w:val="16"/>
                    </w:rPr>
                  </w:pPr>
                  <w:ins w:id="238" w:author="Gannon, Hugh (Allianz Global Life)" w:date="2026-06-29T16:21:00Z" w16du:dateUtc="2026-06-29T15:21:00Z">
                    <w:r>
                      <w:rPr>
                        <w:rFonts w:ascii="Arial" w:hAnsi="Arial" w:cs="Arial"/>
                        <w:b/>
                        <w:bCs/>
                        <w:color w:val="000000"/>
                        <w:sz w:val="16"/>
                        <w:szCs w:val="16"/>
                      </w:rPr>
                      <w:t>Single Premium Base Allocation Rate</w:t>
                    </w:r>
                  </w:ins>
                </w:p>
              </w:tc>
              <w:tc>
                <w:tcPr>
                  <w:tcW w:w="1418" w:type="dxa"/>
                  <w:tcBorders>
                    <w:top w:val="single" w:sz="4" w:space="0" w:color="auto"/>
                    <w:left w:val="nil"/>
                    <w:bottom w:val="single" w:sz="4" w:space="0" w:color="auto"/>
                    <w:right w:val="single" w:sz="4" w:space="0" w:color="auto"/>
                  </w:tcBorders>
                  <w:vAlign w:val="bottom"/>
                  <w:hideMark/>
                  <w:tcPrChange w:id="239" w:author="Gannon, Hugh (Allianz Global Life)" w:date="2026-06-29T16:22:00Z" w16du:dateUtc="2026-06-29T15:22:00Z">
                    <w:tcPr>
                      <w:tcW w:w="1720" w:type="dxa"/>
                      <w:gridSpan w:val="3"/>
                      <w:tcBorders>
                        <w:top w:val="single" w:sz="4" w:space="0" w:color="auto"/>
                        <w:left w:val="nil"/>
                        <w:bottom w:val="single" w:sz="4" w:space="0" w:color="auto"/>
                        <w:right w:val="single" w:sz="4" w:space="0" w:color="auto"/>
                      </w:tcBorders>
                      <w:vAlign w:val="bottom"/>
                      <w:hideMark/>
                    </w:tcPr>
                  </w:tcPrChange>
                </w:tcPr>
                <w:p w14:paraId="50E42D3C" w14:textId="77777777" w:rsidR="00155EDD" w:rsidRDefault="00155EDD" w:rsidP="00155EDD">
                  <w:pPr>
                    <w:jc w:val="center"/>
                    <w:rPr>
                      <w:ins w:id="240" w:author="Gannon, Hugh (Allianz Global Life)" w:date="2026-06-29T16:21:00Z" w16du:dateUtc="2026-06-29T15:21:00Z"/>
                      <w:rFonts w:ascii="Arial" w:hAnsi="Arial" w:cs="Arial"/>
                      <w:b/>
                      <w:bCs/>
                      <w:color w:val="000000"/>
                      <w:sz w:val="16"/>
                      <w:szCs w:val="16"/>
                    </w:rPr>
                  </w:pPr>
                  <w:ins w:id="241" w:author="Gannon, Hugh (Allianz Global Life)" w:date="2026-06-29T16:21:00Z" w16du:dateUtc="2026-06-29T15:21:00Z">
                    <w:r>
                      <w:rPr>
                        <w:rFonts w:ascii="Arial" w:hAnsi="Arial" w:cs="Arial"/>
                        <w:b/>
                        <w:bCs/>
                        <w:color w:val="000000"/>
                        <w:sz w:val="16"/>
                        <w:szCs w:val="16"/>
                      </w:rPr>
                      <w:t>SP Init Comm Range</w:t>
                    </w:r>
                  </w:ins>
                </w:p>
              </w:tc>
              <w:tc>
                <w:tcPr>
                  <w:tcW w:w="1417" w:type="dxa"/>
                  <w:tcBorders>
                    <w:top w:val="single" w:sz="4" w:space="0" w:color="auto"/>
                    <w:left w:val="nil"/>
                    <w:bottom w:val="single" w:sz="4" w:space="0" w:color="auto"/>
                    <w:right w:val="single" w:sz="4" w:space="0" w:color="auto"/>
                  </w:tcBorders>
                  <w:vAlign w:val="bottom"/>
                  <w:hideMark/>
                  <w:tcPrChange w:id="242" w:author="Gannon, Hugh (Allianz Global Life)" w:date="2026-06-29T16:22:00Z" w16du:dateUtc="2026-06-29T15:22:00Z">
                    <w:tcPr>
                      <w:tcW w:w="1880" w:type="dxa"/>
                      <w:tcBorders>
                        <w:top w:val="single" w:sz="4" w:space="0" w:color="auto"/>
                        <w:left w:val="nil"/>
                        <w:bottom w:val="single" w:sz="4" w:space="0" w:color="auto"/>
                        <w:right w:val="single" w:sz="4" w:space="0" w:color="auto"/>
                      </w:tcBorders>
                      <w:vAlign w:val="bottom"/>
                      <w:hideMark/>
                    </w:tcPr>
                  </w:tcPrChange>
                </w:tcPr>
                <w:p w14:paraId="5CA83EDF" w14:textId="77777777" w:rsidR="00155EDD" w:rsidRDefault="00155EDD" w:rsidP="00155EDD">
                  <w:pPr>
                    <w:jc w:val="center"/>
                    <w:rPr>
                      <w:ins w:id="243" w:author="Gannon, Hugh (Allianz Global Life)" w:date="2026-06-29T16:21:00Z" w16du:dateUtc="2026-06-29T15:21:00Z"/>
                      <w:rFonts w:ascii="Arial" w:hAnsi="Arial" w:cs="Arial"/>
                      <w:b/>
                      <w:bCs/>
                      <w:color w:val="000000"/>
                      <w:sz w:val="16"/>
                      <w:szCs w:val="16"/>
                    </w:rPr>
                  </w:pPr>
                  <w:ins w:id="244" w:author="Gannon, Hugh (Allianz Global Life)" w:date="2026-06-29T16:21:00Z" w16du:dateUtc="2026-06-29T15:21:00Z">
                    <w:r>
                      <w:rPr>
                        <w:rFonts w:ascii="Arial" w:hAnsi="Arial" w:cs="Arial"/>
                        <w:b/>
                        <w:bCs/>
                        <w:color w:val="000000"/>
                        <w:sz w:val="16"/>
                        <w:szCs w:val="16"/>
                      </w:rPr>
                      <w:t>SP Alloc. Range (before 1% levy)</w:t>
                    </w:r>
                  </w:ins>
                </w:p>
              </w:tc>
            </w:tr>
            <w:tr w:rsidR="00155EDD" w14:paraId="7CE0CF2A" w14:textId="77777777" w:rsidTr="00155EDD">
              <w:trPr>
                <w:trHeight w:val="255"/>
                <w:ins w:id="245" w:author="Gannon, Hugh (Allianz Global Life)" w:date="2026-06-29T16:21:00Z"/>
                <w:trPrChange w:id="246" w:author="Gannon, Hugh (Allianz Global Life)" w:date="2026-06-29T16:22:00Z" w16du:dateUtc="2026-06-29T15:22:00Z">
                  <w:trPr>
                    <w:trHeight w:val="255"/>
                  </w:trPr>
                </w:trPrChange>
              </w:trPr>
              <w:tc>
                <w:tcPr>
                  <w:tcW w:w="1000" w:type="dxa"/>
                  <w:tcBorders>
                    <w:top w:val="nil"/>
                    <w:left w:val="single" w:sz="4" w:space="0" w:color="auto"/>
                    <w:bottom w:val="single" w:sz="4" w:space="0" w:color="auto"/>
                    <w:right w:val="single" w:sz="4" w:space="0" w:color="auto"/>
                  </w:tcBorders>
                  <w:noWrap/>
                  <w:vAlign w:val="bottom"/>
                  <w:hideMark/>
                  <w:tcPrChange w:id="247" w:author="Gannon, Hugh (Allianz Global Life)" w:date="2026-06-29T16:22:00Z" w16du:dateUtc="2026-06-29T15:22:00Z">
                    <w:tcPr>
                      <w:tcW w:w="1000" w:type="dxa"/>
                      <w:tcBorders>
                        <w:top w:val="nil"/>
                        <w:left w:val="single" w:sz="4" w:space="0" w:color="auto"/>
                        <w:bottom w:val="single" w:sz="4" w:space="0" w:color="auto"/>
                        <w:right w:val="single" w:sz="4" w:space="0" w:color="auto"/>
                      </w:tcBorders>
                      <w:noWrap/>
                      <w:vAlign w:val="bottom"/>
                      <w:hideMark/>
                    </w:tcPr>
                  </w:tcPrChange>
                </w:tcPr>
                <w:p w14:paraId="12AAAB15" w14:textId="77777777" w:rsidR="00155EDD" w:rsidRDefault="00155EDD" w:rsidP="00155EDD">
                  <w:pPr>
                    <w:jc w:val="center"/>
                    <w:rPr>
                      <w:ins w:id="248" w:author="Gannon, Hugh (Allianz Global Life)" w:date="2026-06-29T16:21:00Z" w16du:dateUtc="2026-06-29T15:21:00Z"/>
                      <w:rFonts w:ascii="Arial" w:hAnsi="Arial" w:cs="Arial"/>
                      <w:color w:val="000000"/>
                      <w:sz w:val="16"/>
                      <w:szCs w:val="16"/>
                    </w:rPr>
                  </w:pPr>
                  <w:ins w:id="249" w:author="Gannon, Hugh (Allianz Global Life)" w:date="2026-06-29T16:21:00Z" w16du:dateUtc="2026-06-29T15:21:00Z">
                    <w:r>
                      <w:rPr>
                        <w:rFonts w:ascii="Arial" w:hAnsi="Arial" w:cs="Arial"/>
                        <w:color w:val="000000"/>
                        <w:sz w:val="16"/>
                        <w:szCs w:val="16"/>
                      </w:rPr>
                      <w:lastRenderedPageBreak/>
                      <w:t>A1</w:t>
                    </w:r>
                  </w:ins>
                </w:p>
              </w:tc>
              <w:tc>
                <w:tcPr>
                  <w:tcW w:w="1446" w:type="dxa"/>
                  <w:tcBorders>
                    <w:top w:val="nil"/>
                    <w:left w:val="nil"/>
                    <w:bottom w:val="single" w:sz="4" w:space="0" w:color="auto"/>
                    <w:right w:val="single" w:sz="4" w:space="0" w:color="auto"/>
                  </w:tcBorders>
                  <w:noWrap/>
                  <w:vAlign w:val="bottom"/>
                  <w:hideMark/>
                  <w:tcPrChange w:id="250" w:author="Gannon, Hugh (Allianz Global Life)" w:date="2026-06-29T16:22:00Z" w16du:dateUtc="2026-06-29T15:22:00Z">
                    <w:tcPr>
                      <w:tcW w:w="2200" w:type="dxa"/>
                      <w:gridSpan w:val="2"/>
                      <w:tcBorders>
                        <w:top w:val="nil"/>
                        <w:left w:val="nil"/>
                        <w:bottom w:val="single" w:sz="4" w:space="0" w:color="auto"/>
                        <w:right w:val="single" w:sz="4" w:space="0" w:color="auto"/>
                      </w:tcBorders>
                      <w:noWrap/>
                      <w:vAlign w:val="bottom"/>
                      <w:hideMark/>
                    </w:tcPr>
                  </w:tcPrChange>
                </w:tcPr>
                <w:p w14:paraId="38720D4F" w14:textId="77777777" w:rsidR="00155EDD" w:rsidRDefault="00155EDD" w:rsidP="00155EDD">
                  <w:pPr>
                    <w:jc w:val="center"/>
                    <w:rPr>
                      <w:ins w:id="251" w:author="Gannon, Hugh (Allianz Global Life)" w:date="2026-06-29T16:21:00Z" w16du:dateUtc="2026-06-29T15:21:00Z"/>
                      <w:rFonts w:ascii="Arial" w:hAnsi="Arial" w:cs="Arial"/>
                      <w:color w:val="000000"/>
                      <w:sz w:val="16"/>
                      <w:szCs w:val="16"/>
                    </w:rPr>
                  </w:pPr>
                  <w:ins w:id="252" w:author="Gannon, Hugh (Allianz Global Life)" w:date="2026-06-29T16:21:00Z" w16du:dateUtc="2026-06-29T15:21:00Z">
                    <w:r>
                      <w:rPr>
                        <w:rFonts w:ascii="Arial" w:hAnsi="Arial" w:cs="Arial"/>
                        <w:color w:val="000000"/>
                        <w:sz w:val="16"/>
                        <w:szCs w:val="16"/>
                      </w:rPr>
                      <w:t>0.00%</w:t>
                    </w:r>
                  </w:ins>
                </w:p>
              </w:tc>
              <w:tc>
                <w:tcPr>
                  <w:tcW w:w="1701" w:type="dxa"/>
                  <w:tcBorders>
                    <w:top w:val="nil"/>
                    <w:left w:val="nil"/>
                    <w:bottom w:val="single" w:sz="4" w:space="0" w:color="auto"/>
                    <w:right w:val="single" w:sz="4" w:space="0" w:color="auto"/>
                  </w:tcBorders>
                  <w:noWrap/>
                  <w:vAlign w:val="bottom"/>
                  <w:hideMark/>
                  <w:tcPrChange w:id="253" w:author="Gannon, Hugh (Allianz Global Life)" w:date="2026-06-29T16:22:00Z" w16du:dateUtc="2026-06-29T15:22:00Z">
                    <w:tcPr>
                      <w:tcW w:w="2140" w:type="dxa"/>
                      <w:gridSpan w:val="2"/>
                      <w:tcBorders>
                        <w:top w:val="nil"/>
                        <w:left w:val="nil"/>
                        <w:bottom w:val="single" w:sz="4" w:space="0" w:color="auto"/>
                        <w:right w:val="single" w:sz="4" w:space="0" w:color="auto"/>
                      </w:tcBorders>
                      <w:noWrap/>
                      <w:vAlign w:val="bottom"/>
                      <w:hideMark/>
                    </w:tcPr>
                  </w:tcPrChange>
                </w:tcPr>
                <w:p w14:paraId="0A7570E3" w14:textId="77777777" w:rsidR="00155EDD" w:rsidRDefault="00155EDD" w:rsidP="00155EDD">
                  <w:pPr>
                    <w:jc w:val="center"/>
                    <w:rPr>
                      <w:ins w:id="254" w:author="Gannon, Hugh (Allianz Global Life)" w:date="2026-06-29T16:21:00Z" w16du:dateUtc="2026-06-29T15:21:00Z"/>
                      <w:rFonts w:ascii="Arial" w:hAnsi="Arial" w:cs="Arial"/>
                      <w:color w:val="000000"/>
                      <w:sz w:val="16"/>
                      <w:szCs w:val="16"/>
                    </w:rPr>
                  </w:pPr>
                  <w:ins w:id="255" w:author="Gannon, Hugh (Allianz Global Life)" w:date="2026-06-29T16:21:00Z" w16du:dateUtc="2026-06-29T15:21:00Z">
                    <w:r>
                      <w:rPr>
                        <w:rFonts w:ascii="Arial" w:hAnsi="Arial" w:cs="Arial"/>
                        <w:color w:val="000000"/>
                        <w:sz w:val="16"/>
                        <w:szCs w:val="16"/>
                      </w:rPr>
                      <w:t>100%</w:t>
                    </w:r>
                  </w:ins>
                </w:p>
              </w:tc>
              <w:tc>
                <w:tcPr>
                  <w:tcW w:w="1418" w:type="dxa"/>
                  <w:tcBorders>
                    <w:top w:val="nil"/>
                    <w:left w:val="nil"/>
                    <w:bottom w:val="single" w:sz="4" w:space="0" w:color="auto"/>
                    <w:right w:val="single" w:sz="4" w:space="0" w:color="auto"/>
                  </w:tcBorders>
                  <w:noWrap/>
                  <w:vAlign w:val="bottom"/>
                  <w:hideMark/>
                  <w:tcPrChange w:id="256" w:author="Gannon, Hugh (Allianz Global Life)" w:date="2026-06-29T16:22:00Z" w16du:dateUtc="2026-06-29T15:22:00Z">
                    <w:tcPr>
                      <w:tcW w:w="1720" w:type="dxa"/>
                      <w:gridSpan w:val="3"/>
                      <w:tcBorders>
                        <w:top w:val="nil"/>
                        <w:left w:val="nil"/>
                        <w:bottom w:val="single" w:sz="4" w:space="0" w:color="auto"/>
                        <w:right w:val="single" w:sz="4" w:space="0" w:color="auto"/>
                      </w:tcBorders>
                      <w:noWrap/>
                      <w:vAlign w:val="bottom"/>
                      <w:hideMark/>
                    </w:tcPr>
                  </w:tcPrChange>
                </w:tcPr>
                <w:p w14:paraId="56785821" w14:textId="77777777" w:rsidR="00155EDD" w:rsidRDefault="00155EDD" w:rsidP="00155EDD">
                  <w:pPr>
                    <w:jc w:val="center"/>
                    <w:rPr>
                      <w:ins w:id="257" w:author="Gannon, Hugh (Allianz Global Life)" w:date="2026-06-29T16:21:00Z" w16du:dateUtc="2026-06-29T15:21:00Z"/>
                      <w:rFonts w:ascii="Arial" w:hAnsi="Arial" w:cs="Arial"/>
                      <w:color w:val="000000"/>
                      <w:sz w:val="16"/>
                      <w:szCs w:val="16"/>
                    </w:rPr>
                  </w:pPr>
                  <w:ins w:id="258" w:author="Gannon, Hugh (Allianz Global Life)" w:date="2026-06-29T16:21:00Z" w16du:dateUtc="2026-06-29T15:21:00Z">
                    <w:r>
                      <w:rPr>
                        <w:rFonts w:ascii="Arial" w:hAnsi="Arial" w:cs="Arial"/>
                        <w:color w:val="000000"/>
                        <w:sz w:val="16"/>
                        <w:szCs w:val="16"/>
                      </w:rPr>
                      <w:t>0% to 4%</w:t>
                    </w:r>
                  </w:ins>
                </w:p>
              </w:tc>
              <w:tc>
                <w:tcPr>
                  <w:tcW w:w="1417" w:type="dxa"/>
                  <w:tcBorders>
                    <w:top w:val="nil"/>
                    <w:left w:val="nil"/>
                    <w:bottom w:val="single" w:sz="4" w:space="0" w:color="auto"/>
                    <w:right w:val="single" w:sz="4" w:space="0" w:color="auto"/>
                  </w:tcBorders>
                  <w:noWrap/>
                  <w:vAlign w:val="bottom"/>
                  <w:hideMark/>
                  <w:tcPrChange w:id="259" w:author="Gannon, Hugh (Allianz Global Life)" w:date="2026-06-29T16:22:00Z" w16du:dateUtc="2026-06-29T15:22:00Z">
                    <w:tcPr>
                      <w:tcW w:w="1880" w:type="dxa"/>
                      <w:tcBorders>
                        <w:top w:val="nil"/>
                        <w:left w:val="nil"/>
                        <w:bottom w:val="single" w:sz="4" w:space="0" w:color="auto"/>
                        <w:right w:val="single" w:sz="4" w:space="0" w:color="auto"/>
                      </w:tcBorders>
                      <w:noWrap/>
                      <w:vAlign w:val="bottom"/>
                      <w:hideMark/>
                    </w:tcPr>
                  </w:tcPrChange>
                </w:tcPr>
                <w:p w14:paraId="61D9D582" w14:textId="77777777" w:rsidR="00155EDD" w:rsidRDefault="00155EDD" w:rsidP="00155EDD">
                  <w:pPr>
                    <w:jc w:val="center"/>
                    <w:rPr>
                      <w:ins w:id="260" w:author="Gannon, Hugh (Allianz Global Life)" w:date="2026-06-29T16:21:00Z" w16du:dateUtc="2026-06-29T15:21:00Z"/>
                      <w:rFonts w:ascii="Arial" w:hAnsi="Arial" w:cs="Arial"/>
                      <w:color w:val="000000"/>
                      <w:sz w:val="16"/>
                      <w:szCs w:val="16"/>
                    </w:rPr>
                  </w:pPr>
                  <w:ins w:id="261" w:author="Gannon, Hugh (Allianz Global Life)" w:date="2026-06-29T16:21:00Z" w16du:dateUtc="2026-06-29T15:21:00Z">
                    <w:r>
                      <w:rPr>
                        <w:rFonts w:ascii="Arial" w:hAnsi="Arial" w:cs="Arial"/>
                        <w:color w:val="000000"/>
                        <w:sz w:val="16"/>
                        <w:szCs w:val="16"/>
                      </w:rPr>
                      <w:t>96% to 100%</w:t>
                    </w:r>
                  </w:ins>
                </w:p>
              </w:tc>
            </w:tr>
            <w:tr w:rsidR="00155EDD" w14:paraId="2B500219" w14:textId="77777777" w:rsidTr="00155EDD">
              <w:trPr>
                <w:trHeight w:val="255"/>
                <w:ins w:id="262" w:author="Gannon, Hugh (Allianz Global Life)" w:date="2026-06-29T16:21:00Z"/>
                <w:trPrChange w:id="263" w:author="Gannon, Hugh (Allianz Global Life)" w:date="2026-06-29T16:22:00Z" w16du:dateUtc="2026-06-29T15:22:00Z">
                  <w:trPr>
                    <w:trHeight w:val="255"/>
                  </w:trPr>
                </w:trPrChange>
              </w:trPr>
              <w:tc>
                <w:tcPr>
                  <w:tcW w:w="1000" w:type="dxa"/>
                  <w:tcBorders>
                    <w:top w:val="nil"/>
                    <w:left w:val="single" w:sz="4" w:space="0" w:color="auto"/>
                    <w:bottom w:val="single" w:sz="4" w:space="0" w:color="auto"/>
                    <w:right w:val="single" w:sz="4" w:space="0" w:color="auto"/>
                  </w:tcBorders>
                  <w:noWrap/>
                  <w:vAlign w:val="bottom"/>
                  <w:hideMark/>
                  <w:tcPrChange w:id="264" w:author="Gannon, Hugh (Allianz Global Life)" w:date="2026-06-29T16:22:00Z" w16du:dateUtc="2026-06-29T15:22:00Z">
                    <w:tcPr>
                      <w:tcW w:w="1000" w:type="dxa"/>
                      <w:tcBorders>
                        <w:top w:val="nil"/>
                        <w:left w:val="single" w:sz="4" w:space="0" w:color="auto"/>
                        <w:bottom w:val="single" w:sz="4" w:space="0" w:color="auto"/>
                        <w:right w:val="single" w:sz="4" w:space="0" w:color="auto"/>
                      </w:tcBorders>
                      <w:noWrap/>
                      <w:vAlign w:val="bottom"/>
                      <w:hideMark/>
                    </w:tcPr>
                  </w:tcPrChange>
                </w:tcPr>
                <w:p w14:paraId="57787086" w14:textId="77777777" w:rsidR="00155EDD" w:rsidRDefault="00155EDD" w:rsidP="00155EDD">
                  <w:pPr>
                    <w:jc w:val="center"/>
                    <w:rPr>
                      <w:ins w:id="265" w:author="Gannon, Hugh (Allianz Global Life)" w:date="2026-06-29T16:21:00Z" w16du:dateUtc="2026-06-29T15:21:00Z"/>
                      <w:rFonts w:ascii="Arial" w:hAnsi="Arial" w:cs="Arial"/>
                      <w:color w:val="000000"/>
                      <w:sz w:val="16"/>
                      <w:szCs w:val="16"/>
                    </w:rPr>
                  </w:pPr>
                  <w:ins w:id="266" w:author="Gannon, Hugh (Allianz Global Life)" w:date="2026-06-29T16:21:00Z" w16du:dateUtc="2026-06-29T15:21:00Z">
                    <w:r>
                      <w:rPr>
                        <w:rFonts w:ascii="Arial" w:hAnsi="Arial" w:cs="Arial"/>
                        <w:color w:val="000000"/>
                        <w:sz w:val="16"/>
                        <w:szCs w:val="16"/>
                      </w:rPr>
                      <w:t>B1</w:t>
                    </w:r>
                  </w:ins>
                </w:p>
              </w:tc>
              <w:tc>
                <w:tcPr>
                  <w:tcW w:w="1446" w:type="dxa"/>
                  <w:tcBorders>
                    <w:top w:val="nil"/>
                    <w:left w:val="nil"/>
                    <w:bottom w:val="single" w:sz="4" w:space="0" w:color="auto"/>
                    <w:right w:val="single" w:sz="4" w:space="0" w:color="auto"/>
                  </w:tcBorders>
                  <w:noWrap/>
                  <w:vAlign w:val="bottom"/>
                  <w:hideMark/>
                  <w:tcPrChange w:id="267" w:author="Gannon, Hugh (Allianz Global Life)" w:date="2026-06-29T16:22:00Z" w16du:dateUtc="2026-06-29T15:22:00Z">
                    <w:tcPr>
                      <w:tcW w:w="2200" w:type="dxa"/>
                      <w:gridSpan w:val="2"/>
                      <w:tcBorders>
                        <w:top w:val="nil"/>
                        <w:left w:val="nil"/>
                        <w:bottom w:val="single" w:sz="4" w:space="0" w:color="auto"/>
                        <w:right w:val="single" w:sz="4" w:space="0" w:color="auto"/>
                      </w:tcBorders>
                      <w:noWrap/>
                      <w:vAlign w:val="bottom"/>
                      <w:hideMark/>
                    </w:tcPr>
                  </w:tcPrChange>
                </w:tcPr>
                <w:p w14:paraId="42819EAB" w14:textId="77777777" w:rsidR="00155EDD" w:rsidRDefault="00155EDD" w:rsidP="00155EDD">
                  <w:pPr>
                    <w:jc w:val="center"/>
                    <w:rPr>
                      <w:ins w:id="268" w:author="Gannon, Hugh (Allianz Global Life)" w:date="2026-06-29T16:21:00Z" w16du:dateUtc="2026-06-29T15:21:00Z"/>
                      <w:rFonts w:ascii="Arial" w:hAnsi="Arial" w:cs="Arial"/>
                      <w:color w:val="000000"/>
                      <w:sz w:val="16"/>
                      <w:szCs w:val="16"/>
                    </w:rPr>
                  </w:pPr>
                  <w:ins w:id="269" w:author="Gannon, Hugh (Allianz Global Life)" w:date="2026-06-29T16:21:00Z" w16du:dateUtc="2026-06-29T15:21:00Z">
                    <w:r>
                      <w:rPr>
                        <w:rFonts w:ascii="Arial" w:hAnsi="Arial" w:cs="Arial"/>
                        <w:color w:val="000000"/>
                        <w:sz w:val="16"/>
                        <w:szCs w:val="16"/>
                      </w:rPr>
                      <w:t>0.00%</w:t>
                    </w:r>
                  </w:ins>
                </w:p>
              </w:tc>
              <w:tc>
                <w:tcPr>
                  <w:tcW w:w="1701" w:type="dxa"/>
                  <w:tcBorders>
                    <w:top w:val="nil"/>
                    <w:left w:val="nil"/>
                    <w:bottom w:val="single" w:sz="4" w:space="0" w:color="auto"/>
                    <w:right w:val="single" w:sz="4" w:space="0" w:color="auto"/>
                  </w:tcBorders>
                  <w:noWrap/>
                  <w:vAlign w:val="bottom"/>
                  <w:hideMark/>
                  <w:tcPrChange w:id="270" w:author="Gannon, Hugh (Allianz Global Life)" w:date="2026-06-29T16:22:00Z" w16du:dateUtc="2026-06-29T15:22:00Z">
                    <w:tcPr>
                      <w:tcW w:w="2140" w:type="dxa"/>
                      <w:gridSpan w:val="2"/>
                      <w:tcBorders>
                        <w:top w:val="nil"/>
                        <w:left w:val="nil"/>
                        <w:bottom w:val="single" w:sz="4" w:space="0" w:color="auto"/>
                        <w:right w:val="single" w:sz="4" w:space="0" w:color="auto"/>
                      </w:tcBorders>
                      <w:noWrap/>
                      <w:vAlign w:val="bottom"/>
                      <w:hideMark/>
                    </w:tcPr>
                  </w:tcPrChange>
                </w:tcPr>
                <w:p w14:paraId="01B0E5BC" w14:textId="77777777" w:rsidR="00155EDD" w:rsidRDefault="00155EDD" w:rsidP="00155EDD">
                  <w:pPr>
                    <w:jc w:val="center"/>
                    <w:rPr>
                      <w:ins w:id="271" w:author="Gannon, Hugh (Allianz Global Life)" w:date="2026-06-29T16:21:00Z" w16du:dateUtc="2026-06-29T15:21:00Z"/>
                      <w:rFonts w:ascii="Arial" w:hAnsi="Arial" w:cs="Arial"/>
                      <w:color w:val="000000"/>
                      <w:sz w:val="16"/>
                      <w:szCs w:val="16"/>
                    </w:rPr>
                  </w:pPr>
                  <w:ins w:id="272" w:author="Gannon, Hugh (Allianz Global Life)" w:date="2026-06-29T16:21:00Z" w16du:dateUtc="2026-06-29T15:21:00Z">
                    <w:r>
                      <w:rPr>
                        <w:rFonts w:ascii="Arial" w:hAnsi="Arial" w:cs="Arial"/>
                        <w:color w:val="000000"/>
                        <w:sz w:val="16"/>
                        <w:szCs w:val="16"/>
                      </w:rPr>
                      <w:t>100%</w:t>
                    </w:r>
                  </w:ins>
                </w:p>
              </w:tc>
              <w:tc>
                <w:tcPr>
                  <w:tcW w:w="1418" w:type="dxa"/>
                  <w:tcBorders>
                    <w:top w:val="nil"/>
                    <w:left w:val="nil"/>
                    <w:bottom w:val="single" w:sz="4" w:space="0" w:color="auto"/>
                    <w:right w:val="single" w:sz="4" w:space="0" w:color="auto"/>
                  </w:tcBorders>
                  <w:noWrap/>
                  <w:vAlign w:val="bottom"/>
                  <w:hideMark/>
                  <w:tcPrChange w:id="273" w:author="Gannon, Hugh (Allianz Global Life)" w:date="2026-06-29T16:22:00Z" w16du:dateUtc="2026-06-29T15:22:00Z">
                    <w:tcPr>
                      <w:tcW w:w="1720" w:type="dxa"/>
                      <w:gridSpan w:val="3"/>
                      <w:tcBorders>
                        <w:top w:val="nil"/>
                        <w:left w:val="nil"/>
                        <w:bottom w:val="single" w:sz="4" w:space="0" w:color="auto"/>
                        <w:right w:val="single" w:sz="4" w:space="0" w:color="auto"/>
                      </w:tcBorders>
                      <w:noWrap/>
                      <w:vAlign w:val="bottom"/>
                      <w:hideMark/>
                    </w:tcPr>
                  </w:tcPrChange>
                </w:tcPr>
                <w:p w14:paraId="7A6A0814" w14:textId="77777777" w:rsidR="00155EDD" w:rsidRDefault="00155EDD" w:rsidP="00155EDD">
                  <w:pPr>
                    <w:jc w:val="center"/>
                    <w:rPr>
                      <w:ins w:id="274" w:author="Gannon, Hugh (Allianz Global Life)" w:date="2026-06-29T16:21:00Z" w16du:dateUtc="2026-06-29T15:21:00Z"/>
                      <w:rFonts w:ascii="Arial" w:hAnsi="Arial" w:cs="Arial"/>
                      <w:color w:val="000000"/>
                      <w:sz w:val="16"/>
                      <w:szCs w:val="16"/>
                    </w:rPr>
                  </w:pPr>
                  <w:ins w:id="275" w:author="Gannon, Hugh (Allianz Global Life)" w:date="2026-06-29T16:21:00Z" w16du:dateUtc="2026-06-29T15:21:00Z">
                    <w:r>
                      <w:rPr>
                        <w:rFonts w:ascii="Arial" w:hAnsi="Arial" w:cs="Arial"/>
                        <w:color w:val="000000"/>
                        <w:sz w:val="16"/>
                        <w:szCs w:val="16"/>
                      </w:rPr>
                      <w:t>0% to 4%</w:t>
                    </w:r>
                  </w:ins>
                </w:p>
              </w:tc>
              <w:tc>
                <w:tcPr>
                  <w:tcW w:w="1417" w:type="dxa"/>
                  <w:tcBorders>
                    <w:top w:val="nil"/>
                    <w:left w:val="nil"/>
                    <w:bottom w:val="single" w:sz="4" w:space="0" w:color="auto"/>
                    <w:right w:val="single" w:sz="4" w:space="0" w:color="auto"/>
                  </w:tcBorders>
                  <w:noWrap/>
                  <w:vAlign w:val="bottom"/>
                  <w:hideMark/>
                  <w:tcPrChange w:id="276" w:author="Gannon, Hugh (Allianz Global Life)" w:date="2026-06-29T16:22:00Z" w16du:dateUtc="2026-06-29T15:22:00Z">
                    <w:tcPr>
                      <w:tcW w:w="1880" w:type="dxa"/>
                      <w:tcBorders>
                        <w:top w:val="nil"/>
                        <w:left w:val="nil"/>
                        <w:bottom w:val="single" w:sz="4" w:space="0" w:color="auto"/>
                        <w:right w:val="single" w:sz="4" w:space="0" w:color="auto"/>
                      </w:tcBorders>
                      <w:noWrap/>
                      <w:vAlign w:val="bottom"/>
                      <w:hideMark/>
                    </w:tcPr>
                  </w:tcPrChange>
                </w:tcPr>
                <w:p w14:paraId="50C4DC9B" w14:textId="77777777" w:rsidR="00155EDD" w:rsidRDefault="00155EDD" w:rsidP="00155EDD">
                  <w:pPr>
                    <w:jc w:val="center"/>
                    <w:rPr>
                      <w:ins w:id="277" w:author="Gannon, Hugh (Allianz Global Life)" w:date="2026-06-29T16:21:00Z" w16du:dateUtc="2026-06-29T15:21:00Z"/>
                      <w:rFonts w:ascii="Arial" w:hAnsi="Arial" w:cs="Arial"/>
                      <w:color w:val="000000"/>
                      <w:sz w:val="16"/>
                      <w:szCs w:val="16"/>
                    </w:rPr>
                  </w:pPr>
                  <w:ins w:id="278" w:author="Gannon, Hugh (Allianz Global Life)" w:date="2026-06-29T16:21:00Z" w16du:dateUtc="2026-06-29T15:21:00Z">
                    <w:r>
                      <w:rPr>
                        <w:rFonts w:ascii="Arial" w:hAnsi="Arial" w:cs="Arial"/>
                        <w:color w:val="000000"/>
                        <w:sz w:val="16"/>
                        <w:szCs w:val="16"/>
                      </w:rPr>
                      <w:t>96% to 100%</w:t>
                    </w:r>
                  </w:ins>
                </w:p>
              </w:tc>
            </w:tr>
            <w:tr w:rsidR="00155EDD" w14:paraId="1F2B23A1" w14:textId="77777777" w:rsidTr="00155EDD">
              <w:trPr>
                <w:trHeight w:val="255"/>
                <w:ins w:id="279" w:author="Gannon, Hugh (Allianz Global Life)" w:date="2026-06-29T16:21:00Z"/>
                <w:trPrChange w:id="280" w:author="Gannon, Hugh (Allianz Global Life)" w:date="2026-06-29T16:22:00Z" w16du:dateUtc="2026-06-29T15:22:00Z">
                  <w:trPr>
                    <w:trHeight w:val="255"/>
                  </w:trPr>
                </w:trPrChange>
              </w:trPr>
              <w:tc>
                <w:tcPr>
                  <w:tcW w:w="1000" w:type="dxa"/>
                  <w:tcBorders>
                    <w:top w:val="nil"/>
                    <w:left w:val="single" w:sz="4" w:space="0" w:color="auto"/>
                    <w:bottom w:val="single" w:sz="4" w:space="0" w:color="auto"/>
                    <w:right w:val="single" w:sz="4" w:space="0" w:color="auto"/>
                  </w:tcBorders>
                  <w:noWrap/>
                  <w:vAlign w:val="bottom"/>
                  <w:hideMark/>
                  <w:tcPrChange w:id="281" w:author="Gannon, Hugh (Allianz Global Life)" w:date="2026-06-29T16:22:00Z" w16du:dateUtc="2026-06-29T15:22:00Z">
                    <w:tcPr>
                      <w:tcW w:w="1000" w:type="dxa"/>
                      <w:tcBorders>
                        <w:top w:val="nil"/>
                        <w:left w:val="single" w:sz="4" w:space="0" w:color="auto"/>
                        <w:bottom w:val="single" w:sz="4" w:space="0" w:color="auto"/>
                        <w:right w:val="single" w:sz="4" w:space="0" w:color="auto"/>
                      </w:tcBorders>
                      <w:noWrap/>
                      <w:vAlign w:val="bottom"/>
                      <w:hideMark/>
                    </w:tcPr>
                  </w:tcPrChange>
                </w:tcPr>
                <w:p w14:paraId="376D401D" w14:textId="77777777" w:rsidR="00155EDD" w:rsidRDefault="00155EDD" w:rsidP="00155EDD">
                  <w:pPr>
                    <w:jc w:val="center"/>
                    <w:rPr>
                      <w:ins w:id="282" w:author="Gannon, Hugh (Allianz Global Life)" w:date="2026-06-29T16:21:00Z" w16du:dateUtc="2026-06-29T15:21:00Z"/>
                      <w:rFonts w:ascii="Arial" w:hAnsi="Arial" w:cs="Arial"/>
                      <w:color w:val="000000"/>
                      <w:sz w:val="16"/>
                      <w:szCs w:val="16"/>
                    </w:rPr>
                  </w:pPr>
                  <w:ins w:id="283" w:author="Gannon, Hugh (Allianz Global Life)" w:date="2026-06-29T16:21:00Z" w16du:dateUtc="2026-06-29T15:21:00Z">
                    <w:r>
                      <w:rPr>
                        <w:rFonts w:ascii="Arial" w:hAnsi="Arial" w:cs="Arial"/>
                        <w:color w:val="000000"/>
                        <w:sz w:val="16"/>
                        <w:szCs w:val="16"/>
                      </w:rPr>
                      <w:t>B2</w:t>
                    </w:r>
                  </w:ins>
                </w:p>
              </w:tc>
              <w:tc>
                <w:tcPr>
                  <w:tcW w:w="1446" w:type="dxa"/>
                  <w:tcBorders>
                    <w:top w:val="nil"/>
                    <w:left w:val="nil"/>
                    <w:bottom w:val="single" w:sz="4" w:space="0" w:color="auto"/>
                    <w:right w:val="single" w:sz="4" w:space="0" w:color="auto"/>
                  </w:tcBorders>
                  <w:noWrap/>
                  <w:vAlign w:val="bottom"/>
                  <w:hideMark/>
                  <w:tcPrChange w:id="284" w:author="Gannon, Hugh (Allianz Global Life)" w:date="2026-06-29T16:22:00Z" w16du:dateUtc="2026-06-29T15:22:00Z">
                    <w:tcPr>
                      <w:tcW w:w="2200" w:type="dxa"/>
                      <w:gridSpan w:val="2"/>
                      <w:tcBorders>
                        <w:top w:val="nil"/>
                        <w:left w:val="nil"/>
                        <w:bottom w:val="single" w:sz="4" w:space="0" w:color="auto"/>
                        <w:right w:val="single" w:sz="4" w:space="0" w:color="auto"/>
                      </w:tcBorders>
                      <w:noWrap/>
                      <w:vAlign w:val="bottom"/>
                      <w:hideMark/>
                    </w:tcPr>
                  </w:tcPrChange>
                </w:tcPr>
                <w:p w14:paraId="754179DD" w14:textId="77777777" w:rsidR="00155EDD" w:rsidRDefault="00155EDD" w:rsidP="00155EDD">
                  <w:pPr>
                    <w:jc w:val="center"/>
                    <w:rPr>
                      <w:ins w:id="285" w:author="Gannon, Hugh (Allianz Global Life)" w:date="2026-06-29T16:21:00Z" w16du:dateUtc="2026-06-29T15:21:00Z"/>
                      <w:rFonts w:ascii="Arial" w:hAnsi="Arial" w:cs="Arial"/>
                      <w:color w:val="000000"/>
                      <w:sz w:val="16"/>
                      <w:szCs w:val="16"/>
                    </w:rPr>
                  </w:pPr>
                  <w:ins w:id="286" w:author="Gannon, Hugh (Allianz Global Life)" w:date="2026-06-29T16:21:00Z" w16du:dateUtc="2026-06-29T15:21:00Z">
                    <w:r>
                      <w:rPr>
                        <w:rFonts w:ascii="Arial" w:hAnsi="Arial" w:cs="Arial"/>
                        <w:color w:val="000000"/>
                        <w:sz w:val="16"/>
                        <w:szCs w:val="16"/>
                      </w:rPr>
                      <w:t>1.00%</w:t>
                    </w:r>
                  </w:ins>
                </w:p>
              </w:tc>
              <w:tc>
                <w:tcPr>
                  <w:tcW w:w="1701" w:type="dxa"/>
                  <w:tcBorders>
                    <w:top w:val="nil"/>
                    <w:left w:val="nil"/>
                    <w:bottom w:val="single" w:sz="4" w:space="0" w:color="auto"/>
                    <w:right w:val="single" w:sz="4" w:space="0" w:color="auto"/>
                  </w:tcBorders>
                  <w:noWrap/>
                  <w:vAlign w:val="bottom"/>
                  <w:hideMark/>
                  <w:tcPrChange w:id="287" w:author="Gannon, Hugh (Allianz Global Life)" w:date="2026-06-29T16:22:00Z" w16du:dateUtc="2026-06-29T15:22:00Z">
                    <w:tcPr>
                      <w:tcW w:w="2140" w:type="dxa"/>
                      <w:gridSpan w:val="2"/>
                      <w:tcBorders>
                        <w:top w:val="nil"/>
                        <w:left w:val="nil"/>
                        <w:bottom w:val="single" w:sz="4" w:space="0" w:color="auto"/>
                        <w:right w:val="single" w:sz="4" w:space="0" w:color="auto"/>
                      </w:tcBorders>
                      <w:noWrap/>
                      <w:vAlign w:val="bottom"/>
                      <w:hideMark/>
                    </w:tcPr>
                  </w:tcPrChange>
                </w:tcPr>
                <w:p w14:paraId="6BED119D" w14:textId="77777777" w:rsidR="00155EDD" w:rsidRDefault="00155EDD" w:rsidP="00155EDD">
                  <w:pPr>
                    <w:jc w:val="center"/>
                    <w:rPr>
                      <w:ins w:id="288" w:author="Gannon, Hugh (Allianz Global Life)" w:date="2026-06-29T16:21:00Z" w16du:dateUtc="2026-06-29T15:21:00Z"/>
                      <w:rFonts w:ascii="Arial" w:hAnsi="Arial" w:cs="Arial"/>
                      <w:color w:val="000000"/>
                      <w:sz w:val="16"/>
                      <w:szCs w:val="16"/>
                    </w:rPr>
                  </w:pPr>
                  <w:ins w:id="289" w:author="Gannon, Hugh (Allianz Global Life)" w:date="2026-06-29T16:21:00Z" w16du:dateUtc="2026-06-29T15:21:00Z">
                    <w:r>
                      <w:rPr>
                        <w:rFonts w:ascii="Arial" w:hAnsi="Arial" w:cs="Arial"/>
                        <w:color w:val="000000"/>
                        <w:sz w:val="16"/>
                        <w:szCs w:val="16"/>
                      </w:rPr>
                      <w:t>100%</w:t>
                    </w:r>
                  </w:ins>
                </w:p>
              </w:tc>
              <w:tc>
                <w:tcPr>
                  <w:tcW w:w="1418" w:type="dxa"/>
                  <w:tcBorders>
                    <w:top w:val="nil"/>
                    <w:left w:val="nil"/>
                    <w:bottom w:val="single" w:sz="4" w:space="0" w:color="auto"/>
                    <w:right w:val="single" w:sz="4" w:space="0" w:color="auto"/>
                  </w:tcBorders>
                  <w:noWrap/>
                  <w:vAlign w:val="bottom"/>
                  <w:hideMark/>
                  <w:tcPrChange w:id="290" w:author="Gannon, Hugh (Allianz Global Life)" w:date="2026-06-29T16:22:00Z" w16du:dateUtc="2026-06-29T15:22:00Z">
                    <w:tcPr>
                      <w:tcW w:w="1720" w:type="dxa"/>
                      <w:gridSpan w:val="3"/>
                      <w:tcBorders>
                        <w:top w:val="nil"/>
                        <w:left w:val="nil"/>
                        <w:bottom w:val="single" w:sz="4" w:space="0" w:color="auto"/>
                        <w:right w:val="single" w:sz="4" w:space="0" w:color="auto"/>
                      </w:tcBorders>
                      <w:noWrap/>
                      <w:vAlign w:val="bottom"/>
                      <w:hideMark/>
                    </w:tcPr>
                  </w:tcPrChange>
                </w:tcPr>
                <w:p w14:paraId="00C99778" w14:textId="77777777" w:rsidR="00155EDD" w:rsidRDefault="00155EDD" w:rsidP="00155EDD">
                  <w:pPr>
                    <w:jc w:val="center"/>
                    <w:rPr>
                      <w:ins w:id="291" w:author="Gannon, Hugh (Allianz Global Life)" w:date="2026-06-29T16:21:00Z" w16du:dateUtc="2026-06-29T15:21:00Z"/>
                      <w:rFonts w:ascii="Arial" w:hAnsi="Arial" w:cs="Arial"/>
                      <w:color w:val="000000"/>
                      <w:sz w:val="16"/>
                      <w:szCs w:val="16"/>
                    </w:rPr>
                  </w:pPr>
                  <w:ins w:id="292" w:author="Gannon, Hugh (Allianz Global Life)" w:date="2026-06-29T16:21:00Z" w16du:dateUtc="2026-06-29T15:21:00Z">
                    <w:r>
                      <w:rPr>
                        <w:rFonts w:ascii="Arial" w:hAnsi="Arial" w:cs="Arial"/>
                        <w:color w:val="000000"/>
                        <w:sz w:val="16"/>
                        <w:szCs w:val="16"/>
                      </w:rPr>
                      <w:t>0% to 4%</w:t>
                    </w:r>
                  </w:ins>
                </w:p>
              </w:tc>
              <w:tc>
                <w:tcPr>
                  <w:tcW w:w="1417" w:type="dxa"/>
                  <w:tcBorders>
                    <w:top w:val="nil"/>
                    <w:left w:val="nil"/>
                    <w:bottom w:val="single" w:sz="4" w:space="0" w:color="auto"/>
                    <w:right w:val="single" w:sz="4" w:space="0" w:color="auto"/>
                  </w:tcBorders>
                  <w:noWrap/>
                  <w:vAlign w:val="bottom"/>
                  <w:hideMark/>
                  <w:tcPrChange w:id="293" w:author="Gannon, Hugh (Allianz Global Life)" w:date="2026-06-29T16:22:00Z" w16du:dateUtc="2026-06-29T15:22:00Z">
                    <w:tcPr>
                      <w:tcW w:w="1880" w:type="dxa"/>
                      <w:tcBorders>
                        <w:top w:val="nil"/>
                        <w:left w:val="nil"/>
                        <w:bottom w:val="single" w:sz="4" w:space="0" w:color="auto"/>
                        <w:right w:val="single" w:sz="4" w:space="0" w:color="auto"/>
                      </w:tcBorders>
                      <w:noWrap/>
                      <w:vAlign w:val="bottom"/>
                      <w:hideMark/>
                    </w:tcPr>
                  </w:tcPrChange>
                </w:tcPr>
                <w:p w14:paraId="50C48B91" w14:textId="77777777" w:rsidR="00155EDD" w:rsidRDefault="00155EDD" w:rsidP="00155EDD">
                  <w:pPr>
                    <w:jc w:val="center"/>
                    <w:rPr>
                      <w:ins w:id="294" w:author="Gannon, Hugh (Allianz Global Life)" w:date="2026-06-29T16:21:00Z" w16du:dateUtc="2026-06-29T15:21:00Z"/>
                      <w:rFonts w:ascii="Arial" w:hAnsi="Arial" w:cs="Arial"/>
                      <w:color w:val="000000"/>
                      <w:sz w:val="16"/>
                      <w:szCs w:val="16"/>
                    </w:rPr>
                  </w:pPr>
                  <w:ins w:id="295" w:author="Gannon, Hugh (Allianz Global Life)" w:date="2026-06-29T16:21:00Z" w16du:dateUtc="2026-06-29T15:21:00Z">
                    <w:r>
                      <w:rPr>
                        <w:rFonts w:ascii="Arial" w:hAnsi="Arial" w:cs="Arial"/>
                        <w:color w:val="000000"/>
                        <w:sz w:val="16"/>
                        <w:szCs w:val="16"/>
                      </w:rPr>
                      <w:t>97% to 101%</w:t>
                    </w:r>
                  </w:ins>
                </w:p>
              </w:tc>
            </w:tr>
            <w:tr w:rsidR="00155EDD" w14:paraId="2E028E08" w14:textId="77777777" w:rsidTr="00155EDD">
              <w:trPr>
                <w:trHeight w:val="255"/>
                <w:ins w:id="296" w:author="Gannon, Hugh (Allianz Global Life)" w:date="2026-06-29T16:21:00Z"/>
                <w:trPrChange w:id="297" w:author="Gannon, Hugh (Allianz Global Life)" w:date="2026-06-29T16:22:00Z" w16du:dateUtc="2026-06-29T15:22:00Z">
                  <w:trPr>
                    <w:trHeight w:val="255"/>
                  </w:trPr>
                </w:trPrChange>
              </w:trPr>
              <w:tc>
                <w:tcPr>
                  <w:tcW w:w="1000" w:type="dxa"/>
                  <w:tcBorders>
                    <w:top w:val="nil"/>
                    <w:left w:val="single" w:sz="4" w:space="0" w:color="auto"/>
                    <w:bottom w:val="single" w:sz="4" w:space="0" w:color="auto"/>
                    <w:right w:val="single" w:sz="4" w:space="0" w:color="auto"/>
                  </w:tcBorders>
                  <w:noWrap/>
                  <w:vAlign w:val="bottom"/>
                  <w:hideMark/>
                  <w:tcPrChange w:id="298" w:author="Gannon, Hugh (Allianz Global Life)" w:date="2026-06-29T16:22:00Z" w16du:dateUtc="2026-06-29T15:22:00Z">
                    <w:tcPr>
                      <w:tcW w:w="1000" w:type="dxa"/>
                      <w:tcBorders>
                        <w:top w:val="nil"/>
                        <w:left w:val="single" w:sz="4" w:space="0" w:color="auto"/>
                        <w:bottom w:val="single" w:sz="4" w:space="0" w:color="auto"/>
                        <w:right w:val="single" w:sz="4" w:space="0" w:color="auto"/>
                      </w:tcBorders>
                      <w:noWrap/>
                      <w:vAlign w:val="bottom"/>
                      <w:hideMark/>
                    </w:tcPr>
                  </w:tcPrChange>
                </w:tcPr>
                <w:p w14:paraId="55029048" w14:textId="77777777" w:rsidR="00155EDD" w:rsidRDefault="00155EDD" w:rsidP="00155EDD">
                  <w:pPr>
                    <w:jc w:val="center"/>
                    <w:rPr>
                      <w:ins w:id="299" w:author="Gannon, Hugh (Allianz Global Life)" w:date="2026-06-29T16:21:00Z" w16du:dateUtc="2026-06-29T15:21:00Z"/>
                      <w:rFonts w:ascii="Arial" w:hAnsi="Arial" w:cs="Arial"/>
                      <w:color w:val="000000"/>
                      <w:sz w:val="16"/>
                      <w:szCs w:val="16"/>
                    </w:rPr>
                  </w:pPr>
                  <w:ins w:id="300" w:author="Gannon, Hugh (Allianz Global Life)" w:date="2026-06-29T16:21:00Z" w16du:dateUtc="2026-06-29T15:21:00Z">
                    <w:r>
                      <w:rPr>
                        <w:rFonts w:ascii="Arial" w:hAnsi="Arial" w:cs="Arial"/>
                        <w:color w:val="000000"/>
                        <w:sz w:val="16"/>
                        <w:szCs w:val="16"/>
                      </w:rPr>
                      <w:t>B3</w:t>
                    </w:r>
                  </w:ins>
                </w:p>
              </w:tc>
              <w:tc>
                <w:tcPr>
                  <w:tcW w:w="1446" w:type="dxa"/>
                  <w:tcBorders>
                    <w:top w:val="nil"/>
                    <w:left w:val="nil"/>
                    <w:bottom w:val="single" w:sz="4" w:space="0" w:color="auto"/>
                    <w:right w:val="single" w:sz="4" w:space="0" w:color="auto"/>
                  </w:tcBorders>
                  <w:noWrap/>
                  <w:vAlign w:val="bottom"/>
                  <w:hideMark/>
                  <w:tcPrChange w:id="301" w:author="Gannon, Hugh (Allianz Global Life)" w:date="2026-06-29T16:22:00Z" w16du:dateUtc="2026-06-29T15:22:00Z">
                    <w:tcPr>
                      <w:tcW w:w="2200" w:type="dxa"/>
                      <w:gridSpan w:val="2"/>
                      <w:tcBorders>
                        <w:top w:val="nil"/>
                        <w:left w:val="nil"/>
                        <w:bottom w:val="single" w:sz="4" w:space="0" w:color="auto"/>
                        <w:right w:val="single" w:sz="4" w:space="0" w:color="auto"/>
                      </w:tcBorders>
                      <w:noWrap/>
                      <w:vAlign w:val="bottom"/>
                      <w:hideMark/>
                    </w:tcPr>
                  </w:tcPrChange>
                </w:tcPr>
                <w:p w14:paraId="5E660E38" w14:textId="77777777" w:rsidR="00155EDD" w:rsidRDefault="00155EDD" w:rsidP="00155EDD">
                  <w:pPr>
                    <w:jc w:val="center"/>
                    <w:rPr>
                      <w:ins w:id="302" w:author="Gannon, Hugh (Allianz Global Life)" w:date="2026-06-29T16:21:00Z" w16du:dateUtc="2026-06-29T15:21:00Z"/>
                      <w:rFonts w:ascii="Arial" w:hAnsi="Arial" w:cs="Arial"/>
                      <w:color w:val="000000"/>
                      <w:sz w:val="16"/>
                      <w:szCs w:val="16"/>
                    </w:rPr>
                  </w:pPr>
                  <w:ins w:id="303" w:author="Gannon, Hugh (Allianz Global Life)" w:date="2026-06-29T16:21:00Z" w16du:dateUtc="2026-06-29T15:21:00Z">
                    <w:r>
                      <w:rPr>
                        <w:rFonts w:ascii="Arial" w:hAnsi="Arial" w:cs="Arial"/>
                        <w:color w:val="000000"/>
                        <w:sz w:val="16"/>
                        <w:szCs w:val="16"/>
                      </w:rPr>
                      <w:t>2.00%</w:t>
                    </w:r>
                  </w:ins>
                </w:p>
              </w:tc>
              <w:tc>
                <w:tcPr>
                  <w:tcW w:w="1701" w:type="dxa"/>
                  <w:tcBorders>
                    <w:top w:val="nil"/>
                    <w:left w:val="nil"/>
                    <w:bottom w:val="single" w:sz="4" w:space="0" w:color="auto"/>
                    <w:right w:val="single" w:sz="4" w:space="0" w:color="auto"/>
                  </w:tcBorders>
                  <w:noWrap/>
                  <w:vAlign w:val="bottom"/>
                  <w:hideMark/>
                  <w:tcPrChange w:id="304" w:author="Gannon, Hugh (Allianz Global Life)" w:date="2026-06-29T16:22:00Z" w16du:dateUtc="2026-06-29T15:22:00Z">
                    <w:tcPr>
                      <w:tcW w:w="2140" w:type="dxa"/>
                      <w:gridSpan w:val="2"/>
                      <w:tcBorders>
                        <w:top w:val="nil"/>
                        <w:left w:val="nil"/>
                        <w:bottom w:val="single" w:sz="4" w:space="0" w:color="auto"/>
                        <w:right w:val="single" w:sz="4" w:space="0" w:color="auto"/>
                      </w:tcBorders>
                      <w:noWrap/>
                      <w:vAlign w:val="bottom"/>
                      <w:hideMark/>
                    </w:tcPr>
                  </w:tcPrChange>
                </w:tcPr>
                <w:p w14:paraId="0C3C620C" w14:textId="77777777" w:rsidR="00155EDD" w:rsidRDefault="00155EDD" w:rsidP="00155EDD">
                  <w:pPr>
                    <w:jc w:val="center"/>
                    <w:rPr>
                      <w:ins w:id="305" w:author="Gannon, Hugh (Allianz Global Life)" w:date="2026-06-29T16:21:00Z" w16du:dateUtc="2026-06-29T15:21:00Z"/>
                      <w:rFonts w:ascii="Arial" w:hAnsi="Arial" w:cs="Arial"/>
                      <w:color w:val="000000"/>
                      <w:sz w:val="16"/>
                      <w:szCs w:val="16"/>
                    </w:rPr>
                  </w:pPr>
                  <w:ins w:id="306" w:author="Gannon, Hugh (Allianz Global Life)" w:date="2026-06-29T16:21:00Z" w16du:dateUtc="2026-06-29T15:21:00Z">
                    <w:r>
                      <w:rPr>
                        <w:rFonts w:ascii="Arial" w:hAnsi="Arial" w:cs="Arial"/>
                        <w:color w:val="000000"/>
                        <w:sz w:val="16"/>
                        <w:szCs w:val="16"/>
                      </w:rPr>
                      <w:t>100%</w:t>
                    </w:r>
                  </w:ins>
                </w:p>
              </w:tc>
              <w:tc>
                <w:tcPr>
                  <w:tcW w:w="1418" w:type="dxa"/>
                  <w:tcBorders>
                    <w:top w:val="nil"/>
                    <w:left w:val="nil"/>
                    <w:bottom w:val="single" w:sz="4" w:space="0" w:color="auto"/>
                    <w:right w:val="single" w:sz="4" w:space="0" w:color="auto"/>
                  </w:tcBorders>
                  <w:noWrap/>
                  <w:vAlign w:val="bottom"/>
                  <w:hideMark/>
                  <w:tcPrChange w:id="307" w:author="Gannon, Hugh (Allianz Global Life)" w:date="2026-06-29T16:22:00Z" w16du:dateUtc="2026-06-29T15:22:00Z">
                    <w:tcPr>
                      <w:tcW w:w="1720" w:type="dxa"/>
                      <w:gridSpan w:val="3"/>
                      <w:tcBorders>
                        <w:top w:val="nil"/>
                        <w:left w:val="nil"/>
                        <w:bottom w:val="single" w:sz="4" w:space="0" w:color="auto"/>
                        <w:right w:val="single" w:sz="4" w:space="0" w:color="auto"/>
                      </w:tcBorders>
                      <w:noWrap/>
                      <w:vAlign w:val="bottom"/>
                      <w:hideMark/>
                    </w:tcPr>
                  </w:tcPrChange>
                </w:tcPr>
                <w:p w14:paraId="038A28D3" w14:textId="77777777" w:rsidR="00155EDD" w:rsidRDefault="00155EDD" w:rsidP="00155EDD">
                  <w:pPr>
                    <w:jc w:val="center"/>
                    <w:rPr>
                      <w:ins w:id="308" w:author="Gannon, Hugh (Allianz Global Life)" w:date="2026-06-29T16:21:00Z" w16du:dateUtc="2026-06-29T15:21:00Z"/>
                      <w:rFonts w:ascii="Arial" w:hAnsi="Arial" w:cs="Arial"/>
                      <w:color w:val="000000"/>
                      <w:sz w:val="16"/>
                      <w:szCs w:val="16"/>
                    </w:rPr>
                  </w:pPr>
                  <w:ins w:id="309" w:author="Gannon, Hugh (Allianz Global Life)" w:date="2026-06-29T16:21:00Z" w16du:dateUtc="2026-06-29T15:21:00Z">
                    <w:r>
                      <w:rPr>
                        <w:rFonts w:ascii="Arial" w:hAnsi="Arial" w:cs="Arial"/>
                        <w:color w:val="000000"/>
                        <w:sz w:val="16"/>
                        <w:szCs w:val="16"/>
                      </w:rPr>
                      <w:t>0% to 4%</w:t>
                    </w:r>
                  </w:ins>
                </w:p>
              </w:tc>
              <w:tc>
                <w:tcPr>
                  <w:tcW w:w="1417" w:type="dxa"/>
                  <w:tcBorders>
                    <w:top w:val="nil"/>
                    <w:left w:val="nil"/>
                    <w:bottom w:val="single" w:sz="4" w:space="0" w:color="auto"/>
                    <w:right w:val="single" w:sz="4" w:space="0" w:color="auto"/>
                  </w:tcBorders>
                  <w:noWrap/>
                  <w:vAlign w:val="bottom"/>
                  <w:hideMark/>
                  <w:tcPrChange w:id="310" w:author="Gannon, Hugh (Allianz Global Life)" w:date="2026-06-29T16:22:00Z" w16du:dateUtc="2026-06-29T15:22:00Z">
                    <w:tcPr>
                      <w:tcW w:w="1880" w:type="dxa"/>
                      <w:tcBorders>
                        <w:top w:val="nil"/>
                        <w:left w:val="nil"/>
                        <w:bottom w:val="single" w:sz="4" w:space="0" w:color="auto"/>
                        <w:right w:val="single" w:sz="4" w:space="0" w:color="auto"/>
                      </w:tcBorders>
                      <w:noWrap/>
                      <w:vAlign w:val="bottom"/>
                      <w:hideMark/>
                    </w:tcPr>
                  </w:tcPrChange>
                </w:tcPr>
                <w:p w14:paraId="664CDE8C" w14:textId="77777777" w:rsidR="00155EDD" w:rsidRDefault="00155EDD" w:rsidP="00155EDD">
                  <w:pPr>
                    <w:jc w:val="center"/>
                    <w:rPr>
                      <w:ins w:id="311" w:author="Gannon, Hugh (Allianz Global Life)" w:date="2026-06-29T16:21:00Z" w16du:dateUtc="2026-06-29T15:21:00Z"/>
                      <w:rFonts w:ascii="Arial" w:hAnsi="Arial" w:cs="Arial"/>
                      <w:color w:val="000000"/>
                      <w:sz w:val="16"/>
                      <w:szCs w:val="16"/>
                    </w:rPr>
                  </w:pPr>
                  <w:ins w:id="312" w:author="Gannon, Hugh (Allianz Global Life)" w:date="2026-06-29T16:21:00Z" w16du:dateUtc="2026-06-29T15:21:00Z">
                    <w:r>
                      <w:rPr>
                        <w:rFonts w:ascii="Arial" w:hAnsi="Arial" w:cs="Arial"/>
                        <w:color w:val="000000"/>
                        <w:sz w:val="16"/>
                        <w:szCs w:val="16"/>
                      </w:rPr>
                      <w:t>98% to 102%</w:t>
                    </w:r>
                  </w:ins>
                </w:p>
              </w:tc>
            </w:tr>
            <w:tr w:rsidR="00155EDD" w14:paraId="7837EF5B" w14:textId="77777777" w:rsidTr="00155EDD">
              <w:trPr>
                <w:trHeight w:val="255"/>
                <w:ins w:id="313" w:author="Gannon, Hugh (Allianz Global Life)" w:date="2026-06-29T16:21:00Z"/>
                <w:trPrChange w:id="314" w:author="Gannon, Hugh (Allianz Global Life)" w:date="2026-06-29T16:22:00Z" w16du:dateUtc="2026-06-29T15:22:00Z">
                  <w:trPr>
                    <w:trHeight w:val="255"/>
                  </w:trPr>
                </w:trPrChange>
              </w:trPr>
              <w:tc>
                <w:tcPr>
                  <w:tcW w:w="1000" w:type="dxa"/>
                  <w:tcBorders>
                    <w:top w:val="nil"/>
                    <w:left w:val="single" w:sz="4" w:space="0" w:color="auto"/>
                    <w:bottom w:val="single" w:sz="4" w:space="0" w:color="auto"/>
                    <w:right w:val="single" w:sz="4" w:space="0" w:color="auto"/>
                  </w:tcBorders>
                  <w:noWrap/>
                  <w:vAlign w:val="bottom"/>
                  <w:hideMark/>
                  <w:tcPrChange w:id="315" w:author="Gannon, Hugh (Allianz Global Life)" w:date="2026-06-29T16:22:00Z" w16du:dateUtc="2026-06-29T15:22:00Z">
                    <w:tcPr>
                      <w:tcW w:w="1000" w:type="dxa"/>
                      <w:tcBorders>
                        <w:top w:val="nil"/>
                        <w:left w:val="single" w:sz="4" w:space="0" w:color="auto"/>
                        <w:bottom w:val="single" w:sz="4" w:space="0" w:color="auto"/>
                        <w:right w:val="single" w:sz="4" w:space="0" w:color="auto"/>
                      </w:tcBorders>
                      <w:noWrap/>
                      <w:vAlign w:val="bottom"/>
                      <w:hideMark/>
                    </w:tcPr>
                  </w:tcPrChange>
                </w:tcPr>
                <w:p w14:paraId="330F9556" w14:textId="77777777" w:rsidR="00155EDD" w:rsidRDefault="00155EDD" w:rsidP="00155EDD">
                  <w:pPr>
                    <w:jc w:val="center"/>
                    <w:rPr>
                      <w:ins w:id="316" w:author="Gannon, Hugh (Allianz Global Life)" w:date="2026-06-29T16:21:00Z" w16du:dateUtc="2026-06-29T15:21:00Z"/>
                      <w:rFonts w:ascii="Arial" w:hAnsi="Arial" w:cs="Arial"/>
                      <w:color w:val="000000"/>
                      <w:sz w:val="16"/>
                      <w:szCs w:val="16"/>
                    </w:rPr>
                  </w:pPr>
                  <w:ins w:id="317" w:author="Gannon, Hugh (Allianz Global Life)" w:date="2026-06-29T16:21:00Z" w16du:dateUtc="2026-06-29T15:21:00Z">
                    <w:r>
                      <w:rPr>
                        <w:rFonts w:ascii="Arial" w:hAnsi="Arial" w:cs="Arial"/>
                        <w:color w:val="000000"/>
                        <w:sz w:val="16"/>
                        <w:szCs w:val="16"/>
                      </w:rPr>
                      <w:t>C1</w:t>
                    </w:r>
                  </w:ins>
                </w:p>
              </w:tc>
              <w:tc>
                <w:tcPr>
                  <w:tcW w:w="1446" w:type="dxa"/>
                  <w:tcBorders>
                    <w:top w:val="nil"/>
                    <w:left w:val="nil"/>
                    <w:bottom w:val="single" w:sz="4" w:space="0" w:color="auto"/>
                    <w:right w:val="single" w:sz="4" w:space="0" w:color="auto"/>
                  </w:tcBorders>
                  <w:noWrap/>
                  <w:vAlign w:val="bottom"/>
                  <w:hideMark/>
                  <w:tcPrChange w:id="318" w:author="Gannon, Hugh (Allianz Global Life)" w:date="2026-06-29T16:22:00Z" w16du:dateUtc="2026-06-29T15:22:00Z">
                    <w:tcPr>
                      <w:tcW w:w="2200" w:type="dxa"/>
                      <w:gridSpan w:val="2"/>
                      <w:tcBorders>
                        <w:top w:val="nil"/>
                        <w:left w:val="nil"/>
                        <w:bottom w:val="single" w:sz="4" w:space="0" w:color="auto"/>
                        <w:right w:val="single" w:sz="4" w:space="0" w:color="auto"/>
                      </w:tcBorders>
                      <w:noWrap/>
                      <w:vAlign w:val="bottom"/>
                      <w:hideMark/>
                    </w:tcPr>
                  </w:tcPrChange>
                </w:tcPr>
                <w:p w14:paraId="77E0C234" w14:textId="77777777" w:rsidR="00155EDD" w:rsidRDefault="00155EDD" w:rsidP="00155EDD">
                  <w:pPr>
                    <w:jc w:val="center"/>
                    <w:rPr>
                      <w:ins w:id="319" w:author="Gannon, Hugh (Allianz Global Life)" w:date="2026-06-29T16:21:00Z" w16du:dateUtc="2026-06-29T15:21:00Z"/>
                      <w:rFonts w:ascii="Arial" w:hAnsi="Arial" w:cs="Arial"/>
                      <w:color w:val="000000"/>
                      <w:sz w:val="16"/>
                      <w:szCs w:val="16"/>
                    </w:rPr>
                  </w:pPr>
                  <w:ins w:id="320" w:author="Gannon, Hugh (Allianz Global Life)" w:date="2026-06-29T16:21:00Z" w16du:dateUtc="2026-06-29T15:21:00Z">
                    <w:r>
                      <w:rPr>
                        <w:rFonts w:ascii="Arial" w:hAnsi="Arial" w:cs="Arial"/>
                        <w:color w:val="000000"/>
                        <w:sz w:val="16"/>
                        <w:szCs w:val="16"/>
                      </w:rPr>
                      <w:t>0.00%</w:t>
                    </w:r>
                  </w:ins>
                </w:p>
              </w:tc>
              <w:tc>
                <w:tcPr>
                  <w:tcW w:w="1701" w:type="dxa"/>
                  <w:tcBorders>
                    <w:top w:val="nil"/>
                    <w:left w:val="nil"/>
                    <w:bottom w:val="single" w:sz="4" w:space="0" w:color="auto"/>
                    <w:right w:val="single" w:sz="4" w:space="0" w:color="auto"/>
                  </w:tcBorders>
                  <w:noWrap/>
                  <w:vAlign w:val="bottom"/>
                  <w:hideMark/>
                  <w:tcPrChange w:id="321" w:author="Gannon, Hugh (Allianz Global Life)" w:date="2026-06-29T16:22:00Z" w16du:dateUtc="2026-06-29T15:22:00Z">
                    <w:tcPr>
                      <w:tcW w:w="2140" w:type="dxa"/>
                      <w:gridSpan w:val="2"/>
                      <w:tcBorders>
                        <w:top w:val="nil"/>
                        <w:left w:val="nil"/>
                        <w:bottom w:val="single" w:sz="4" w:space="0" w:color="auto"/>
                        <w:right w:val="single" w:sz="4" w:space="0" w:color="auto"/>
                      </w:tcBorders>
                      <w:noWrap/>
                      <w:vAlign w:val="bottom"/>
                      <w:hideMark/>
                    </w:tcPr>
                  </w:tcPrChange>
                </w:tcPr>
                <w:p w14:paraId="04874D6A" w14:textId="77777777" w:rsidR="00155EDD" w:rsidRDefault="00155EDD" w:rsidP="00155EDD">
                  <w:pPr>
                    <w:jc w:val="center"/>
                    <w:rPr>
                      <w:ins w:id="322" w:author="Gannon, Hugh (Allianz Global Life)" w:date="2026-06-29T16:21:00Z" w16du:dateUtc="2026-06-29T15:21:00Z"/>
                      <w:rFonts w:ascii="Arial" w:hAnsi="Arial" w:cs="Arial"/>
                      <w:color w:val="000000"/>
                      <w:sz w:val="16"/>
                      <w:szCs w:val="16"/>
                    </w:rPr>
                  </w:pPr>
                  <w:ins w:id="323" w:author="Gannon, Hugh (Allianz Global Life)" w:date="2026-06-29T16:21:00Z" w16du:dateUtc="2026-06-29T15:21:00Z">
                    <w:r>
                      <w:rPr>
                        <w:rFonts w:ascii="Arial" w:hAnsi="Arial" w:cs="Arial"/>
                        <w:color w:val="000000"/>
                        <w:sz w:val="16"/>
                        <w:szCs w:val="16"/>
                      </w:rPr>
                      <w:t>100%</w:t>
                    </w:r>
                  </w:ins>
                </w:p>
              </w:tc>
              <w:tc>
                <w:tcPr>
                  <w:tcW w:w="1418" w:type="dxa"/>
                  <w:tcBorders>
                    <w:top w:val="nil"/>
                    <w:left w:val="nil"/>
                    <w:bottom w:val="single" w:sz="4" w:space="0" w:color="auto"/>
                    <w:right w:val="single" w:sz="4" w:space="0" w:color="auto"/>
                  </w:tcBorders>
                  <w:noWrap/>
                  <w:vAlign w:val="bottom"/>
                  <w:hideMark/>
                  <w:tcPrChange w:id="324" w:author="Gannon, Hugh (Allianz Global Life)" w:date="2026-06-29T16:22:00Z" w16du:dateUtc="2026-06-29T15:22:00Z">
                    <w:tcPr>
                      <w:tcW w:w="1720" w:type="dxa"/>
                      <w:gridSpan w:val="3"/>
                      <w:tcBorders>
                        <w:top w:val="nil"/>
                        <w:left w:val="nil"/>
                        <w:bottom w:val="single" w:sz="4" w:space="0" w:color="auto"/>
                        <w:right w:val="single" w:sz="4" w:space="0" w:color="auto"/>
                      </w:tcBorders>
                      <w:noWrap/>
                      <w:vAlign w:val="bottom"/>
                      <w:hideMark/>
                    </w:tcPr>
                  </w:tcPrChange>
                </w:tcPr>
                <w:p w14:paraId="55B18D2F" w14:textId="77777777" w:rsidR="00155EDD" w:rsidRDefault="00155EDD" w:rsidP="00155EDD">
                  <w:pPr>
                    <w:jc w:val="center"/>
                    <w:rPr>
                      <w:ins w:id="325" w:author="Gannon, Hugh (Allianz Global Life)" w:date="2026-06-29T16:21:00Z" w16du:dateUtc="2026-06-29T15:21:00Z"/>
                      <w:rFonts w:ascii="Arial" w:hAnsi="Arial" w:cs="Arial"/>
                      <w:color w:val="000000"/>
                      <w:sz w:val="16"/>
                      <w:szCs w:val="16"/>
                    </w:rPr>
                  </w:pPr>
                  <w:ins w:id="326" w:author="Gannon, Hugh (Allianz Global Life)" w:date="2026-06-29T16:21:00Z" w16du:dateUtc="2026-06-29T15:21:00Z">
                    <w:r>
                      <w:rPr>
                        <w:rFonts w:ascii="Arial" w:hAnsi="Arial" w:cs="Arial"/>
                        <w:color w:val="000000"/>
                        <w:sz w:val="16"/>
                        <w:szCs w:val="16"/>
                      </w:rPr>
                      <w:t>0% to 4%</w:t>
                    </w:r>
                  </w:ins>
                </w:p>
              </w:tc>
              <w:tc>
                <w:tcPr>
                  <w:tcW w:w="1417" w:type="dxa"/>
                  <w:tcBorders>
                    <w:top w:val="nil"/>
                    <w:left w:val="nil"/>
                    <w:bottom w:val="single" w:sz="4" w:space="0" w:color="auto"/>
                    <w:right w:val="single" w:sz="4" w:space="0" w:color="auto"/>
                  </w:tcBorders>
                  <w:noWrap/>
                  <w:vAlign w:val="bottom"/>
                  <w:hideMark/>
                  <w:tcPrChange w:id="327" w:author="Gannon, Hugh (Allianz Global Life)" w:date="2026-06-29T16:22:00Z" w16du:dateUtc="2026-06-29T15:22:00Z">
                    <w:tcPr>
                      <w:tcW w:w="1880" w:type="dxa"/>
                      <w:tcBorders>
                        <w:top w:val="nil"/>
                        <w:left w:val="nil"/>
                        <w:bottom w:val="single" w:sz="4" w:space="0" w:color="auto"/>
                        <w:right w:val="single" w:sz="4" w:space="0" w:color="auto"/>
                      </w:tcBorders>
                      <w:noWrap/>
                      <w:vAlign w:val="bottom"/>
                      <w:hideMark/>
                    </w:tcPr>
                  </w:tcPrChange>
                </w:tcPr>
                <w:p w14:paraId="17822E53" w14:textId="77777777" w:rsidR="00155EDD" w:rsidRDefault="00155EDD" w:rsidP="00155EDD">
                  <w:pPr>
                    <w:jc w:val="center"/>
                    <w:rPr>
                      <w:ins w:id="328" w:author="Gannon, Hugh (Allianz Global Life)" w:date="2026-06-29T16:21:00Z" w16du:dateUtc="2026-06-29T15:21:00Z"/>
                      <w:rFonts w:ascii="Arial" w:hAnsi="Arial" w:cs="Arial"/>
                      <w:color w:val="000000"/>
                      <w:sz w:val="16"/>
                      <w:szCs w:val="16"/>
                    </w:rPr>
                  </w:pPr>
                  <w:ins w:id="329" w:author="Gannon, Hugh (Allianz Global Life)" w:date="2026-06-29T16:21:00Z" w16du:dateUtc="2026-06-29T15:21:00Z">
                    <w:r>
                      <w:rPr>
                        <w:rFonts w:ascii="Arial" w:hAnsi="Arial" w:cs="Arial"/>
                        <w:color w:val="000000"/>
                        <w:sz w:val="16"/>
                        <w:szCs w:val="16"/>
                      </w:rPr>
                      <w:t>96% to 100%</w:t>
                    </w:r>
                  </w:ins>
                </w:p>
              </w:tc>
            </w:tr>
            <w:tr w:rsidR="00155EDD" w14:paraId="1443A5A2" w14:textId="77777777" w:rsidTr="00155EDD">
              <w:trPr>
                <w:trHeight w:val="255"/>
                <w:ins w:id="330" w:author="Gannon, Hugh (Allianz Global Life)" w:date="2026-06-29T16:21:00Z"/>
                <w:trPrChange w:id="331" w:author="Gannon, Hugh (Allianz Global Life)" w:date="2026-06-29T16:22:00Z" w16du:dateUtc="2026-06-29T15:22:00Z">
                  <w:trPr>
                    <w:trHeight w:val="255"/>
                  </w:trPr>
                </w:trPrChange>
              </w:trPr>
              <w:tc>
                <w:tcPr>
                  <w:tcW w:w="1000" w:type="dxa"/>
                  <w:tcBorders>
                    <w:top w:val="nil"/>
                    <w:left w:val="single" w:sz="4" w:space="0" w:color="auto"/>
                    <w:bottom w:val="single" w:sz="4" w:space="0" w:color="auto"/>
                    <w:right w:val="single" w:sz="4" w:space="0" w:color="auto"/>
                  </w:tcBorders>
                  <w:noWrap/>
                  <w:vAlign w:val="bottom"/>
                  <w:hideMark/>
                  <w:tcPrChange w:id="332" w:author="Gannon, Hugh (Allianz Global Life)" w:date="2026-06-29T16:22:00Z" w16du:dateUtc="2026-06-29T15:22:00Z">
                    <w:tcPr>
                      <w:tcW w:w="1000" w:type="dxa"/>
                      <w:tcBorders>
                        <w:top w:val="nil"/>
                        <w:left w:val="single" w:sz="4" w:space="0" w:color="auto"/>
                        <w:bottom w:val="single" w:sz="4" w:space="0" w:color="auto"/>
                        <w:right w:val="single" w:sz="4" w:space="0" w:color="auto"/>
                      </w:tcBorders>
                      <w:noWrap/>
                      <w:vAlign w:val="bottom"/>
                      <w:hideMark/>
                    </w:tcPr>
                  </w:tcPrChange>
                </w:tcPr>
                <w:p w14:paraId="14E661A9" w14:textId="77777777" w:rsidR="00155EDD" w:rsidRDefault="00155EDD" w:rsidP="00155EDD">
                  <w:pPr>
                    <w:jc w:val="center"/>
                    <w:rPr>
                      <w:ins w:id="333" w:author="Gannon, Hugh (Allianz Global Life)" w:date="2026-06-29T16:21:00Z" w16du:dateUtc="2026-06-29T15:21:00Z"/>
                      <w:rFonts w:ascii="Arial" w:hAnsi="Arial" w:cs="Arial"/>
                      <w:color w:val="000000"/>
                      <w:sz w:val="16"/>
                      <w:szCs w:val="16"/>
                    </w:rPr>
                  </w:pPr>
                  <w:ins w:id="334" w:author="Gannon, Hugh (Allianz Global Life)" w:date="2026-06-29T16:21:00Z" w16du:dateUtc="2026-06-29T15:21:00Z">
                    <w:r>
                      <w:rPr>
                        <w:rFonts w:ascii="Arial" w:hAnsi="Arial" w:cs="Arial"/>
                        <w:color w:val="000000"/>
                        <w:sz w:val="16"/>
                        <w:szCs w:val="16"/>
                      </w:rPr>
                      <w:t>C2</w:t>
                    </w:r>
                  </w:ins>
                </w:p>
              </w:tc>
              <w:tc>
                <w:tcPr>
                  <w:tcW w:w="1446" w:type="dxa"/>
                  <w:tcBorders>
                    <w:top w:val="nil"/>
                    <w:left w:val="nil"/>
                    <w:bottom w:val="single" w:sz="4" w:space="0" w:color="auto"/>
                    <w:right w:val="single" w:sz="4" w:space="0" w:color="auto"/>
                  </w:tcBorders>
                  <w:noWrap/>
                  <w:vAlign w:val="bottom"/>
                  <w:hideMark/>
                  <w:tcPrChange w:id="335" w:author="Gannon, Hugh (Allianz Global Life)" w:date="2026-06-29T16:22:00Z" w16du:dateUtc="2026-06-29T15:22:00Z">
                    <w:tcPr>
                      <w:tcW w:w="2200" w:type="dxa"/>
                      <w:gridSpan w:val="2"/>
                      <w:tcBorders>
                        <w:top w:val="nil"/>
                        <w:left w:val="nil"/>
                        <w:bottom w:val="single" w:sz="4" w:space="0" w:color="auto"/>
                        <w:right w:val="single" w:sz="4" w:space="0" w:color="auto"/>
                      </w:tcBorders>
                      <w:noWrap/>
                      <w:vAlign w:val="bottom"/>
                      <w:hideMark/>
                    </w:tcPr>
                  </w:tcPrChange>
                </w:tcPr>
                <w:p w14:paraId="653D3D93" w14:textId="77777777" w:rsidR="00155EDD" w:rsidRDefault="00155EDD" w:rsidP="00155EDD">
                  <w:pPr>
                    <w:jc w:val="center"/>
                    <w:rPr>
                      <w:ins w:id="336" w:author="Gannon, Hugh (Allianz Global Life)" w:date="2026-06-29T16:21:00Z" w16du:dateUtc="2026-06-29T15:21:00Z"/>
                      <w:rFonts w:ascii="Arial" w:hAnsi="Arial" w:cs="Arial"/>
                      <w:color w:val="000000"/>
                      <w:sz w:val="16"/>
                      <w:szCs w:val="16"/>
                    </w:rPr>
                  </w:pPr>
                  <w:ins w:id="337" w:author="Gannon, Hugh (Allianz Global Life)" w:date="2026-06-29T16:21:00Z" w16du:dateUtc="2026-06-29T15:21:00Z">
                    <w:r>
                      <w:rPr>
                        <w:rFonts w:ascii="Arial" w:hAnsi="Arial" w:cs="Arial"/>
                        <w:color w:val="000000"/>
                        <w:sz w:val="16"/>
                        <w:szCs w:val="16"/>
                      </w:rPr>
                      <w:t>1.00%</w:t>
                    </w:r>
                  </w:ins>
                </w:p>
              </w:tc>
              <w:tc>
                <w:tcPr>
                  <w:tcW w:w="1701" w:type="dxa"/>
                  <w:tcBorders>
                    <w:top w:val="nil"/>
                    <w:left w:val="nil"/>
                    <w:bottom w:val="single" w:sz="4" w:space="0" w:color="auto"/>
                    <w:right w:val="single" w:sz="4" w:space="0" w:color="auto"/>
                  </w:tcBorders>
                  <w:noWrap/>
                  <w:vAlign w:val="bottom"/>
                  <w:hideMark/>
                  <w:tcPrChange w:id="338" w:author="Gannon, Hugh (Allianz Global Life)" w:date="2026-06-29T16:22:00Z" w16du:dateUtc="2026-06-29T15:22:00Z">
                    <w:tcPr>
                      <w:tcW w:w="2140" w:type="dxa"/>
                      <w:gridSpan w:val="2"/>
                      <w:tcBorders>
                        <w:top w:val="nil"/>
                        <w:left w:val="nil"/>
                        <w:bottom w:val="single" w:sz="4" w:space="0" w:color="auto"/>
                        <w:right w:val="single" w:sz="4" w:space="0" w:color="auto"/>
                      </w:tcBorders>
                      <w:noWrap/>
                      <w:vAlign w:val="bottom"/>
                      <w:hideMark/>
                    </w:tcPr>
                  </w:tcPrChange>
                </w:tcPr>
                <w:p w14:paraId="79701E8B" w14:textId="77777777" w:rsidR="00155EDD" w:rsidRDefault="00155EDD" w:rsidP="00155EDD">
                  <w:pPr>
                    <w:jc w:val="center"/>
                    <w:rPr>
                      <w:ins w:id="339" w:author="Gannon, Hugh (Allianz Global Life)" w:date="2026-06-29T16:21:00Z" w16du:dateUtc="2026-06-29T15:21:00Z"/>
                      <w:rFonts w:ascii="Arial" w:hAnsi="Arial" w:cs="Arial"/>
                      <w:color w:val="000000"/>
                      <w:sz w:val="16"/>
                      <w:szCs w:val="16"/>
                    </w:rPr>
                  </w:pPr>
                  <w:ins w:id="340" w:author="Gannon, Hugh (Allianz Global Life)" w:date="2026-06-29T16:21:00Z" w16du:dateUtc="2026-06-29T15:21:00Z">
                    <w:r>
                      <w:rPr>
                        <w:rFonts w:ascii="Arial" w:hAnsi="Arial" w:cs="Arial"/>
                        <w:color w:val="000000"/>
                        <w:sz w:val="16"/>
                        <w:szCs w:val="16"/>
                      </w:rPr>
                      <w:t>100%</w:t>
                    </w:r>
                  </w:ins>
                </w:p>
              </w:tc>
              <w:tc>
                <w:tcPr>
                  <w:tcW w:w="1418" w:type="dxa"/>
                  <w:tcBorders>
                    <w:top w:val="nil"/>
                    <w:left w:val="nil"/>
                    <w:bottom w:val="single" w:sz="4" w:space="0" w:color="auto"/>
                    <w:right w:val="single" w:sz="4" w:space="0" w:color="auto"/>
                  </w:tcBorders>
                  <w:noWrap/>
                  <w:vAlign w:val="bottom"/>
                  <w:hideMark/>
                  <w:tcPrChange w:id="341" w:author="Gannon, Hugh (Allianz Global Life)" w:date="2026-06-29T16:22:00Z" w16du:dateUtc="2026-06-29T15:22:00Z">
                    <w:tcPr>
                      <w:tcW w:w="1720" w:type="dxa"/>
                      <w:gridSpan w:val="3"/>
                      <w:tcBorders>
                        <w:top w:val="nil"/>
                        <w:left w:val="nil"/>
                        <w:bottom w:val="single" w:sz="4" w:space="0" w:color="auto"/>
                        <w:right w:val="single" w:sz="4" w:space="0" w:color="auto"/>
                      </w:tcBorders>
                      <w:noWrap/>
                      <w:vAlign w:val="bottom"/>
                      <w:hideMark/>
                    </w:tcPr>
                  </w:tcPrChange>
                </w:tcPr>
                <w:p w14:paraId="5D50BB26" w14:textId="77777777" w:rsidR="00155EDD" w:rsidRDefault="00155EDD" w:rsidP="00155EDD">
                  <w:pPr>
                    <w:jc w:val="center"/>
                    <w:rPr>
                      <w:ins w:id="342" w:author="Gannon, Hugh (Allianz Global Life)" w:date="2026-06-29T16:21:00Z" w16du:dateUtc="2026-06-29T15:21:00Z"/>
                      <w:rFonts w:ascii="Arial" w:hAnsi="Arial" w:cs="Arial"/>
                      <w:color w:val="000000"/>
                      <w:sz w:val="16"/>
                      <w:szCs w:val="16"/>
                    </w:rPr>
                  </w:pPr>
                  <w:ins w:id="343" w:author="Gannon, Hugh (Allianz Global Life)" w:date="2026-06-29T16:21:00Z" w16du:dateUtc="2026-06-29T15:21:00Z">
                    <w:r>
                      <w:rPr>
                        <w:rFonts w:ascii="Arial" w:hAnsi="Arial" w:cs="Arial"/>
                        <w:color w:val="000000"/>
                        <w:sz w:val="16"/>
                        <w:szCs w:val="16"/>
                      </w:rPr>
                      <w:t>0% to 4%</w:t>
                    </w:r>
                  </w:ins>
                </w:p>
              </w:tc>
              <w:tc>
                <w:tcPr>
                  <w:tcW w:w="1417" w:type="dxa"/>
                  <w:tcBorders>
                    <w:top w:val="nil"/>
                    <w:left w:val="nil"/>
                    <w:bottom w:val="single" w:sz="4" w:space="0" w:color="auto"/>
                    <w:right w:val="single" w:sz="4" w:space="0" w:color="auto"/>
                  </w:tcBorders>
                  <w:noWrap/>
                  <w:vAlign w:val="bottom"/>
                  <w:hideMark/>
                  <w:tcPrChange w:id="344" w:author="Gannon, Hugh (Allianz Global Life)" w:date="2026-06-29T16:22:00Z" w16du:dateUtc="2026-06-29T15:22:00Z">
                    <w:tcPr>
                      <w:tcW w:w="1880" w:type="dxa"/>
                      <w:tcBorders>
                        <w:top w:val="nil"/>
                        <w:left w:val="nil"/>
                        <w:bottom w:val="single" w:sz="4" w:space="0" w:color="auto"/>
                        <w:right w:val="single" w:sz="4" w:space="0" w:color="auto"/>
                      </w:tcBorders>
                      <w:noWrap/>
                      <w:vAlign w:val="bottom"/>
                      <w:hideMark/>
                    </w:tcPr>
                  </w:tcPrChange>
                </w:tcPr>
                <w:p w14:paraId="7D2875FF" w14:textId="77777777" w:rsidR="00155EDD" w:rsidRDefault="00155EDD" w:rsidP="00155EDD">
                  <w:pPr>
                    <w:jc w:val="center"/>
                    <w:rPr>
                      <w:ins w:id="345" w:author="Gannon, Hugh (Allianz Global Life)" w:date="2026-06-29T16:21:00Z" w16du:dateUtc="2026-06-29T15:21:00Z"/>
                      <w:rFonts w:ascii="Arial" w:hAnsi="Arial" w:cs="Arial"/>
                      <w:color w:val="000000"/>
                      <w:sz w:val="16"/>
                      <w:szCs w:val="16"/>
                    </w:rPr>
                  </w:pPr>
                  <w:ins w:id="346" w:author="Gannon, Hugh (Allianz Global Life)" w:date="2026-06-29T16:21:00Z" w16du:dateUtc="2026-06-29T15:21:00Z">
                    <w:r>
                      <w:rPr>
                        <w:rFonts w:ascii="Arial" w:hAnsi="Arial" w:cs="Arial"/>
                        <w:color w:val="000000"/>
                        <w:sz w:val="16"/>
                        <w:szCs w:val="16"/>
                      </w:rPr>
                      <w:t>97% to 101%</w:t>
                    </w:r>
                  </w:ins>
                </w:p>
              </w:tc>
            </w:tr>
            <w:tr w:rsidR="00155EDD" w14:paraId="6C404324" w14:textId="77777777" w:rsidTr="00155EDD">
              <w:trPr>
                <w:trHeight w:val="255"/>
                <w:ins w:id="347" w:author="Gannon, Hugh (Allianz Global Life)" w:date="2026-06-29T16:21:00Z"/>
                <w:trPrChange w:id="348" w:author="Gannon, Hugh (Allianz Global Life)" w:date="2026-06-29T16:22:00Z" w16du:dateUtc="2026-06-29T15:22:00Z">
                  <w:trPr>
                    <w:trHeight w:val="255"/>
                  </w:trPr>
                </w:trPrChange>
              </w:trPr>
              <w:tc>
                <w:tcPr>
                  <w:tcW w:w="1000" w:type="dxa"/>
                  <w:tcBorders>
                    <w:top w:val="nil"/>
                    <w:left w:val="single" w:sz="4" w:space="0" w:color="auto"/>
                    <w:bottom w:val="single" w:sz="4" w:space="0" w:color="auto"/>
                    <w:right w:val="single" w:sz="4" w:space="0" w:color="auto"/>
                  </w:tcBorders>
                  <w:noWrap/>
                  <w:vAlign w:val="bottom"/>
                  <w:hideMark/>
                  <w:tcPrChange w:id="349" w:author="Gannon, Hugh (Allianz Global Life)" w:date="2026-06-29T16:22:00Z" w16du:dateUtc="2026-06-29T15:22:00Z">
                    <w:tcPr>
                      <w:tcW w:w="1000" w:type="dxa"/>
                      <w:tcBorders>
                        <w:top w:val="nil"/>
                        <w:left w:val="single" w:sz="4" w:space="0" w:color="auto"/>
                        <w:bottom w:val="single" w:sz="4" w:space="0" w:color="auto"/>
                        <w:right w:val="single" w:sz="4" w:space="0" w:color="auto"/>
                      </w:tcBorders>
                      <w:noWrap/>
                      <w:vAlign w:val="bottom"/>
                      <w:hideMark/>
                    </w:tcPr>
                  </w:tcPrChange>
                </w:tcPr>
                <w:p w14:paraId="02360435" w14:textId="77777777" w:rsidR="00155EDD" w:rsidRDefault="00155EDD" w:rsidP="00155EDD">
                  <w:pPr>
                    <w:jc w:val="center"/>
                    <w:rPr>
                      <w:ins w:id="350" w:author="Gannon, Hugh (Allianz Global Life)" w:date="2026-06-29T16:21:00Z" w16du:dateUtc="2026-06-29T15:21:00Z"/>
                      <w:rFonts w:ascii="Arial" w:hAnsi="Arial" w:cs="Arial"/>
                      <w:color w:val="000000"/>
                      <w:sz w:val="16"/>
                      <w:szCs w:val="16"/>
                    </w:rPr>
                  </w:pPr>
                  <w:ins w:id="351" w:author="Gannon, Hugh (Allianz Global Life)" w:date="2026-06-29T16:21:00Z" w16du:dateUtc="2026-06-29T15:21:00Z">
                    <w:r>
                      <w:rPr>
                        <w:rFonts w:ascii="Arial" w:hAnsi="Arial" w:cs="Arial"/>
                        <w:color w:val="000000"/>
                        <w:sz w:val="16"/>
                        <w:szCs w:val="16"/>
                      </w:rPr>
                      <w:t>C3</w:t>
                    </w:r>
                  </w:ins>
                </w:p>
              </w:tc>
              <w:tc>
                <w:tcPr>
                  <w:tcW w:w="1446" w:type="dxa"/>
                  <w:tcBorders>
                    <w:top w:val="nil"/>
                    <w:left w:val="nil"/>
                    <w:bottom w:val="single" w:sz="4" w:space="0" w:color="auto"/>
                    <w:right w:val="single" w:sz="4" w:space="0" w:color="auto"/>
                  </w:tcBorders>
                  <w:noWrap/>
                  <w:vAlign w:val="bottom"/>
                  <w:hideMark/>
                  <w:tcPrChange w:id="352" w:author="Gannon, Hugh (Allianz Global Life)" w:date="2026-06-29T16:22:00Z" w16du:dateUtc="2026-06-29T15:22:00Z">
                    <w:tcPr>
                      <w:tcW w:w="2200" w:type="dxa"/>
                      <w:gridSpan w:val="2"/>
                      <w:tcBorders>
                        <w:top w:val="nil"/>
                        <w:left w:val="nil"/>
                        <w:bottom w:val="single" w:sz="4" w:space="0" w:color="auto"/>
                        <w:right w:val="single" w:sz="4" w:space="0" w:color="auto"/>
                      </w:tcBorders>
                      <w:noWrap/>
                      <w:vAlign w:val="bottom"/>
                      <w:hideMark/>
                    </w:tcPr>
                  </w:tcPrChange>
                </w:tcPr>
                <w:p w14:paraId="6D4C1C40" w14:textId="77777777" w:rsidR="00155EDD" w:rsidRDefault="00155EDD" w:rsidP="00155EDD">
                  <w:pPr>
                    <w:jc w:val="center"/>
                    <w:rPr>
                      <w:ins w:id="353" w:author="Gannon, Hugh (Allianz Global Life)" w:date="2026-06-29T16:21:00Z" w16du:dateUtc="2026-06-29T15:21:00Z"/>
                      <w:rFonts w:ascii="Arial" w:hAnsi="Arial" w:cs="Arial"/>
                      <w:color w:val="000000"/>
                      <w:sz w:val="16"/>
                      <w:szCs w:val="16"/>
                    </w:rPr>
                  </w:pPr>
                  <w:ins w:id="354" w:author="Gannon, Hugh (Allianz Global Life)" w:date="2026-06-29T16:21:00Z" w16du:dateUtc="2026-06-29T15:21:00Z">
                    <w:r>
                      <w:rPr>
                        <w:rFonts w:ascii="Arial" w:hAnsi="Arial" w:cs="Arial"/>
                        <w:color w:val="000000"/>
                        <w:sz w:val="16"/>
                        <w:szCs w:val="16"/>
                      </w:rPr>
                      <w:t>2.00%</w:t>
                    </w:r>
                  </w:ins>
                </w:p>
              </w:tc>
              <w:tc>
                <w:tcPr>
                  <w:tcW w:w="1701" w:type="dxa"/>
                  <w:tcBorders>
                    <w:top w:val="nil"/>
                    <w:left w:val="nil"/>
                    <w:bottom w:val="single" w:sz="4" w:space="0" w:color="auto"/>
                    <w:right w:val="single" w:sz="4" w:space="0" w:color="auto"/>
                  </w:tcBorders>
                  <w:noWrap/>
                  <w:vAlign w:val="bottom"/>
                  <w:hideMark/>
                  <w:tcPrChange w:id="355" w:author="Gannon, Hugh (Allianz Global Life)" w:date="2026-06-29T16:22:00Z" w16du:dateUtc="2026-06-29T15:22:00Z">
                    <w:tcPr>
                      <w:tcW w:w="2140" w:type="dxa"/>
                      <w:gridSpan w:val="2"/>
                      <w:tcBorders>
                        <w:top w:val="nil"/>
                        <w:left w:val="nil"/>
                        <w:bottom w:val="single" w:sz="4" w:space="0" w:color="auto"/>
                        <w:right w:val="single" w:sz="4" w:space="0" w:color="auto"/>
                      </w:tcBorders>
                      <w:noWrap/>
                      <w:vAlign w:val="bottom"/>
                      <w:hideMark/>
                    </w:tcPr>
                  </w:tcPrChange>
                </w:tcPr>
                <w:p w14:paraId="1BE4A988" w14:textId="77777777" w:rsidR="00155EDD" w:rsidRDefault="00155EDD" w:rsidP="00155EDD">
                  <w:pPr>
                    <w:jc w:val="center"/>
                    <w:rPr>
                      <w:ins w:id="356" w:author="Gannon, Hugh (Allianz Global Life)" w:date="2026-06-29T16:21:00Z" w16du:dateUtc="2026-06-29T15:21:00Z"/>
                      <w:rFonts w:ascii="Arial" w:hAnsi="Arial" w:cs="Arial"/>
                      <w:color w:val="000000"/>
                      <w:sz w:val="16"/>
                      <w:szCs w:val="16"/>
                    </w:rPr>
                  </w:pPr>
                  <w:ins w:id="357" w:author="Gannon, Hugh (Allianz Global Life)" w:date="2026-06-29T16:21:00Z" w16du:dateUtc="2026-06-29T15:21:00Z">
                    <w:r>
                      <w:rPr>
                        <w:rFonts w:ascii="Arial" w:hAnsi="Arial" w:cs="Arial"/>
                        <w:color w:val="000000"/>
                        <w:sz w:val="16"/>
                        <w:szCs w:val="16"/>
                      </w:rPr>
                      <w:t>100%</w:t>
                    </w:r>
                  </w:ins>
                </w:p>
              </w:tc>
              <w:tc>
                <w:tcPr>
                  <w:tcW w:w="1418" w:type="dxa"/>
                  <w:tcBorders>
                    <w:top w:val="nil"/>
                    <w:left w:val="nil"/>
                    <w:bottom w:val="single" w:sz="4" w:space="0" w:color="auto"/>
                    <w:right w:val="single" w:sz="4" w:space="0" w:color="auto"/>
                  </w:tcBorders>
                  <w:noWrap/>
                  <w:vAlign w:val="bottom"/>
                  <w:hideMark/>
                  <w:tcPrChange w:id="358" w:author="Gannon, Hugh (Allianz Global Life)" w:date="2026-06-29T16:22:00Z" w16du:dateUtc="2026-06-29T15:22:00Z">
                    <w:tcPr>
                      <w:tcW w:w="1720" w:type="dxa"/>
                      <w:gridSpan w:val="3"/>
                      <w:tcBorders>
                        <w:top w:val="nil"/>
                        <w:left w:val="nil"/>
                        <w:bottom w:val="single" w:sz="4" w:space="0" w:color="auto"/>
                        <w:right w:val="single" w:sz="4" w:space="0" w:color="auto"/>
                      </w:tcBorders>
                      <w:noWrap/>
                      <w:vAlign w:val="bottom"/>
                      <w:hideMark/>
                    </w:tcPr>
                  </w:tcPrChange>
                </w:tcPr>
                <w:p w14:paraId="2E488E90" w14:textId="77777777" w:rsidR="00155EDD" w:rsidRDefault="00155EDD" w:rsidP="00155EDD">
                  <w:pPr>
                    <w:jc w:val="center"/>
                    <w:rPr>
                      <w:ins w:id="359" w:author="Gannon, Hugh (Allianz Global Life)" w:date="2026-06-29T16:21:00Z" w16du:dateUtc="2026-06-29T15:21:00Z"/>
                      <w:rFonts w:ascii="Arial" w:hAnsi="Arial" w:cs="Arial"/>
                      <w:color w:val="000000"/>
                      <w:sz w:val="16"/>
                      <w:szCs w:val="16"/>
                    </w:rPr>
                  </w:pPr>
                  <w:ins w:id="360" w:author="Gannon, Hugh (Allianz Global Life)" w:date="2026-06-29T16:21:00Z" w16du:dateUtc="2026-06-29T15:21:00Z">
                    <w:r>
                      <w:rPr>
                        <w:rFonts w:ascii="Arial" w:hAnsi="Arial" w:cs="Arial"/>
                        <w:color w:val="000000"/>
                        <w:sz w:val="16"/>
                        <w:szCs w:val="16"/>
                      </w:rPr>
                      <w:t>0% to 4%</w:t>
                    </w:r>
                  </w:ins>
                </w:p>
              </w:tc>
              <w:tc>
                <w:tcPr>
                  <w:tcW w:w="1417" w:type="dxa"/>
                  <w:tcBorders>
                    <w:top w:val="nil"/>
                    <w:left w:val="nil"/>
                    <w:bottom w:val="single" w:sz="4" w:space="0" w:color="auto"/>
                    <w:right w:val="single" w:sz="4" w:space="0" w:color="auto"/>
                  </w:tcBorders>
                  <w:noWrap/>
                  <w:vAlign w:val="bottom"/>
                  <w:hideMark/>
                  <w:tcPrChange w:id="361" w:author="Gannon, Hugh (Allianz Global Life)" w:date="2026-06-29T16:22:00Z" w16du:dateUtc="2026-06-29T15:22:00Z">
                    <w:tcPr>
                      <w:tcW w:w="1880" w:type="dxa"/>
                      <w:tcBorders>
                        <w:top w:val="nil"/>
                        <w:left w:val="nil"/>
                        <w:bottom w:val="single" w:sz="4" w:space="0" w:color="auto"/>
                        <w:right w:val="single" w:sz="4" w:space="0" w:color="auto"/>
                      </w:tcBorders>
                      <w:noWrap/>
                      <w:vAlign w:val="bottom"/>
                      <w:hideMark/>
                    </w:tcPr>
                  </w:tcPrChange>
                </w:tcPr>
                <w:p w14:paraId="30920115" w14:textId="77777777" w:rsidR="00155EDD" w:rsidRDefault="00155EDD" w:rsidP="00155EDD">
                  <w:pPr>
                    <w:jc w:val="center"/>
                    <w:rPr>
                      <w:ins w:id="362" w:author="Gannon, Hugh (Allianz Global Life)" w:date="2026-06-29T16:21:00Z" w16du:dateUtc="2026-06-29T15:21:00Z"/>
                      <w:rFonts w:ascii="Arial" w:hAnsi="Arial" w:cs="Arial"/>
                      <w:color w:val="000000"/>
                      <w:sz w:val="16"/>
                      <w:szCs w:val="16"/>
                    </w:rPr>
                  </w:pPr>
                  <w:ins w:id="363" w:author="Gannon, Hugh (Allianz Global Life)" w:date="2026-06-29T16:21:00Z" w16du:dateUtc="2026-06-29T15:21:00Z">
                    <w:r>
                      <w:rPr>
                        <w:rFonts w:ascii="Arial" w:hAnsi="Arial" w:cs="Arial"/>
                        <w:color w:val="000000"/>
                        <w:sz w:val="16"/>
                        <w:szCs w:val="16"/>
                      </w:rPr>
                      <w:t>98% to 102%</w:t>
                    </w:r>
                  </w:ins>
                </w:p>
              </w:tc>
            </w:tr>
            <w:tr w:rsidR="00155EDD" w14:paraId="357C2BF6" w14:textId="77777777" w:rsidTr="00155EDD">
              <w:trPr>
                <w:trHeight w:val="255"/>
                <w:ins w:id="364" w:author="Gannon, Hugh (Allianz Global Life)" w:date="2026-06-29T16:21:00Z"/>
                <w:trPrChange w:id="365" w:author="Gannon, Hugh (Allianz Global Life)" w:date="2026-06-29T16:22:00Z" w16du:dateUtc="2026-06-29T15:22:00Z">
                  <w:trPr>
                    <w:trHeight w:val="255"/>
                  </w:trPr>
                </w:trPrChange>
              </w:trPr>
              <w:tc>
                <w:tcPr>
                  <w:tcW w:w="1000" w:type="dxa"/>
                  <w:tcBorders>
                    <w:top w:val="nil"/>
                    <w:left w:val="single" w:sz="4" w:space="0" w:color="auto"/>
                    <w:bottom w:val="single" w:sz="4" w:space="0" w:color="auto"/>
                    <w:right w:val="single" w:sz="4" w:space="0" w:color="auto"/>
                  </w:tcBorders>
                  <w:noWrap/>
                  <w:vAlign w:val="bottom"/>
                  <w:hideMark/>
                  <w:tcPrChange w:id="366" w:author="Gannon, Hugh (Allianz Global Life)" w:date="2026-06-29T16:22:00Z" w16du:dateUtc="2026-06-29T15:22:00Z">
                    <w:tcPr>
                      <w:tcW w:w="1000" w:type="dxa"/>
                      <w:tcBorders>
                        <w:top w:val="nil"/>
                        <w:left w:val="single" w:sz="4" w:space="0" w:color="auto"/>
                        <w:bottom w:val="single" w:sz="4" w:space="0" w:color="auto"/>
                        <w:right w:val="single" w:sz="4" w:space="0" w:color="auto"/>
                      </w:tcBorders>
                      <w:noWrap/>
                      <w:vAlign w:val="bottom"/>
                      <w:hideMark/>
                    </w:tcPr>
                  </w:tcPrChange>
                </w:tcPr>
                <w:p w14:paraId="785CA4FA" w14:textId="77777777" w:rsidR="00155EDD" w:rsidRDefault="00155EDD" w:rsidP="00155EDD">
                  <w:pPr>
                    <w:jc w:val="center"/>
                    <w:rPr>
                      <w:ins w:id="367" w:author="Gannon, Hugh (Allianz Global Life)" w:date="2026-06-29T16:21:00Z" w16du:dateUtc="2026-06-29T15:21:00Z"/>
                      <w:rFonts w:ascii="Arial" w:hAnsi="Arial" w:cs="Arial"/>
                      <w:color w:val="000000"/>
                      <w:sz w:val="16"/>
                      <w:szCs w:val="16"/>
                    </w:rPr>
                  </w:pPr>
                  <w:ins w:id="368" w:author="Gannon, Hugh (Allianz Global Life)" w:date="2026-06-29T16:21:00Z" w16du:dateUtc="2026-06-29T15:21:00Z">
                    <w:r>
                      <w:rPr>
                        <w:rFonts w:ascii="Arial" w:hAnsi="Arial" w:cs="Arial"/>
                        <w:color w:val="000000"/>
                        <w:sz w:val="16"/>
                        <w:szCs w:val="16"/>
                      </w:rPr>
                      <w:t>C4</w:t>
                    </w:r>
                  </w:ins>
                </w:p>
              </w:tc>
              <w:tc>
                <w:tcPr>
                  <w:tcW w:w="1446" w:type="dxa"/>
                  <w:tcBorders>
                    <w:top w:val="nil"/>
                    <w:left w:val="nil"/>
                    <w:bottom w:val="single" w:sz="4" w:space="0" w:color="auto"/>
                    <w:right w:val="single" w:sz="4" w:space="0" w:color="auto"/>
                  </w:tcBorders>
                  <w:noWrap/>
                  <w:vAlign w:val="bottom"/>
                  <w:hideMark/>
                  <w:tcPrChange w:id="369" w:author="Gannon, Hugh (Allianz Global Life)" w:date="2026-06-29T16:22:00Z" w16du:dateUtc="2026-06-29T15:22:00Z">
                    <w:tcPr>
                      <w:tcW w:w="2200" w:type="dxa"/>
                      <w:gridSpan w:val="2"/>
                      <w:tcBorders>
                        <w:top w:val="nil"/>
                        <w:left w:val="nil"/>
                        <w:bottom w:val="single" w:sz="4" w:space="0" w:color="auto"/>
                        <w:right w:val="single" w:sz="4" w:space="0" w:color="auto"/>
                      </w:tcBorders>
                      <w:noWrap/>
                      <w:vAlign w:val="bottom"/>
                      <w:hideMark/>
                    </w:tcPr>
                  </w:tcPrChange>
                </w:tcPr>
                <w:p w14:paraId="1531F00D" w14:textId="77777777" w:rsidR="00155EDD" w:rsidRDefault="00155EDD" w:rsidP="00155EDD">
                  <w:pPr>
                    <w:jc w:val="center"/>
                    <w:rPr>
                      <w:ins w:id="370" w:author="Gannon, Hugh (Allianz Global Life)" w:date="2026-06-29T16:21:00Z" w16du:dateUtc="2026-06-29T15:21:00Z"/>
                      <w:rFonts w:ascii="Arial" w:hAnsi="Arial" w:cs="Arial"/>
                      <w:color w:val="000000"/>
                      <w:sz w:val="16"/>
                      <w:szCs w:val="16"/>
                    </w:rPr>
                  </w:pPr>
                  <w:ins w:id="371" w:author="Gannon, Hugh (Allianz Global Life)" w:date="2026-06-29T16:21:00Z" w16du:dateUtc="2026-06-29T15:21:00Z">
                    <w:r>
                      <w:rPr>
                        <w:rFonts w:ascii="Arial" w:hAnsi="Arial" w:cs="Arial"/>
                        <w:color w:val="000000"/>
                        <w:sz w:val="16"/>
                        <w:szCs w:val="16"/>
                      </w:rPr>
                      <w:t>3.00%</w:t>
                    </w:r>
                  </w:ins>
                </w:p>
              </w:tc>
              <w:tc>
                <w:tcPr>
                  <w:tcW w:w="1701" w:type="dxa"/>
                  <w:tcBorders>
                    <w:top w:val="nil"/>
                    <w:left w:val="nil"/>
                    <w:bottom w:val="single" w:sz="4" w:space="0" w:color="auto"/>
                    <w:right w:val="single" w:sz="4" w:space="0" w:color="auto"/>
                  </w:tcBorders>
                  <w:noWrap/>
                  <w:vAlign w:val="bottom"/>
                  <w:hideMark/>
                  <w:tcPrChange w:id="372" w:author="Gannon, Hugh (Allianz Global Life)" w:date="2026-06-29T16:22:00Z" w16du:dateUtc="2026-06-29T15:22:00Z">
                    <w:tcPr>
                      <w:tcW w:w="2140" w:type="dxa"/>
                      <w:gridSpan w:val="2"/>
                      <w:tcBorders>
                        <w:top w:val="nil"/>
                        <w:left w:val="nil"/>
                        <w:bottom w:val="single" w:sz="4" w:space="0" w:color="auto"/>
                        <w:right w:val="single" w:sz="4" w:space="0" w:color="auto"/>
                      </w:tcBorders>
                      <w:noWrap/>
                      <w:vAlign w:val="bottom"/>
                      <w:hideMark/>
                    </w:tcPr>
                  </w:tcPrChange>
                </w:tcPr>
                <w:p w14:paraId="37D2E57C" w14:textId="77777777" w:rsidR="00155EDD" w:rsidRDefault="00155EDD" w:rsidP="00155EDD">
                  <w:pPr>
                    <w:jc w:val="center"/>
                    <w:rPr>
                      <w:ins w:id="373" w:author="Gannon, Hugh (Allianz Global Life)" w:date="2026-06-29T16:21:00Z" w16du:dateUtc="2026-06-29T15:21:00Z"/>
                      <w:rFonts w:ascii="Arial" w:hAnsi="Arial" w:cs="Arial"/>
                      <w:color w:val="000000"/>
                      <w:sz w:val="16"/>
                      <w:szCs w:val="16"/>
                    </w:rPr>
                  </w:pPr>
                  <w:ins w:id="374" w:author="Gannon, Hugh (Allianz Global Life)" w:date="2026-06-29T16:21:00Z" w16du:dateUtc="2026-06-29T15:21:00Z">
                    <w:r>
                      <w:rPr>
                        <w:rFonts w:ascii="Arial" w:hAnsi="Arial" w:cs="Arial"/>
                        <w:color w:val="000000"/>
                        <w:sz w:val="16"/>
                        <w:szCs w:val="16"/>
                      </w:rPr>
                      <w:t>100%</w:t>
                    </w:r>
                  </w:ins>
                </w:p>
              </w:tc>
              <w:tc>
                <w:tcPr>
                  <w:tcW w:w="1418" w:type="dxa"/>
                  <w:tcBorders>
                    <w:top w:val="nil"/>
                    <w:left w:val="nil"/>
                    <w:bottom w:val="single" w:sz="4" w:space="0" w:color="auto"/>
                    <w:right w:val="single" w:sz="4" w:space="0" w:color="auto"/>
                  </w:tcBorders>
                  <w:noWrap/>
                  <w:vAlign w:val="bottom"/>
                  <w:hideMark/>
                  <w:tcPrChange w:id="375" w:author="Gannon, Hugh (Allianz Global Life)" w:date="2026-06-29T16:22:00Z" w16du:dateUtc="2026-06-29T15:22:00Z">
                    <w:tcPr>
                      <w:tcW w:w="1720" w:type="dxa"/>
                      <w:gridSpan w:val="3"/>
                      <w:tcBorders>
                        <w:top w:val="nil"/>
                        <w:left w:val="nil"/>
                        <w:bottom w:val="single" w:sz="4" w:space="0" w:color="auto"/>
                        <w:right w:val="single" w:sz="4" w:space="0" w:color="auto"/>
                      </w:tcBorders>
                      <w:noWrap/>
                      <w:vAlign w:val="bottom"/>
                      <w:hideMark/>
                    </w:tcPr>
                  </w:tcPrChange>
                </w:tcPr>
                <w:p w14:paraId="30BA99D1" w14:textId="77777777" w:rsidR="00155EDD" w:rsidRDefault="00155EDD" w:rsidP="00155EDD">
                  <w:pPr>
                    <w:jc w:val="center"/>
                    <w:rPr>
                      <w:ins w:id="376" w:author="Gannon, Hugh (Allianz Global Life)" w:date="2026-06-29T16:21:00Z" w16du:dateUtc="2026-06-29T15:21:00Z"/>
                      <w:rFonts w:ascii="Arial" w:hAnsi="Arial" w:cs="Arial"/>
                      <w:color w:val="000000"/>
                      <w:sz w:val="16"/>
                      <w:szCs w:val="16"/>
                    </w:rPr>
                  </w:pPr>
                  <w:ins w:id="377" w:author="Gannon, Hugh (Allianz Global Life)" w:date="2026-06-29T16:21:00Z" w16du:dateUtc="2026-06-29T15:21:00Z">
                    <w:r>
                      <w:rPr>
                        <w:rFonts w:ascii="Arial" w:hAnsi="Arial" w:cs="Arial"/>
                        <w:color w:val="000000"/>
                        <w:sz w:val="16"/>
                        <w:szCs w:val="16"/>
                      </w:rPr>
                      <w:t>0% to 4%</w:t>
                    </w:r>
                  </w:ins>
                </w:p>
              </w:tc>
              <w:tc>
                <w:tcPr>
                  <w:tcW w:w="1417" w:type="dxa"/>
                  <w:tcBorders>
                    <w:top w:val="nil"/>
                    <w:left w:val="nil"/>
                    <w:bottom w:val="single" w:sz="4" w:space="0" w:color="auto"/>
                    <w:right w:val="single" w:sz="4" w:space="0" w:color="auto"/>
                  </w:tcBorders>
                  <w:noWrap/>
                  <w:vAlign w:val="bottom"/>
                  <w:hideMark/>
                  <w:tcPrChange w:id="378" w:author="Gannon, Hugh (Allianz Global Life)" w:date="2026-06-29T16:22:00Z" w16du:dateUtc="2026-06-29T15:22:00Z">
                    <w:tcPr>
                      <w:tcW w:w="1880" w:type="dxa"/>
                      <w:tcBorders>
                        <w:top w:val="nil"/>
                        <w:left w:val="nil"/>
                        <w:bottom w:val="single" w:sz="4" w:space="0" w:color="auto"/>
                        <w:right w:val="single" w:sz="4" w:space="0" w:color="auto"/>
                      </w:tcBorders>
                      <w:noWrap/>
                      <w:vAlign w:val="bottom"/>
                      <w:hideMark/>
                    </w:tcPr>
                  </w:tcPrChange>
                </w:tcPr>
                <w:p w14:paraId="01ABC39E" w14:textId="77777777" w:rsidR="00155EDD" w:rsidRDefault="00155EDD" w:rsidP="00155EDD">
                  <w:pPr>
                    <w:jc w:val="center"/>
                    <w:rPr>
                      <w:ins w:id="379" w:author="Gannon, Hugh (Allianz Global Life)" w:date="2026-06-29T16:21:00Z" w16du:dateUtc="2026-06-29T15:21:00Z"/>
                      <w:rFonts w:ascii="Arial" w:hAnsi="Arial" w:cs="Arial"/>
                      <w:color w:val="000000"/>
                      <w:sz w:val="16"/>
                      <w:szCs w:val="16"/>
                    </w:rPr>
                  </w:pPr>
                  <w:ins w:id="380" w:author="Gannon, Hugh (Allianz Global Life)" w:date="2026-06-29T16:21:00Z" w16du:dateUtc="2026-06-29T15:21:00Z">
                    <w:r>
                      <w:rPr>
                        <w:rFonts w:ascii="Arial" w:hAnsi="Arial" w:cs="Arial"/>
                        <w:color w:val="000000"/>
                        <w:sz w:val="16"/>
                        <w:szCs w:val="16"/>
                      </w:rPr>
                      <w:t>99% to 103%</w:t>
                    </w:r>
                  </w:ins>
                </w:p>
              </w:tc>
            </w:tr>
            <w:tr w:rsidR="00155EDD" w14:paraId="5E05BB0B" w14:textId="77777777" w:rsidTr="00155EDD">
              <w:trPr>
                <w:trHeight w:val="255"/>
                <w:ins w:id="381" w:author="Gannon, Hugh (Allianz Global Life)" w:date="2026-06-29T16:21:00Z"/>
                <w:trPrChange w:id="382" w:author="Gannon, Hugh (Allianz Global Life)" w:date="2026-06-29T16:22:00Z" w16du:dateUtc="2026-06-29T15:22:00Z">
                  <w:trPr>
                    <w:trHeight w:val="255"/>
                  </w:trPr>
                </w:trPrChange>
              </w:trPr>
              <w:tc>
                <w:tcPr>
                  <w:tcW w:w="1000" w:type="dxa"/>
                  <w:tcBorders>
                    <w:top w:val="nil"/>
                    <w:left w:val="single" w:sz="4" w:space="0" w:color="auto"/>
                    <w:bottom w:val="single" w:sz="4" w:space="0" w:color="auto"/>
                    <w:right w:val="single" w:sz="4" w:space="0" w:color="auto"/>
                  </w:tcBorders>
                  <w:noWrap/>
                  <w:vAlign w:val="bottom"/>
                  <w:hideMark/>
                  <w:tcPrChange w:id="383" w:author="Gannon, Hugh (Allianz Global Life)" w:date="2026-06-29T16:22:00Z" w16du:dateUtc="2026-06-29T15:22:00Z">
                    <w:tcPr>
                      <w:tcW w:w="1000" w:type="dxa"/>
                      <w:tcBorders>
                        <w:top w:val="nil"/>
                        <w:left w:val="single" w:sz="4" w:space="0" w:color="auto"/>
                        <w:bottom w:val="single" w:sz="4" w:space="0" w:color="auto"/>
                        <w:right w:val="single" w:sz="4" w:space="0" w:color="auto"/>
                      </w:tcBorders>
                      <w:noWrap/>
                      <w:vAlign w:val="bottom"/>
                      <w:hideMark/>
                    </w:tcPr>
                  </w:tcPrChange>
                </w:tcPr>
                <w:p w14:paraId="77AF529C" w14:textId="77777777" w:rsidR="00155EDD" w:rsidRDefault="00155EDD" w:rsidP="00155EDD">
                  <w:pPr>
                    <w:jc w:val="center"/>
                    <w:rPr>
                      <w:ins w:id="384" w:author="Gannon, Hugh (Allianz Global Life)" w:date="2026-06-29T16:21:00Z" w16du:dateUtc="2026-06-29T15:21:00Z"/>
                      <w:rFonts w:ascii="Arial" w:hAnsi="Arial" w:cs="Arial"/>
                      <w:color w:val="000000"/>
                      <w:sz w:val="16"/>
                      <w:szCs w:val="16"/>
                    </w:rPr>
                  </w:pPr>
                  <w:ins w:id="385" w:author="Gannon, Hugh (Allianz Global Life)" w:date="2026-06-29T16:21:00Z" w16du:dateUtc="2026-06-29T15:21:00Z">
                    <w:r>
                      <w:rPr>
                        <w:rFonts w:ascii="Arial" w:hAnsi="Arial" w:cs="Arial"/>
                        <w:color w:val="000000"/>
                        <w:sz w:val="16"/>
                        <w:szCs w:val="16"/>
                      </w:rPr>
                      <w:t>C5</w:t>
                    </w:r>
                  </w:ins>
                </w:p>
              </w:tc>
              <w:tc>
                <w:tcPr>
                  <w:tcW w:w="1446" w:type="dxa"/>
                  <w:tcBorders>
                    <w:top w:val="nil"/>
                    <w:left w:val="nil"/>
                    <w:bottom w:val="single" w:sz="4" w:space="0" w:color="auto"/>
                    <w:right w:val="single" w:sz="4" w:space="0" w:color="auto"/>
                  </w:tcBorders>
                  <w:noWrap/>
                  <w:vAlign w:val="bottom"/>
                  <w:hideMark/>
                  <w:tcPrChange w:id="386" w:author="Gannon, Hugh (Allianz Global Life)" w:date="2026-06-29T16:22:00Z" w16du:dateUtc="2026-06-29T15:22:00Z">
                    <w:tcPr>
                      <w:tcW w:w="2200" w:type="dxa"/>
                      <w:gridSpan w:val="2"/>
                      <w:tcBorders>
                        <w:top w:val="nil"/>
                        <w:left w:val="nil"/>
                        <w:bottom w:val="single" w:sz="4" w:space="0" w:color="auto"/>
                        <w:right w:val="single" w:sz="4" w:space="0" w:color="auto"/>
                      </w:tcBorders>
                      <w:noWrap/>
                      <w:vAlign w:val="bottom"/>
                      <w:hideMark/>
                    </w:tcPr>
                  </w:tcPrChange>
                </w:tcPr>
                <w:p w14:paraId="1C011E24" w14:textId="77777777" w:rsidR="00155EDD" w:rsidRDefault="00155EDD" w:rsidP="00155EDD">
                  <w:pPr>
                    <w:jc w:val="center"/>
                    <w:rPr>
                      <w:ins w:id="387" w:author="Gannon, Hugh (Allianz Global Life)" w:date="2026-06-29T16:21:00Z" w16du:dateUtc="2026-06-29T15:21:00Z"/>
                      <w:rFonts w:ascii="Arial" w:hAnsi="Arial" w:cs="Arial"/>
                      <w:color w:val="000000"/>
                      <w:sz w:val="16"/>
                      <w:szCs w:val="16"/>
                    </w:rPr>
                  </w:pPr>
                  <w:ins w:id="388" w:author="Gannon, Hugh (Allianz Global Life)" w:date="2026-06-29T16:21:00Z" w16du:dateUtc="2026-06-29T15:21:00Z">
                    <w:r>
                      <w:rPr>
                        <w:rFonts w:ascii="Arial" w:hAnsi="Arial" w:cs="Arial"/>
                        <w:color w:val="000000"/>
                        <w:sz w:val="16"/>
                        <w:szCs w:val="16"/>
                      </w:rPr>
                      <w:t>4.00%</w:t>
                    </w:r>
                  </w:ins>
                </w:p>
              </w:tc>
              <w:tc>
                <w:tcPr>
                  <w:tcW w:w="1701" w:type="dxa"/>
                  <w:tcBorders>
                    <w:top w:val="nil"/>
                    <w:left w:val="nil"/>
                    <w:bottom w:val="single" w:sz="4" w:space="0" w:color="auto"/>
                    <w:right w:val="single" w:sz="4" w:space="0" w:color="auto"/>
                  </w:tcBorders>
                  <w:noWrap/>
                  <w:vAlign w:val="bottom"/>
                  <w:hideMark/>
                  <w:tcPrChange w:id="389" w:author="Gannon, Hugh (Allianz Global Life)" w:date="2026-06-29T16:22:00Z" w16du:dateUtc="2026-06-29T15:22:00Z">
                    <w:tcPr>
                      <w:tcW w:w="2140" w:type="dxa"/>
                      <w:gridSpan w:val="2"/>
                      <w:tcBorders>
                        <w:top w:val="nil"/>
                        <w:left w:val="nil"/>
                        <w:bottom w:val="single" w:sz="4" w:space="0" w:color="auto"/>
                        <w:right w:val="single" w:sz="4" w:space="0" w:color="auto"/>
                      </w:tcBorders>
                      <w:noWrap/>
                      <w:vAlign w:val="bottom"/>
                      <w:hideMark/>
                    </w:tcPr>
                  </w:tcPrChange>
                </w:tcPr>
                <w:p w14:paraId="71EDFB1B" w14:textId="77777777" w:rsidR="00155EDD" w:rsidRDefault="00155EDD" w:rsidP="00155EDD">
                  <w:pPr>
                    <w:jc w:val="center"/>
                    <w:rPr>
                      <w:ins w:id="390" w:author="Gannon, Hugh (Allianz Global Life)" w:date="2026-06-29T16:21:00Z" w16du:dateUtc="2026-06-29T15:21:00Z"/>
                      <w:rFonts w:ascii="Arial" w:hAnsi="Arial" w:cs="Arial"/>
                      <w:color w:val="000000"/>
                      <w:sz w:val="16"/>
                      <w:szCs w:val="16"/>
                    </w:rPr>
                  </w:pPr>
                  <w:ins w:id="391" w:author="Gannon, Hugh (Allianz Global Life)" w:date="2026-06-29T16:21:00Z" w16du:dateUtc="2026-06-29T15:21:00Z">
                    <w:r>
                      <w:rPr>
                        <w:rFonts w:ascii="Arial" w:hAnsi="Arial" w:cs="Arial"/>
                        <w:color w:val="000000"/>
                        <w:sz w:val="16"/>
                        <w:szCs w:val="16"/>
                      </w:rPr>
                      <w:t>100%</w:t>
                    </w:r>
                  </w:ins>
                </w:p>
              </w:tc>
              <w:tc>
                <w:tcPr>
                  <w:tcW w:w="1418" w:type="dxa"/>
                  <w:tcBorders>
                    <w:top w:val="nil"/>
                    <w:left w:val="nil"/>
                    <w:bottom w:val="single" w:sz="4" w:space="0" w:color="auto"/>
                    <w:right w:val="single" w:sz="4" w:space="0" w:color="auto"/>
                  </w:tcBorders>
                  <w:noWrap/>
                  <w:vAlign w:val="bottom"/>
                  <w:hideMark/>
                  <w:tcPrChange w:id="392" w:author="Gannon, Hugh (Allianz Global Life)" w:date="2026-06-29T16:22:00Z" w16du:dateUtc="2026-06-29T15:22:00Z">
                    <w:tcPr>
                      <w:tcW w:w="1720" w:type="dxa"/>
                      <w:gridSpan w:val="3"/>
                      <w:tcBorders>
                        <w:top w:val="nil"/>
                        <w:left w:val="nil"/>
                        <w:bottom w:val="single" w:sz="4" w:space="0" w:color="auto"/>
                        <w:right w:val="single" w:sz="4" w:space="0" w:color="auto"/>
                      </w:tcBorders>
                      <w:noWrap/>
                      <w:vAlign w:val="bottom"/>
                      <w:hideMark/>
                    </w:tcPr>
                  </w:tcPrChange>
                </w:tcPr>
                <w:p w14:paraId="51C72535" w14:textId="77777777" w:rsidR="00155EDD" w:rsidRDefault="00155EDD" w:rsidP="00155EDD">
                  <w:pPr>
                    <w:jc w:val="center"/>
                    <w:rPr>
                      <w:ins w:id="393" w:author="Gannon, Hugh (Allianz Global Life)" w:date="2026-06-29T16:21:00Z" w16du:dateUtc="2026-06-29T15:21:00Z"/>
                      <w:rFonts w:ascii="Arial" w:hAnsi="Arial" w:cs="Arial"/>
                      <w:color w:val="000000"/>
                      <w:sz w:val="16"/>
                      <w:szCs w:val="16"/>
                    </w:rPr>
                  </w:pPr>
                  <w:ins w:id="394" w:author="Gannon, Hugh (Allianz Global Life)" w:date="2026-06-29T16:21:00Z" w16du:dateUtc="2026-06-29T15:21:00Z">
                    <w:r>
                      <w:rPr>
                        <w:rFonts w:ascii="Arial" w:hAnsi="Arial" w:cs="Arial"/>
                        <w:color w:val="000000"/>
                        <w:sz w:val="16"/>
                        <w:szCs w:val="16"/>
                      </w:rPr>
                      <w:t>0% to 4%</w:t>
                    </w:r>
                  </w:ins>
                </w:p>
              </w:tc>
              <w:tc>
                <w:tcPr>
                  <w:tcW w:w="1417" w:type="dxa"/>
                  <w:tcBorders>
                    <w:top w:val="nil"/>
                    <w:left w:val="nil"/>
                    <w:bottom w:val="single" w:sz="4" w:space="0" w:color="auto"/>
                    <w:right w:val="single" w:sz="4" w:space="0" w:color="auto"/>
                  </w:tcBorders>
                  <w:noWrap/>
                  <w:vAlign w:val="bottom"/>
                  <w:hideMark/>
                  <w:tcPrChange w:id="395" w:author="Gannon, Hugh (Allianz Global Life)" w:date="2026-06-29T16:22:00Z" w16du:dateUtc="2026-06-29T15:22:00Z">
                    <w:tcPr>
                      <w:tcW w:w="1880" w:type="dxa"/>
                      <w:tcBorders>
                        <w:top w:val="nil"/>
                        <w:left w:val="nil"/>
                        <w:bottom w:val="single" w:sz="4" w:space="0" w:color="auto"/>
                        <w:right w:val="single" w:sz="4" w:space="0" w:color="auto"/>
                      </w:tcBorders>
                      <w:noWrap/>
                      <w:vAlign w:val="bottom"/>
                      <w:hideMark/>
                    </w:tcPr>
                  </w:tcPrChange>
                </w:tcPr>
                <w:p w14:paraId="5FEB3965" w14:textId="77777777" w:rsidR="00155EDD" w:rsidRDefault="00155EDD" w:rsidP="00155EDD">
                  <w:pPr>
                    <w:jc w:val="center"/>
                    <w:rPr>
                      <w:ins w:id="396" w:author="Gannon, Hugh (Allianz Global Life)" w:date="2026-06-29T16:21:00Z" w16du:dateUtc="2026-06-29T15:21:00Z"/>
                      <w:rFonts w:ascii="Arial" w:hAnsi="Arial" w:cs="Arial"/>
                      <w:color w:val="000000"/>
                      <w:sz w:val="16"/>
                      <w:szCs w:val="16"/>
                    </w:rPr>
                  </w:pPr>
                  <w:ins w:id="397" w:author="Gannon, Hugh (Allianz Global Life)" w:date="2026-06-29T16:21:00Z" w16du:dateUtc="2026-06-29T15:21:00Z">
                    <w:r>
                      <w:rPr>
                        <w:rFonts w:ascii="Arial" w:hAnsi="Arial" w:cs="Arial"/>
                        <w:color w:val="000000"/>
                        <w:sz w:val="16"/>
                        <w:szCs w:val="16"/>
                      </w:rPr>
                      <w:t>100% to 104%</w:t>
                    </w:r>
                  </w:ins>
                </w:p>
              </w:tc>
            </w:tr>
            <w:tr w:rsidR="00155EDD" w14:paraId="2598F1E3" w14:textId="77777777" w:rsidTr="00155EDD">
              <w:trPr>
                <w:trHeight w:val="255"/>
                <w:ins w:id="398" w:author="Gannon, Hugh (Allianz Global Life)" w:date="2026-06-29T16:21:00Z"/>
                <w:trPrChange w:id="399" w:author="Gannon, Hugh (Allianz Global Life)" w:date="2026-06-29T16:22:00Z" w16du:dateUtc="2026-06-29T15:22:00Z">
                  <w:trPr>
                    <w:trHeight w:val="255"/>
                  </w:trPr>
                </w:trPrChange>
              </w:trPr>
              <w:tc>
                <w:tcPr>
                  <w:tcW w:w="1000" w:type="dxa"/>
                  <w:tcBorders>
                    <w:top w:val="nil"/>
                    <w:left w:val="single" w:sz="4" w:space="0" w:color="auto"/>
                    <w:bottom w:val="single" w:sz="4" w:space="0" w:color="auto"/>
                    <w:right w:val="single" w:sz="4" w:space="0" w:color="auto"/>
                  </w:tcBorders>
                  <w:noWrap/>
                  <w:vAlign w:val="bottom"/>
                  <w:hideMark/>
                  <w:tcPrChange w:id="400" w:author="Gannon, Hugh (Allianz Global Life)" w:date="2026-06-29T16:22:00Z" w16du:dateUtc="2026-06-29T15:22:00Z">
                    <w:tcPr>
                      <w:tcW w:w="1000" w:type="dxa"/>
                      <w:tcBorders>
                        <w:top w:val="nil"/>
                        <w:left w:val="single" w:sz="4" w:space="0" w:color="auto"/>
                        <w:bottom w:val="single" w:sz="4" w:space="0" w:color="auto"/>
                        <w:right w:val="single" w:sz="4" w:space="0" w:color="auto"/>
                      </w:tcBorders>
                      <w:noWrap/>
                      <w:vAlign w:val="bottom"/>
                      <w:hideMark/>
                    </w:tcPr>
                  </w:tcPrChange>
                </w:tcPr>
                <w:p w14:paraId="1CE58FA8" w14:textId="77777777" w:rsidR="00155EDD" w:rsidRDefault="00155EDD" w:rsidP="00155EDD">
                  <w:pPr>
                    <w:jc w:val="center"/>
                    <w:rPr>
                      <w:ins w:id="401" w:author="Gannon, Hugh (Allianz Global Life)" w:date="2026-06-29T16:21:00Z" w16du:dateUtc="2026-06-29T15:21:00Z"/>
                      <w:rFonts w:ascii="Arial" w:hAnsi="Arial" w:cs="Arial"/>
                      <w:color w:val="000000"/>
                      <w:sz w:val="16"/>
                      <w:szCs w:val="16"/>
                    </w:rPr>
                  </w:pPr>
                  <w:ins w:id="402" w:author="Gannon, Hugh (Allianz Global Life)" w:date="2026-06-29T16:21:00Z" w16du:dateUtc="2026-06-29T15:21:00Z">
                    <w:r>
                      <w:rPr>
                        <w:rFonts w:ascii="Arial" w:hAnsi="Arial" w:cs="Arial"/>
                        <w:color w:val="000000"/>
                        <w:sz w:val="16"/>
                        <w:szCs w:val="16"/>
                      </w:rPr>
                      <w:t>D1</w:t>
                    </w:r>
                  </w:ins>
                </w:p>
              </w:tc>
              <w:tc>
                <w:tcPr>
                  <w:tcW w:w="1446" w:type="dxa"/>
                  <w:tcBorders>
                    <w:top w:val="nil"/>
                    <w:left w:val="nil"/>
                    <w:bottom w:val="single" w:sz="4" w:space="0" w:color="auto"/>
                    <w:right w:val="single" w:sz="4" w:space="0" w:color="auto"/>
                  </w:tcBorders>
                  <w:noWrap/>
                  <w:vAlign w:val="bottom"/>
                  <w:hideMark/>
                  <w:tcPrChange w:id="403" w:author="Gannon, Hugh (Allianz Global Life)" w:date="2026-06-29T16:22:00Z" w16du:dateUtc="2026-06-29T15:22:00Z">
                    <w:tcPr>
                      <w:tcW w:w="2200" w:type="dxa"/>
                      <w:gridSpan w:val="2"/>
                      <w:tcBorders>
                        <w:top w:val="nil"/>
                        <w:left w:val="nil"/>
                        <w:bottom w:val="single" w:sz="4" w:space="0" w:color="auto"/>
                        <w:right w:val="single" w:sz="4" w:space="0" w:color="auto"/>
                      </w:tcBorders>
                      <w:noWrap/>
                      <w:vAlign w:val="bottom"/>
                      <w:hideMark/>
                    </w:tcPr>
                  </w:tcPrChange>
                </w:tcPr>
                <w:p w14:paraId="2DC4E0C5" w14:textId="77777777" w:rsidR="00155EDD" w:rsidRDefault="00155EDD" w:rsidP="00155EDD">
                  <w:pPr>
                    <w:jc w:val="center"/>
                    <w:rPr>
                      <w:ins w:id="404" w:author="Gannon, Hugh (Allianz Global Life)" w:date="2026-06-29T16:21:00Z" w16du:dateUtc="2026-06-29T15:21:00Z"/>
                      <w:rFonts w:ascii="Arial" w:hAnsi="Arial" w:cs="Arial"/>
                      <w:color w:val="000000"/>
                      <w:sz w:val="16"/>
                      <w:szCs w:val="16"/>
                    </w:rPr>
                  </w:pPr>
                  <w:ins w:id="405" w:author="Gannon, Hugh (Allianz Global Life)" w:date="2026-06-29T16:21:00Z" w16du:dateUtc="2026-06-29T15:21:00Z">
                    <w:r>
                      <w:rPr>
                        <w:rFonts w:ascii="Arial" w:hAnsi="Arial" w:cs="Arial"/>
                        <w:color w:val="000000"/>
                        <w:sz w:val="16"/>
                        <w:szCs w:val="16"/>
                      </w:rPr>
                      <w:t>0.00%</w:t>
                    </w:r>
                  </w:ins>
                </w:p>
              </w:tc>
              <w:tc>
                <w:tcPr>
                  <w:tcW w:w="1701" w:type="dxa"/>
                  <w:tcBorders>
                    <w:top w:val="nil"/>
                    <w:left w:val="nil"/>
                    <w:bottom w:val="single" w:sz="4" w:space="0" w:color="auto"/>
                    <w:right w:val="single" w:sz="4" w:space="0" w:color="auto"/>
                  </w:tcBorders>
                  <w:noWrap/>
                  <w:vAlign w:val="bottom"/>
                  <w:hideMark/>
                  <w:tcPrChange w:id="406" w:author="Gannon, Hugh (Allianz Global Life)" w:date="2026-06-29T16:22:00Z" w16du:dateUtc="2026-06-29T15:22:00Z">
                    <w:tcPr>
                      <w:tcW w:w="2140" w:type="dxa"/>
                      <w:gridSpan w:val="2"/>
                      <w:tcBorders>
                        <w:top w:val="nil"/>
                        <w:left w:val="nil"/>
                        <w:bottom w:val="single" w:sz="4" w:space="0" w:color="auto"/>
                        <w:right w:val="single" w:sz="4" w:space="0" w:color="auto"/>
                      </w:tcBorders>
                      <w:noWrap/>
                      <w:vAlign w:val="bottom"/>
                      <w:hideMark/>
                    </w:tcPr>
                  </w:tcPrChange>
                </w:tcPr>
                <w:p w14:paraId="74EFBD01" w14:textId="77777777" w:rsidR="00155EDD" w:rsidRDefault="00155EDD" w:rsidP="00155EDD">
                  <w:pPr>
                    <w:jc w:val="center"/>
                    <w:rPr>
                      <w:ins w:id="407" w:author="Gannon, Hugh (Allianz Global Life)" w:date="2026-06-29T16:21:00Z" w16du:dateUtc="2026-06-29T15:21:00Z"/>
                      <w:rFonts w:ascii="Arial" w:hAnsi="Arial" w:cs="Arial"/>
                      <w:color w:val="000000"/>
                      <w:sz w:val="16"/>
                      <w:szCs w:val="16"/>
                    </w:rPr>
                  </w:pPr>
                  <w:ins w:id="408" w:author="Gannon, Hugh (Allianz Global Life)" w:date="2026-06-29T16:21:00Z" w16du:dateUtc="2026-06-29T15:21:00Z">
                    <w:r>
                      <w:rPr>
                        <w:rFonts w:ascii="Arial" w:hAnsi="Arial" w:cs="Arial"/>
                        <w:color w:val="000000"/>
                        <w:sz w:val="16"/>
                        <w:szCs w:val="16"/>
                      </w:rPr>
                      <w:t>100%</w:t>
                    </w:r>
                  </w:ins>
                </w:p>
              </w:tc>
              <w:tc>
                <w:tcPr>
                  <w:tcW w:w="1418" w:type="dxa"/>
                  <w:tcBorders>
                    <w:top w:val="nil"/>
                    <w:left w:val="nil"/>
                    <w:bottom w:val="single" w:sz="4" w:space="0" w:color="auto"/>
                    <w:right w:val="single" w:sz="4" w:space="0" w:color="auto"/>
                  </w:tcBorders>
                  <w:noWrap/>
                  <w:vAlign w:val="bottom"/>
                  <w:hideMark/>
                  <w:tcPrChange w:id="409" w:author="Gannon, Hugh (Allianz Global Life)" w:date="2026-06-29T16:22:00Z" w16du:dateUtc="2026-06-29T15:22:00Z">
                    <w:tcPr>
                      <w:tcW w:w="1720" w:type="dxa"/>
                      <w:gridSpan w:val="3"/>
                      <w:tcBorders>
                        <w:top w:val="nil"/>
                        <w:left w:val="nil"/>
                        <w:bottom w:val="single" w:sz="4" w:space="0" w:color="auto"/>
                        <w:right w:val="single" w:sz="4" w:space="0" w:color="auto"/>
                      </w:tcBorders>
                      <w:noWrap/>
                      <w:vAlign w:val="bottom"/>
                      <w:hideMark/>
                    </w:tcPr>
                  </w:tcPrChange>
                </w:tcPr>
                <w:p w14:paraId="2C32CE98" w14:textId="77777777" w:rsidR="00155EDD" w:rsidRDefault="00155EDD" w:rsidP="00155EDD">
                  <w:pPr>
                    <w:jc w:val="center"/>
                    <w:rPr>
                      <w:ins w:id="410" w:author="Gannon, Hugh (Allianz Global Life)" w:date="2026-06-29T16:21:00Z" w16du:dateUtc="2026-06-29T15:21:00Z"/>
                      <w:rFonts w:ascii="Arial" w:hAnsi="Arial" w:cs="Arial"/>
                      <w:color w:val="000000"/>
                      <w:sz w:val="16"/>
                      <w:szCs w:val="16"/>
                    </w:rPr>
                  </w:pPr>
                  <w:ins w:id="411" w:author="Gannon, Hugh (Allianz Global Life)" w:date="2026-06-29T16:21:00Z" w16du:dateUtc="2026-06-29T15:21:00Z">
                    <w:r>
                      <w:rPr>
                        <w:rFonts w:ascii="Arial" w:hAnsi="Arial" w:cs="Arial"/>
                        <w:color w:val="000000"/>
                        <w:sz w:val="16"/>
                        <w:szCs w:val="16"/>
                      </w:rPr>
                      <w:t>0% to 4%</w:t>
                    </w:r>
                  </w:ins>
                </w:p>
              </w:tc>
              <w:tc>
                <w:tcPr>
                  <w:tcW w:w="1417" w:type="dxa"/>
                  <w:tcBorders>
                    <w:top w:val="nil"/>
                    <w:left w:val="nil"/>
                    <w:bottom w:val="single" w:sz="4" w:space="0" w:color="auto"/>
                    <w:right w:val="single" w:sz="4" w:space="0" w:color="auto"/>
                  </w:tcBorders>
                  <w:noWrap/>
                  <w:vAlign w:val="bottom"/>
                  <w:hideMark/>
                  <w:tcPrChange w:id="412" w:author="Gannon, Hugh (Allianz Global Life)" w:date="2026-06-29T16:22:00Z" w16du:dateUtc="2026-06-29T15:22:00Z">
                    <w:tcPr>
                      <w:tcW w:w="1880" w:type="dxa"/>
                      <w:tcBorders>
                        <w:top w:val="nil"/>
                        <w:left w:val="nil"/>
                        <w:bottom w:val="single" w:sz="4" w:space="0" w:color="auto"/>
                        <w:right w:val="single" w:sz="4" w:space="0" w:color="auto"/>
                      </w:tcBorders>
                      <w:noWrap/>
                      <w:vAlign w:val="bottom"/>
                      <w:hideMark/>
                    </w:tcPr>
                  </w:tcPrChange>
                </w:tcPr>
                <w:p w14:paraId="342C612E" w14:textId="77777777" w:rsidR="00155EDD" w:rsidRDefault="00155EDD" w:rsidP="00155EDD">
                  <w:pPr>
                    <w:jc w:val="center"/>
                    <w:rPr>
                      <w:ins w:id="413" w:author="Gannon, Hugh (Allianz Global Life)" w:date="2026-06-29T16:21:00Z" w16du:dateUtc="2026-06-29T15:21:00Z"/>
                      <w:rFonts w:ascii="Arial" w:hAnsi="Arial" w:cs="Arial"/>
                      <w:color w:val="000000"/>
                      <w:sz w:val="16"/>
                      <w:szCs w:val="16"/>
                    </w:rPr>
                  </w:pPr>
                  <w:ins w:id="414" w:author="Gannon, Hugh (Allianz Global Life)" w:date="2026-06-29T16:21:00Z" w16du:dateUtc="2026-06-29T15:21:00Z">
                    <w:r>
                      <w:rPr>
                        <w:rFonts w:ascii="Arial" w:hAnsi="Arial" w:cs="Arial"/>
                        <w:color w:val="000000"/>
                        <w:sz w:val="16"/>
                        <w:szCs w:val="16"/>
                      </w:rPr>
                      <w:t>96% to 100%</w:t>
                    </w:r>
                  </w:ins>
                </w:p>
              </w:tc>
            </w:tr>
            <w:tr w:rsidR="00155EDD" w14:paraId="2AF2552B" w14:textId="77777777" w:rsidTr="00155EDD">
              <w:trPr>
                <w:trHeight w:val="255"/>
                <w:ins w:id="415" w:author="Gannon, Hugh (Allianz Global Life)" w:date="2026-06-29T16:21:00Z"/>
                <w:trPrChange w:id="416" w:author="Gannon, Hugh (Allianz Global Life)" w:date="2026-06-29T16:22:00Z" w16du:dateUtc="2026-06-29T15:22:00Z">
                  <w:trPr>
                    <w:trHeight w:val="255"/>
                  </w:trPr>
                </w:trPrChange>
              </w:trPr>
              <w:tc>
                <w:tcPr>
                  <w:tcW w:w="1000" w:type="dxa"/>
                  <w:tcBorders>
                    <w:top w:val="nil"/>
                    <w:left w:val="single" w:sz="4" w:space="0" w:color="auto"/>
                    <w:bottom w:val="single" w:sz="4" w:space="0" w:color="auto"/>
                    <w:right w:val="single" w:sz="4" w:space="0" w:color="auto"/>
                  </w:tcBorders>
                  <w:noWrap/>
                  <w:vAlign w:val="bottom"/>
                  <w:hideMark/>
                  <w:tcPrChange w:id="417" w:author="Gannon, Hugh (Allianz Global Life)" w:date="2026-06-29T16:22:00Z" w16du:dateUtc="2026-06-29T15:22:00Z">
                    <w:tcPr>
                      <w:tcW w:w="1000" w:type="dxa"/>
                      <w:tcBorders>
                        <w:top w:val="nil"/>
                        <w:left w:val="single" w:sz="4" w:space="0" w:color="auto"/>
                        <w:bottom w:val="single" w:sz="4" w:space="0" w:color="auto"/>
                        <w:right w:val="single" w:sz="4" w:space="0" w:color="auto"/>
                      </w:tcBorders>
                      <w:noWrap/>
                      <w:vAlign w:val="bottom"/>
                      <w:hideMark/>
                    </w:tcPr>
                  </w:tcPrChange>
                </w:tcPr>
                <w:p w14:paraId="77845293" w14:textId="77777777" w:rsidR="00155EDD" w:rsidRDefault="00155EDD" w:rsidP="00155EDD">
                  <w:pPr>
                    <w:jc w:val="center"/>
                    <w:rPr>
                      <w:ins w:id="418" w:author="Gannon, Hugh (Allianz Global Life)" w:date="2026-06-29T16:21:00Z" w16du:dateUtc="2026-06-29T15:21:00Z"/>
                      <w:rFonts w:ascii="Arial" w:hAnsi="Arial" w:cs="Arial"/>
                      <w:color w:val="000000"/>
                      <w:sz w:val="16"/>
                      <w:szCs w:val="16"/>
                    </w:rPr>
                  </w:pPr>
                  <w:ins w:id="419" w:author="Gannon, Hugh (Allianz Global Life)" w:date="2026-06-29T16:21:00Z" w16du:dateUtc="2026-06-29T15:21:00Z">
                    <w:r>
                      <w:rPr>
                        <w:rFonts w:ascii="Arial" w:hAnsi="Arial" w:cs="Arial"/>
                        <w:color w:val="000000"/>
                        <w:sz w:val="16"/>
                        <w:szCs w:val="16"/>
                      </w:rPr>
                      <w:t>D2</w:t>
                    </w:r>
                  </w:ins>
                </w:p>
              </w:tc>
              <w:tc>
                <w:tcPr>
                  <w:tcW w:w="1446" w:type="dxa"/>
                  <w:tcBorders>
                    <w:top w:val="nil"/>
                    <w:left w:val="nil"/>
                    <w:bottom w:val="single" w:sz="4" w:space="0" w:color="auto"/>
                    <w:right w:val="single" w:sz="4" w:space="0" w:color="auto"/>
                  </w:tcBorders>
                  <w:noWrap/>
                  <w:vAlign w:val="bottom"/>
                  <w:hideMark/>
                  <w:tcPrChange w:id="420" w:author="Gannon, Hugh (Allianz Global Life)" w:date="2026-06-29T16:22:00Z" w16du:dateUtc="2026-06-29T15:22:00Z">
                    <w:tcPr>
                      <w:tcW w:w="2200" w:type="dxa"/>
                      <w:gridSpan w:val="2"/>
                      <w:tcBorders>
                        <w:top w:val="nil"/>
                        <w:left w:val="nil"/>
                        <w:bottom w:val="single" w:sz="4" w:space="0" w:color="auto"/>
                        <w:right w:val="single" w:sz="4" w:space="0" w:color="auto"/>
                      </w:tcBorders>
                      <w:noWrap/>
                      <w:vAlign w:val="bottom"/>
                      <w:hideMark/>
                    </w:tcPr>
                  </w:tcPrChange>
                </w:tcPr>
                <w:p w14:paraId="2A60CBB0" w14:textId="77777777" w:rsidR="00155EDD" w:rsidRDefault="00155EDD" w:rsidP="00155EDD">
                  <w:pPr>
                    <w:jc w:val="center"/>
                    <w:rPr>
                      <w:ins w:id="421" w:author="Gannon, Hugh (Allianz Global Life)" w:date="2026-06-29T16:21:00Z" w16du:dateUtc="2026-06-29T15:21:00Z"/>
                      <w:rFonts w:ascii="Arial" w:hAnsi="Arial" w:cs="Arial"/>
                      <w:color w:val="000000"/>
                      <w:sz w:val="16"/>
                      <w:szCs w:val="16"/>
                    </w:rPr>
                  </w:pPr>
                  <w:ins w:id="422" w:author="Gannon, Hugh (Allianz Global Life)" w:date="2026-06-29T16:21:00Z" w16du:dateUtc="2026-06-29T15:21:00Z">
                    <w:r>
                      <w:rPr>
                        <w:rFonts w:ascii="Arial" w:hAnsi="Arial" w:cs="Arial"/>
                        <w:color w:val="000000"/>
                        <w:sz w:val="16"/>
                        <w:szCs w:val="16"/>
                      </w:rPr>
                      <w:t>1.00%</w:t>
                    </w:r>
                  </w:ins>
                </w:p>
              </w:tc>
              <w:tc>
                <w:tcPr>
                  <w:tcW w:w="1701" w:type="dxa"/>
                  <w:tcBorders>
                    <w:top w:val="nil"/>
                    <w:left w:val="nil"/>
                    <w:bottom w:val="single" w:sz="4" w:space="0" w:color="auto"/>
                    <w:right w:val="single" w:sz="4" w:space="0" w:color="auto"/>
                  </w:tcBorders>
                  <w:noWrap/>
                  <w:vAlign w:val="bottom"/>
                  <w:hideMark/>
                  <w:tcPrChange w:id="423" w:author="Gannon, Hugh (Allianz Global Life)" w:date="2026-06-29T16:22:00Z" w16du:dateUtc="2026-06-29T15:22:00Z">
                    <w:tcPr>
                      <w:tcW w:w="2140" w:type="dxa"/>
                      <w:gridSpan w:val="2"/>
                      <w:tcBorders>
                        <w:top w:val="nil"/>
                        <w:left w:val="nil"/>
                        <w:bottom w:val="single" w:sz="4" w:space="0" w:color="auto"/>
                        <w:right w:val="single" w:sz="4" w:space="0" w:color="auto"/>
                      </w:tcBorders>
                      <w:noWrap/>
                      <w:vAlign w:val="bottom"/>
                      <w:hideMark/>
                    </w:tcPr>
                  </w:tcPrChange>
                </w:tcPr>
                <w:p w14:paraId="5E72E332" w14:textId="77777777" w:rsidR="00155EDD" w:rsidRDefault="00155EDD" w:rsidP="00155EDD">
                  <w:pPr>
                    <w:jc w:val="center"/>
                    <w:rPr>
                      <w:ins w:id="424" w:author="Gannon, Hugh (Allianz Global Life)" w:date="2026-06-29T16:21:00Z" w16du:dateUtc="2026-06-29T15:21:00Z"/>
                      <w:rFonts w:ascii="Arial" w:hAnsi="Arial" w:cs="Arial"/>
                      <w:color w:val="000000"/>
                      <w:sz w:val="16"/>
                      <w:szCs w:val="16"/>
                    </w:rPr>
                  </w:pPr>
                  <w:ins w:id="425" w:author="Gannon, Hugh (Allianz Global Life)" w:date="2026-06-29T16:21:00Z" w16du:dateUtc="2026-06-29T15:21:00Z">
                    <w:r>
                      <w:rPr>
                        <w:rFonts w:ascii="Arial" w:hAnsi="Arial" w:cs="Arial"/>
                        <w:color w:val="000000"/>
                        <w:sz w:val="16"/>
                        <w:szCs w:val="16"/>
                      </w:rPr>
                      <w:t>100%</w:t>
                    </w:r>
                  </w:ins>
                </w:p>
              </w:tc>
              <w:tc>
                <w:tcPr>
                  <w:tcW w:w="1418" w:type="dxa"/>
                  <w:tcBorders>
                    <w:top w:val="nil"/>
                    <w:left w:val="nil"/>
                    <w:bottom w:val="single" w:sz="4" w:space="0" w:color="auto"/>
                    <w:right w:val="single" w:sz="4" w:space="0" w:color="auto"/>
                  </w:tcBorders>
                  <w:noWrap/>
                  <w:vAlign w:val="bottom"/>
                  <w:hideMark/>
                  <w:tcPrChange w:id="426" w:author="Gannon, Hugh (Allianz Global Life)" w:date="2026-06-29T16:22:00Z" w16du:dateUtc="2026-06-29T15:22:00Z">
                    <w:tcPr>
                      <w:tcW w:w="1720" w:type="dxa"/>
                      <w:gridSpan w:val="3"/>
                      <w:tcBorders>
                        <w:top w:val="nil"/>
                        <w:left w:val="nil"/>
                        <w:bottom w:val="single" w:sz="4" w:space="0" w:color="auto"/>
                        <w:right w:val="single" w:sz="4" w:space="0" w:color="auto"/>
                      </w:tcBorders>
                      <w:noWrap/>
                      <w:vAlign w:val="bottom"/>
                      <w:hideMark/>
                    </w:tcPr>
                  </w:tcPrChange>
                </w:tcPr>
                <w:p w14:paraId="7882E135" w14:textId="77777777" w:rsidR="00155EDD" w:rsidRDefault="00155EDD" w:rsidP="00155EDD">
                  <w:pPr>
                    <w:jc w:val="center"/>
                    <w:rPr>
                      <w:ins w:id="427" w:author="Gannon, Hugh (Allianz Global Life)" w:date="2026-06-29T16:21:00Z" w16du:dateUtc="2026-06-29T15:21:00Z"/>
                      <w:rFonts w:ascii="Arial" w:hAnsi="Arial" w:cs="Arial"/>
                      <w:color w:val="000000"/>
                      <w:sz w:val="16"/>
                      <w:szCs w:val="16"/>
                    </w:rPr>
                  </w:pPr>
                  <w:ins w:id="428" w:author="Gannon, Hugh (Allianz Global Life)" w:date="2026-06-29T16:21:00Z" w16du:dateUtc="2026-06-29T15:21:00Z">
                    <w:r>
                      <w:rPr>
                        <w:rFonts w:ascii="Arial" w:hAnsi="Arial" w:cs="Arial"/>
                        <w:color w:val="000000"/>
                        <w:sz w:val="16"/>
                        <w:szCs w:val="16"/>
                      </w:rPr>
                      <w:t>0% to 4%</w:t>
                    </w:r>
                  </w:ins>
                </w:p>
              </w:tc>
              <w:tc>
                <w:tcPr>
                  <w:tcW w:w="1417" w:type="dxa"/>
                  <w:tcBorders>
                    <w:top w:val="nil"/>
                    <w:left w:val="nil"/>
                    <w:bottom w:val="single" w:sz="4" w:space="0" w:color="auto"/>
                    <w:right w:val="single" w:sz="4" w:space="0" w:color="auto"/>
                  </w:tcBorders>
                  <w:noWrap/>
                  <w:vAlign w:val="bottom"/>
                  <w:hideMark/>
                  <w:tcPrChange w:id="429" w:author="Gannon, Hugh (Allianz Global Life)" w:date="2026-06-29T16:22:00Z" w16du:dateUtc="2026-06-29T15:22:00Z">
                    <w:tcPr>
                      <w:tcW w:w="1880" w:type="dxa"/>
                      <w:tcBorders>
                        <w:top w:val="nil"/>
                        <w:left w:val="nil"/>
                        <w:bottom w:val="single" w:sz="4" w:space="0" w:color="auto"/>
                        <w:right w:val="single" w:sz="4" w:space="0" w:color="auto"/>
                      </w:tcBorders>
                      <w:noWrap/>
                      <w:vAlign w:val="bottom"/>
                      <w:hideMark/>
                    </w:tcPr>
                  </w:tcPrChange>
                </w:tcPr>
                <w:p w14:paraId="5006AB9C" w14:textId="77777777" w:rsidR="00155EDD" w:rsidRDefault="00155EDD" w:rsidP="00155EDD">
                  <w:pPr>
                    <w:jc w:val="center"/>
                    <w:rPr>
                      <w:ins w:id="430" w:author="Gannon, Hugh (Allianz Global Life)" w:date="2026-06-29T16:21:00Z" w16du:dateUtc="2026-06-29T15:21:00Z"/>
                      <w:rFonts w:ascii="Arial" w:hAnsi="Arial" w:cs="Arial"/>
                      <w:color w:val="000000"/>
                      <w:sz w:val="16"/>
                      <w:szCs w:val="16"/>
                    </w:rPr>
                  </w:pPr>
                  <w:ins w:id="431" w:author="Gannon, Hugh (Allianz Global Life)" w:date="2026-06-29T16:21:00Z" w16du:dateUtc="2026-06-29T15:21:00Z">
                    <w:r>
                      <w:rPr>
                        <w:rFonts w:ascii="Arial" w:hAnsi="Arial" w:cs="Arial"/>
                        <w:color w:val="000000"/>
                        <w:sz w:val="16"/>
                        <w:szCs w:val="16"/>
                      </w:rPr>
                      <w:t>97% to 101%</w:t>
                    </w:r>
                  </w:ins>
                </w:p>
              </w:tc>
            </w:tr>
            <w:tr w:rsidR="00155EDD" w14:paraId="4893AD14" w14:textId="77777777" w:rsidTr="00155EDD">
              <w:trPr>
                <w:trHeight w:val="255"/>
                <w:ins w:id="432" w:author="Gannon, Hugh (Allianz Global Life)" w:date="2026-06-29T16:21:00Z"/>
                <w:trPrChange w:id="433" w:author="Gannon, Hugh (Allianz Global Life)" w:date="2026-06-29T16:22:00Z" w16du:dateUtc="2026-06-29T15:22:00Z">
                  <w:trPr>
                    <w:trHeight w:val="255"/>
                  </w:trPr>
                </w:trPrChange>
              </w:trPr>
              <w:tc>
                <w:tcPr>
                  <w:tcW w:w="1000" w:type="dxa"/>
                  <w:tcBorders>
                    <w:top w:val="nil"/>
                    <w:left w:val="single" w:sz="4" w:space="0" w:color="auto"/>
                    <w:bottom w:val="single" w:sz="4" w:space="0" w:color="auto"/>
                    <w:right w:val="single" w:sz="4" w:space="0" w:color="auto"/>
                  </w:tcBorders>
                  <w:noWrap/>
                  <w:vAlign w:val="bottom"/>
                  <w:hideMark/>
                  <w:tcPrChange w:id="434" w:author="Gannon, Hugh (Allianz Global Life)" w:date="2026-06-29T16:22:00Z" w16du:dateUtc="2026-06-29T15:22:00Z">
                    <w:tcPr>
                      <w:tcW w:w="1000" w:type="dxa"/>
                      <w:tcBorders>
                        <w:top w:val="nil"/>
                        <w:left w:val="single" w:sz="4" w:space="0" w:color="auto"/>
                        <w:bottom w:val="single" w:sz="4" w:space="0" w:color="auto"/>
                        <w:right w:val="single" w:sz="4" w:space="0" w:color="auto"/>
                      </w:tcBorders>
                      <w:noWrap/>
                      <w:vAlign w:val="bottom"/>
                      <w:hideMark/>
                    </w:tcPr>
                  </w:tcPrChange>
                </w:tcPr>
                <w:p w14:paraId="2DBA0FC4" w14:textId="77777777" w:rsidR="00155EDD" w:rsidRDefault="00155EDD" w:rsidP="00155EDD">
                  <w:pPr>
                    <w:jc w:val="center"/>
                    <w:rPr>
                      <w:ins w:id="435" w:author="Gannon, Hugh (Allianz Global Life)" w:date="2026-06-29T16:21:00Z" w16du:dateUtc="2026-06-29T15:21:00Z"/>
                      <w:rFonts w:ascii="Arial" w:hAnsi="Arial" w:cs="Arial"/>
                      <w:color w:val="000000"/>
                      <w:sz w:val="16"/>
                      <w:szCs w:val="16"/>
                    </w:rPr>
                  </w:pPr>
                  <w:ins w:id="436" w:author="Gannon, Hugh (Allianz Global Life)" w:date="2026-06-29T16:21:00Z" w16du:dateUtc="2026-06-29T15:21:00Z">
                    <w:r>
                      <w:rPr>
                        <w:rFonts w:ascii="Arial" w:hAnsi="Arial" w:cs="Arial"/>
                        <w:color w:val="000000"/>
                        <w:sz w:val="16"/>
                        <w:szCs w:val="16"/>
                      </w:rPr>
                      <w:t>D3</w:t>
                    </w:r>
                  </w:ins>
                </w:p>
              </w:tc>
              <w:tc>
                <w:tcPr>
                  <w:tcW w:w="1446" w:type="dxa"/>
                  <w:tcBorders>
                    <w:top w:val="nil"/>
                    <w:left w:val="nil"/>
                    <w:bottom w:val="single" w:sz="4" w:space="0" w:color="auto"/>
                    <w:right w:val="single" w:sz="4" w:space="0" w:color="auto"/>
                  </w:tcBorders>
                  <w:noWrap/>
                  <w:vAlign w:val="bottom"/>
                  <w:hideMark/>
                  <w:tcPrChange w:id="437" w:author="Gannon, Hugh (Allianz Global Life)" w:date="2026-06-29T16:22:00Z" w16du:dateUtc="2026-06-29T15:22:00Z">
                    <w:tcPr>
                      <w:tcW w:w="2200" w:type="dxa"/>
                      <w:gridSpan w:val="2"/>
                      <w:tcBorders>
                        <w:top w:val="nil"/>
                        <w:left w:val="nil"/>
                        <w:bottom w:val="single" w:sz="4" w:space="0" w:color="auto"/>
                        <w:right w:val="single" w:sz="4" w:space="0" w:color="auto"/>
                      </w:tcBorders>
                      <w:noWrap/>
                      <w:vAlign w:val="bottom"/>
                      <w:hideMark/>
                    </w:tcPr>
                  </w:tcPrChange>
                </w:tcPr>
                <w:p w14:paraId="55FB8E12" w14:textId="77777777" w:rsidR="00155EDD" w:rsidRDefault="00155EDD" w:rsidP="00155EDD">
                  <w:pPr>
                    <w:jc w:val="center"/>
                    <w:rPr>
                      <w:ins w:id="438" w:author="Gannon, Hugh (Allianz Global Life)" w:date="2026-06-29T16:21:00Z" w16du:dateUtc="2026-06-29T15:21:00Z"/>
                      <w:rFonts w:ascii="Arial" w:hAnsi="Arial" w:cs="Arial"/>
                      <w:color w:val="000000"/>
                      <w:sz w:val="16"/>
                      <w:szCs w:val="16"/>
                    </w:rPr>
                  </w:pPr>
                  <w:ins w:id="439" w:author="Gannon, Hugh (Allianz Global Life)" w:date="2026-06-29T16:21:00Z" w16du:dateUtc="2026-06-29T15:21:00Z">
                    <w:r>
                      <w:rPr>
                        <w:rFonts w:ascii="Arial" w:hAnsi="Arial" w:cs="Arial"/>
                        <w:color w:val="000000"/>
                        <w:sz w:val="16"/>
                        <w:szCs w:val="16"/>
                      </w:rPr>
                      <w:t>2.00%</w:t>
                    </w:r>
                  </w:ins>
                </w:p>
              </w:tc>
              <w:tc>
                <w:tcPr>
                  <w:tcW w:w="1701" w:type="dxa"/>
                  <w:tcBorders>
                    <w:top w:val="nil"/>
                    <w:left w:val="nil"/>
                    <w:bottom w:val="single" w:sz="4" w:space="0" w:color="auto"/>
                    <w:right w:val="single" w:sz="4" w:space="0" w:color="auto"/>
                  </w:tcBorders>
                  <w:noWrap/>
                  <w:vAlign w:val="bottom"/>
                  <w:hideMark/>
                  <w:tcPrChange w:id="440" w:author="Gannon, Hugh (Allianz Global Life)" w:date="2026-06-29T16:22:00Z" w16du:dateUtc="2026-06-29T15:22:00Z">
                    <w:tcPr>
                      <w:tcW w:w="2140" w:type="dxa"/>
                      <w:gridSpan w:val="2"/>
                      <w:tcBorders>
                        <w:top w:val="nil"/>
                        <w:left w:val="nil"/>
                        <w:bottom w:val="single" w:sz="4" w:space="0" w:color="auto"/>
                        <w:right w:val="single" w:sz="4" w:space="0" w:color="auto"/>
                      </w:tcBorders>
                      <w:noWrap/>
                      <w:vAlign w:val="bottom"/>
                      <w:hideMark/>
                    </w:tcPr>
                  </w:tcPrChange>
                </w:tcPr>
                <w:p w14:paraId="2E862766" w14:textId="77777777" w:rsidR="00155EDD" w:rsidRDefault="00155EDD" w:rsidP="00155EDD">
                  <w:pPr>
                    <w:jc w:val="center"/>
                    <w:rPr>
                      <w:ins w:id="441" w:author="Gannon, Hugh (Allianz Global Life)" w:date="2026-06-29T16:21:00Z" w16du:dateUtc="2026-06-29T15:21:00Z"/>
                      <w:rFonts w:ascii="Arial" w:hAnsi="Arial" w:cs="Arial"/>
                      <w:color w:val="000000"/>
                      <w:sz w:val="16"/>
                      <w:szCs w:val="16"/>
                    </w:rPr>
                  </w:pPr>
                  <w:ins w:id="442" w:author="Gannon, Hugh (Allianz Global Life)" w:date="2026-06-29T16:21:00Z" w16du:dateUtc="2026-06-29T15:21:00Z">
                    <w:r>
                      <w:rPr>
                        <w:rFonts w:ascii="Arial" w:hAnsi="Arial" w:cs="Arial"/>
                        <w:color w:val="000000"/>
                        <w:sz w:val="16"/>
                        <w:szCs w:val="16"/>
                      </w:rPr>
                      <w:t>100%</w:t>
                    </w:r>
                  </w:ins>
                </w:p>
              </w:tc>
              <w:tc>
                <w:tcPr>
                  <w:tcW w:w="1418" w:type="dxa"/>
                  <w:tcBorders>
                    <w:top w:val="nil"/>
                    <w:left w:val="nil"/>
                    <w:bottom w:val="single" w:sz="4" w:space="0" w:color="auto"/>
                    <w:right w:val="single" w:sz="4" w:space="0" w:color="auto"/>
                  </w:tcBorders>
                  <w:noWrap/>
                  <w:vAlign w:val="bottom"/>
                  <w:hideMark/>
                  <w:tcPrChange w:id="443" w:author="Gannon, Hugh (Allianz Global Life)" w:date="2026-06-29T16:22:00Z" w16du:dateUtc="2026-06-29T15:22:00Z">
                    <w:tcPr>
                      <w:tcW w:w="1720" w:type="dxa"/>
                      <w:gridSpan w:val="3"/>
                      <w:tcBorders>
                        <w:top w:val="nil"/>
                        <w:left w:val="nil"/>
                        <w:bottom w:val="single" w:sz="4" w:space="0" w:color="auto"/>
                        <w:right w:val="single" w:sz="4" w:space="0" w:color="auto"/>
                      </w:tcBorders>
                      <w:noWrap/>
                      <w:vAlign w:val="bottom"/>
                      <w:hideMark/>
                    </w:tcPr>
                  </w:tcPrChange>
                </w:tcPr>
                <w:p w14:paraId="6BA24C3E" w14:textId="77777777" w:rsidR="00155EDD" w:rsidRDefault="00155EDD" w:rsidP="00155EDD">
                  <w:pPr>
                    <w:jc w:val="center"/>
                    <w:rPr>
                      <w:ins w:id="444" w:author="Gannon, Hugh (Allianz Global Life)" w:date="2026-06-29T16:21:00Z" w16du:dateUtc="2026-06-29T15:21:00Z"/>
                      <w:rFonts w:ascii="Arial" w:hAnsi="Arial" w:cs="Arial"/>
                      <w:color w:val="000000"/>
                      <w:sz w:val="16"/>
                      <w:szCs w:val="16"/>
                    </w:rPr>
                  </w:pPr>
                  <w:ins w:id="445" w:author="Gannon, Hugh (Allianz Global Life)" w:date="2026-06-29T16:21:00Z" w16du:dateUtc="2026-06-29T15:21:00Z">
                    <w:r>
                      <w:rPr>
                        <w:rFonts w:ascii="Arial" w:hAnsi="Arial" w:cs="Arial"/>
                        <w:color w:val="000000"/>
                        <w:sz w:val="16"/>
                        <w:szCs w:val="16"/>
                      </w:rPr>
                      <w:t>0% to 4%</w:t>
                    </w:r>
                  </w:ins>
                </w:p>
              </w:tc>
              <w:tc>
                <w:tcPr>
                  <w:tcW w:w="1417" w:type="dxa"/>
                  <w:tcBorders>
                    <w:top w:val="nil"/>
                    <w:left w:val="nil"/>
                    <w:bottom w:val="single" w:sz="4" w:space="0" w:color="auto"/>
                    <w:right w:val="single" w:sz="4" w:space="0" w:color="auto"/>
                  </w:tcBorders>
                  <w:noWrap/>
                  <w:vAlign w:val="bottom"/>
                  <w:hideMark/>
                  <w:tcPrChange w:id="446" w:author="Gannon, Hugh (Allianz Global Life)" w:date="2026-06-29T16:22:00Z" w16du:dateUtc="2026-06-29T15:22:00Z">
                    <w:tcPr>
                      <w:tcW w:w="1880" w:type="dxa"/>
                      <w:tcBorders>
                        <w:top w:val="nil"/>
                        <w:left w:val="nil"/>
                        <w:bottom w:val="single" w:sz="4" w:space="0" w:color="auto"/>
                        <w:right w:val="single" w:sz="4" w:space="0" w:color="auto"/>
                      </w:tcBorders>
                      <w:noWrap/>
                      <w:vAlign w:val="bottom"/>
                      <w:hideMark/>
                    </w:tcPr>
                  </w:tcPrChange>
                </w:tcPr>
                <w:p w14:paraId="4C53DEB5" w14:textId="77777777" w:rsidR="00155EDD" w:rsidRDefault="00155EDD" w:rsidP="00155EDD">
                  <w:pPr>
                    <w:jc w:val="center"/>
                    <w:rPr>
                      <w:ins w:id="447" w:author="Gannon, Hugh (Allianz Global Life)" w:date="2026-06-29T16:21:00Z" w16du:dateUtc="2026-06-29T15:21:00Z"/>
                      <w:rFonts w:ascii="Arial" w:hAnsi="Arial" w:cs="Arial"/>
                      <w:color w:val="000000"/>
                      <w:sz w:val="16"/>
                      <w:szCs w:val="16"/>
                    </w:rPr>
                  </w:pPr>
                  <w:ins w:id="448" w:author="Gannon, Hugh (Allianz Global Life)" w:date="2026-06-29T16:21:00Z" w16du:dateUtc="2026-06-29T15:21:00Z">
                    <w:r>
                      <w:rPr>
                        <w:rFonts w:ascii="Arial" w:hAnsi="Arial" w:cs="Arial"/>
                        <w:color w:val="000000"/>
                        <w:sz w:val="16"/>
                        <w:szCs w:val="16"/>
                      </w:rPr>
                      <w:t>98% to 102%</w:t>
                    </w:r>
                  </w:ins>
                </w:p>
              </w:tc>
            </w:tr>
            <w:tr w:rsidR="00155EDD" w14:paraId="48783A0B" w14:textId="77777777" w:rsidTr="00155EDD">
              <w:trPr>
                <w:trHeight w:val="255"/>
                <w:ins w:id="449" w:author="Gannon, Hugh (Allianz Global Life)" w:date="2026-06-29T16:21:00Z"/>
                <w:trPrChange w:id="450" w:author="Gannon, Hugh (Allianz Global Life)" w:date="2026-06-29T16:22:00Z" w16du:dateUtc="2026-06-29T15:22:00Z">
                  <w:trPr>
                    <w:trHeight w:val="255"/>
                  </w:trPr>
                </w:trPrChange>
              </w:trPr>
              <w:tc>
                <w:tcPr>
                  <w:tcW w:w="1000" w:type="dxa"/>
                  <w:tcBorders>
                    <w:top w:val="nil"/>
                    <w:left w:val="single" w:sz="4" w:space="0" w:color="auto"/>
                    <w:bottom w:val="single" w:sz="4" w:space="0" w:color="auto"/>
                    <w:right w:val="single" w:sz="4" w:space="0" w:color="auto"/>
                  </w:tcBorders>
                  <w:noWrap/>
                  <w:vAlign w:val="bottom"/>
                  <w:hideMark/>
                  <w:tcPrChange w:id="451" w:author="Gannon, Hugh (Allianz Global Life)" w:date="2026-06-29T16:22:00Z" w16du:dateUtc="2026-06-29T15:22:00Z">
                    <w:tcPr>
                      <w:tcW w:w="1000" w:type="dxa"/>
                      <w:tcBorders>
                        <w:top w:val="nil"/>
                        <w:left w:val="single" w:sz="4" w:space="0" w:color="auto"/>
                        <w:bottom w:val="single" w:sz="4" w:space="0" w:color="auto"/>
                        <w:right w:val="single" w:sz="4" w:space="0" w:color="auto"/>
                      </w:tcBorders>
                      <w:noWrap/>
                      <w:vAlign w:val="bottom"/>
                      <w:hideMark/>
                    </w:tcPr>
                  </w:tcPrChange>
                </w:tcPr>
                <w:p w14:paraId="6463C49C" w14:textId="77777777" w:rsidR="00155EDD" w:rsidRDefault="00155EDD" w:rsidP="00155EDD">
                  <w:pPr>
                    <w:jc w:val="center"/>
                    <w:rPr>
                      <w:ins w:id="452" w:author="Gannon, Hugh (Allianz Global Life)" w:date="2026-06-29T16:21:00Z" w16du:dateUtc="2026-06-29T15:21:00Z"/>
                      <w:rFonts w:ascii="Arial" w:hAnsi="Arial" w:cs="Arial"/>
                      <w:color w:val="000000"/>
                      <w:sz w:val="16"/>
                      <w:szCs w:val="16"/>
                    </w:rPr>
                  </w:pPr>
                  <w:ins w:id="453" w:author="Gannon, Hugh (Allianz Global Life)" w:date="2026-06-29T16:21:00Z" w16du:dateUtc="2026-06-29T15:21:00Z">
                    <w:r>
                      <w:rPr>
                        <w:rFonts w:ascii="Arial" w:hAnsi="Arial" w:cs="Arial"/>
                        <w:color w:val="000000"/>
                        <w:sz w:val="16"/>
                        <w:szCs w:val="16"/>
                      </w:rPr>
                      <w:t>D4</w:t>
                    </w:r>
                  </w:ins>
                </w:p>
              </w:tc>
              <w:tc>
                <w:tcPr>
                  <w:tcW w:w="1446" w:type="dxa"/>
                  <w:tcBorders>
                    <w:top w:val="nil"/>
                    <w:left w:val="nil"/>
                    <w:bottom w:val="single" w:sz="4" w:space="0" w:color="auto"/>
                    <w:right w:val="single" w:sz="4" w:space="0" w:color="auto"/>
                  </w:tcBorders>
                  <w:noWrap/>
                  <w:vAlign w:val="bottom"/>
                  <w:hideMark/>
                  <w:tcPrChange w:id="454" w:author="Gannon, Hugh (Allianz Global Life)" w:date="2026-06-29T16:22:00Z" w16du:dateUtc="2026-06-29T15:22:00Z">
                    <w:tcPr>
                      <w:tcW w:w="2200" w:type="dxa"/>
                      <w:gridSpan w:val="2"/>
                      <w:tcBorders>
                        <w:top w:val="nil"/>
                        <w:left w:val="nil"/>
                        <w:bottom w:val="single" w:sz="4" w:space="0" w:color="auto"/>
                        <w:right w:val="single" w:sz="4" w:space="0" w:color="auto"/>
                      </w:tcBorders>
                      <w:noWrap/>
                      <w:vAlign w:val="bottom"/>
                      <w:hideMark/>
                    </w:tcPr>
                  </w:tcPrChange>
                </w:tcPr>
                <w:p w14:paraId="627A8789" w14:textId="77777777" w:rsidR="00155EDD" w:rsidRDefault="00155EDD" w:rsidP="00155EDD">
                  <w:pPr>
                    <w:jc w:val="center"/>
                    <w:rPr>
                      <w:ins w:id="455" w:author="Gannon, Hugh (Allianz Global Life)" w:date="2026-06-29T16:21:00Z" w16du:dateUtc="2026-06-29T15:21:00Z"/>
                      <w:rFonts w:ascii="Arial" w:hAnsi="Arial" w:cs="Arial"/>
                      <w:color w:val="000000"/>
                      <w:sz w:val="16"/>
                      <w:szCs w:val="16"/>
                    </w:rPr>
                  </w:pPr>
                  <w:ins w:id="456" w:author="Gannon, Hugh (Allianz Global Life)" w:date="2026-06-29T16:21:00Z" w16du:dateUtc="2026-06-29T15:21:00Z">
                    <w:r>
                      <w:rPr>
                        <w:rFonts w:ascii="Arial" w:hAnsi="Arial" w:cs="Arial"/>
                        <w:color w:val="000000"/>
                        <w:sz w:val="16"/>
                        <w:szCs w:val="16"/>
                      </w:rPr>
                      <w:t>3.00%</w:t>
                    </w:r>
                  </w:ins>
                </w:p>
              </w:tc>
              <w:tc>
                <w:tcPr>
                  <w:tcW w:w="1701" w:type="dxa"/>
                  <w:tcBorders>
                    <w:top w:val="nil"/>
                    <w:left w:val="nil"/>
                    <w:bottom w:val="single" w:sz="4" w:space="0" w:color="auto"/>
                    <w:right w:val="single" w:sz="4" w:space="0" w:color="auto"/>
                  </w:tcBorders>
                  <w:noWrap/>
                  <w:vAlign w:val="bottom"/>
                  <w:hideMark/>
                  <w:tcPrChange w:id="457" w:author="Gannon, Hugh (Allianz Global Life)" w:date="2026-06-29T16:22:00Z" w16du:dateUtc="2026-06-29T15:22:00Z">
                    <w:tcPr>
                      <w:tcW w:w="2140" w:type="dxa"/>
                      <w:gridSpan w:val="2"/>
                      <w:tcBorders>
                        <w:top w:val="nil"/>
                        <w:left w:val="nil"/>
                        <w:bottom w:val="single" w:sz="4" w:space="0" w:color="auto"/>
                        <w:right w:val="single" w:sz="4" w:space="0" w:color="auto"/>
                      </w:tcBorders>
                      <w:noWrap/>
                      <w:vAlign w:val="bottom"/>
                      <w:hideMark/>
                    </w:tcPr>
                  </w:tcPrChange>
                </w:tcPr>
                <w:p w14:paraId="11AE7E12" w14:textId="77777777" w:rsidR="00155EDD" w:rsidRDefault="00155EDD" w:rsidP="00155EDD">
                  <w:pPr>
                    <w:jc w:val="center"/>
                    <w:rPr>
                      <w:ins w:id="458" w:author="Gannon, Hugh (Allianz Global Life)" w:date="2026-06-29T16:21:00Z" w16du:dateUtc="2026-06-29T15:21:00Z"/>
                      <w:rFonts w:ascii="Arial" w:hAnsi="Arial" w:cs="Arial"/>
                      <w:color w:val="000000"/>
                      <w:sz w:val="16"/>
                      <w:szCs w:val="16"/>
                    </w:rPr>
                  </w:pPr>
                  <w:ins w:id="459" w:author="Gannon, Hugh (Allianz Global Life)" w:date="2026-06-29T16:21:00Z" w16du:dateUtc="2026-06-29T15:21:00Z">
                    <w:r>
                      <w:rPr>
                        <w:rFonts w:ascii="Arial" w:hAnsi="Arial" w:cs="Arial"/>
                        <w:color w:val="000000"/>
                        <w:sz w:val="16"/>
                        <w:szCs w:val="16"/>
                      </w:rPr>
                      <w:t>100%</w:t>
                    </w:r>
                  </w:ins>
                </w:p>
              </w:tc>
              <w:tc>
                <w:tcPr>
                  <w:tcW w:w="1418" w:type="dxa"/>
                  <w:tcBorders>
                    <w:top w:val="nil"/>
                    <w:left w:val="nil"/>
                    <w:bottom w:val="single" w:sz="4" w:space="0" w:color="auto"/>
                    <w:right w:val="single" w:sz="4" w:space="0" w:color="auto"/>
                  </w:tcBorders>
                  <w:noWrap/>
                  <w:vAlign w:val="bottom"/>
                  <w:hideMark/>
                  <w:tcPrChange w:id="460" w:author="Gannon, Hugh (Allianz Global Life)" w:date="2026-06-29T16:22:00Z" w16du:dateUtc="2026-06-29T15:22:00Z">
                    <w:tcPr>
                      <w:tcW w:w="1720" w:type="dxa"/>
                      <w:gridSpan w:val="3"/>
                      <w:tcBorders>
                        <w:top w:val="nil"/>
                        <w:left w:val="nil"/>
                        <w:bottom w:val="single" w:sz="4" w:space="0" w:color="auto"/>
                        <w:right w:val="single" w:sz="4" w:space="0" w:color="auto"/>
                      </w:tcBorders>
                      <w:noWrap/>
                      <w:vAlign w:val="bottom"/>
                      <w:hideMark/>
                    </w:tcPr>
                  </w:tcPrChange>
                </w:tcPr>
                <w:p w14:paraId="6E273035" w14:textId="77777777" w:rsidR="00155EDD" w:rsidRDefault="00155EDD" w:rsidP="00155EDD">
                  <w:pPr>
                    <w:jc w:val="center"/>
                    <w:rPr>
                      <w:ins w:id="461" w:author="Gannon, Hugh (Allianz Global Life)" w:date="2026-06-29T16:21:00Z" w16du:dateUtc="2026-06-29T15:21:00Z"/>
                      <w:rFonts w:ascii="Arial" w:hAnsi="Arial" w:cs="Arial"/>
                      <w:color w:val="000000"/>
                      <w:sz w:val="16"/>
                      <w:szCs w:val="16"/>
                    </w:rPr>
                  </w:pPr>
                  <w:ins w:id="462" w:author="Gannon, Hugh (Allianz Global Life)" w:date="2026-06-29T16:21:00Z" w16du:dateUtc="2026-06-29T15:21:00Z">
                    <w:r>
                      <w:rPr>
                        <w:rFonts w:ascii="Arial" w:hAnsi="Arial" w:cs="Arial"/>
                        <w:color w:val="000000"/>
                        <w:sz w:val="16"/>
                        <w:szCs w:val="16"/>
                      </w:rPr>
                      <w:t>0% to 4%</w:t>
                    </w:r>
                  </w:ins>
                </w:p>
              </w:tc>
              <w:tc>
                <w:tcPr>
                  <w:tcW w:w="1417" w:type="dxa"/>
                  <w:tcBorders>
                    <w:top w:val="nil"/>
                    <w:left w:val="nil"/>
                    <w:bottom w:val="single" w:sz="4" w:space="0" w:color="auto"/>
                    <w:right w:val="single" w:sz="4" w:space="0" w:color="auto"/>
                  </w:tcBorders>
                  <w:noWrap/>
                  <w:vAlign w:val="bottom"/>
                  <w:hideMark/>
                  <w:tcPrChange w:id="463" w:author="Gannon, Hugh (Allianz Global Life)" w:date="2026-06-29T16:22:00Z" w16du:dateUtc="2026-06-29T15:22:00Z">
                    <w:tcPr>
                      <w:tcW w:w="1880" w:type="dxa"/>
                      <w:tcBorders>
                        <w:top w:val="nil"/>
                        <w:left w:val="nil"/>
                        <w:bottom w:val="single" w:sz="4" w:space="0" w:color="auto"/>
                        <w:right w:val="single" w:sz="4" w:space="0" w:color="auto"/>
                      </w:tcBorders>
                      <w:noWrap/>
                      <w:vAlign w:val="bottom"/>
                      <w:hideMark/>
                    </w:tcPr>
                  </w:tcPrChange>
                </w:tcPr>
                <w:p w14:paraId="70715FE1" w14:textId="77777777" w:rsidR="00155EDD" w:rsidRDefault="00155EDD" w:rsidP="00155EDD">
                  <w:pPr>
                    <w:jc w:val="center"/>
                    <w:rPr>
                      <w:ins w:id="464" w:author="Gannon, Hugh (Allianz Global Life)" w:date="2026-06-29T16:21:00Z" w16du:dateUtc="2026-06-29T15:21:00Z"/>
                      <w:rFonts w:ascii="Arial" w:hAnsi="Arial" w:cs="Arial"/>
                      <w:color w:val="000000"/>
                      <w:sz w:val="16"/>
                      <w:szCs w:val="16"/>
                    </w:rPr>
                  </w:pPr>
                  <w:ins w:id="465" w:author="Gannon, Hugh (Allianz Global Life)" w:date="2026-06-29T16:21:00Z" w16du:dateUtc="2026-06-29T15:21:00Z">
                    <w:r>
                      <w:rPr>
                        <w:rFonts w:ascii="Arial" w:hAnsi="Arial" w:cs="Arial"/>
                        <w:color w:val="000000"/>
                        <w:sz w:val="16"/>
                        <w:szCs w:val="16"/>
                      </w:rPr>
                      <w:t>99% to 103%</w:t>
                    </w:r>
                  </w:ins>
                </w:p>
              </w:tc>
            </w:tr>
            <w:tr w:rsidR="00155EDD" w14:paraId="21895322" w14:textId="77777777" w:rsidTr="00155EDD">
              <w:trPr>
                <w:trHeight w:val="255"/>
                <w:ins w:id="466" w:author="Gannon, Hugh (Allianz Global Life)" w:date="2026-06-29T16:21:00Z"/>
                <w:trPrChange w:id="467" w:author="Gannon, Hugh (Allianz Global Life)" w:date="2026-06-29T16:22:00Z" w16du:dateUtc="2026-06-29T15:22:00Z">
                  <w:trPr>
                    <w:trHeight w:val="255"/>
                  </w:trPr>
                </w:trPrChange>
              </w:trPr>
              <w:tc>
                <w:tcPr>
                  <w:tcW w:w="1000" w:type="dxa"/>
                  <w:tcBorders>
                    <w:top w:val="nil"/>
                    <w:left w:val="single" w:sz="4" w:space="0" w:color="auto"/>
                    <w:bottom w:val="single" w:sz="4" w:space="0" w:color="auto"/>
                    <w:right w:val="single" w:sz="4" w:space="0" w:color="auto"/>
                  </w:tcBorders>
                  <w:noWrap/>
                  <w:vAlign w:val="bottom"/>
                  <w:hideMark/>
                  <w:tcPrChange w:id="468" w:author="Gannon, Hugh (Allianz Global Life)" w:date="2026-06-29T16:22:00Z" w16du:dateUtc="2026-06-29T15:22:00Z">
                    <w:tcPr>
                      <w:tcW w:w="1000" w:type="dxa"/>
                      <w:tcBorders>
                        <w:top w:val="nil"/>
                        <w:left w:val="single" w:sz="4" w:space="0" w:color="auto"/>
                        <w:bottom w:val="single" w:sz="4" w:space="0" w:color="auto"/>
                        <w:right w:val="single" w:sz="4" w:space="0" w:color="auto"/>
                      </w:tcBorders>
                      <w:noWrap/>
                      <w:vAlign w:val="bottom"/>
                      <w:hideMark/>
                    </w:tcPr>
                  </w:tcPrChange>
                </w:tcPr>
                <w:p w14:paraId="475782D9" w14:textId="77777777" w:rsidR="00155EDD" w:rsidRDefault="00155EDD" w:rsidP="00155EDD">
                  <w:pPr>
                    <w:jc w:val="center"/>
                    <w:rPr>
                      <w:ins w:id="469" w:author="Gannon, Hugh (Allianz Global Life)" w:date="2026-06-29T16:21:00Z" w16du:dateUtc="2026-06-29T15:21:00Z"/>
                      <w:rFonts w:ascii="Arial" w:hAnsi="Arial" w:cs="Arial"/>
                      <w:color w:val="000000"/>
                      <w:sz w:val="16"/>
                      <w:szCs w:val="16"/>
                    </w:rPr>
                  </w:pPr>
                  <w:ins w:id="470" w:author="Gannon, Hugh (Allianz Global Life)" w:date="2026-06-29T16:21:00Z" w16du:dateUtc="2026-06-29T15:21:00Z">
                    <w:r>
                      <w:rPr>
                        <w:rFonts w:ascii="Arial" w:hAnsi="Arial" w:cs="Arial"/>
                        <w:color w:val="000000"/>
                        <w:sz w:val="16"/>
                        <w:szCs w:val="16"/>
                      </w:rPr>
                      <w:t>D5</w:t>
                    </w:r>
                  </w:ins>
                </w:p>
              </w:tc>
              <w:tc>
                <w:tcPr>
                  <w:tcW w:w="1446" w:type="dxa"/>
                  <w:tcBorders>
                    <w:top w:val="nil"/>
                    <w:left w:val="nil"/>
                    <w:bottom w:val="single" w:sz="4" w:space="0" w:color="auto"/>
                    <w:right w:val="single" w:sz="4" w:space="0" w:color="auto"/>
                  </w:tcBorders>
                  <w:noWrap/>
                  <w:vAlign w:val="bottom"/>
                  <w:hideMark/>
                  <w:tcPrChange w:id="471" w:author="Gannon, Hugh (Allianz Global Life)" w:date="2026-06-29T16:22:00Z" w16du:dateUtc="2026-06-29T15:22:00Z">
                    <w:tcPr>
                      <w:tcW w:w="2200" w:type="dxa"/>
                      <w:gridSpan w:val="2"/>
                      <w:tcBorders>
                        <w:top w:val="nil"/>
                        <w:left w:val="nil"/>
                        <w:bottom w:val="single" w:sz="4" w:space="0" w:color="auto"/>
                        <w:right w:val="single" w:sz="4" w:space="0" w:color="auto"/>
                      </w:tcBorders>
                      <w:noWrap/>
                      <w:vAlign w:val="bottom"/>
                      <w:hideMark/>
                    </w:tcPr>
                  </w:tcPrChange>
                </w:tcPr>
                <w:p w14:paraId="0343AA49" w14:textId="77777777" w:rsidR="00155EDD" w:rsidRDefault="00155EDD" w:rsidP="00155EDD">
                  <w:pPr>
                    <w:jc w:val="center"/>
                    <w:rPr>
                      <w:ins w:id="472" w:author="Gannon, Hugh (Allianz Global Life)" w:date="2026-06-29T16:21:00Z" w16du:dateUtc="2026-06-29T15:21:00Z"/>
                      <w:rFonts w:ascii="Arial" w:hAnsi="Arial" w:cs="Arial"/>
                      <w:color w:val="000000"/>
                      <w:sz w:val="16"/>
                      <w:szCs w:val="16"/>
                    </w:rPr>
                  </w:pPr>
                  <w:ins w:id="473" w:author="Gannon, Hugh (Allianz Global Life)" w:date="2026-06-29T16:21:00Z" w16du:dateUtc="2026-06-29T15:21:00Z">
                    <w:r>
                      <w:rPr>
                        <w:rFonts w:ascii="Arial" w:hAnsi="Arial" w:cs="Arial"/>
                        <w:color w:val="000000"/>
                        <w:sz w:val="16"/>
                        <w:szCs w:val="16"/>
                      </w:rPr>
                      <w:t>4.00%</w:t>
                    </w:r>
                  </w:ins>
                </w:p>
              </w:tc>
              <w:tc>
                <w:tcPr>
                  <w:tcW w:w="1701" w:type="dxa"/>
                  <w:tcBorders>
                    <w:top w:val="nil"/>
                    <w:left w:val="nil"/>
                    <w:bottom w:val="single" w:sz="4" w:space="0" w:color="auto"/>
                    <w:right w:val="single" w:sz="4" w:space="0" w:color="auto"/>
                  </w:tcBorders>
                  <w:noWrap/>
                  <w:vAlign w:val="bottom"/>
                  <w:hideMark/>
                  <w:tcPrChange w:id="474" w:author="Gannon, Hugh (Allianz Global Life)" w:date="2026-06-29T16:22:00Z" w16du:dateUtc="2026-06-29T15:22:00Z">
                    <w:tcPr>
                      <w:tcW w:w="2140" w:type="dxa"/>
                      <w:gridSpan w:val="2"/>
                      <w:tcBorders>
                        <w:top w:val="nil"/>
                        <w:left w:val="nil"/>
                        <w:bottom w:val="single" w:sz="4" w:space="0" w:color="auto"/>
                        <w:right w:val="single" w:sz="4" w:space="0" w:color="auto"/>
                      </w:tcBorders>
                      <w:noWrap/>
                      <w:vAlign w:val="bottom"/>
                      <w:hideMark/>
                    </w:tcPr>
                  </w:tcPrChange>
                </w:tcPr>
                <w:p w14:paraId="55E851C3" w14:textId="77777777" w:rsidR="00155EDD" w:rsidRDefault="00155EDD" w:rsidP="00155EDD">
                  <w:pPr>
                    <w:jc w:val="center"/>
                    <w:rPr>
                      <w:ins w:id="475" w:author="Gannon, Hugh (Allianz Global Life)" w:date="2026-06-29T16:21:00Z" w16du:dateUtc="2026-06-29T15:21:00Z"/>
                      <w:rFonts w:ascii="Arial" w:hAnsi="Arial" w:cs="Arial"/>
                      <w:color w:val="000000"/>
                      <w:sz w:val="16"/>
                      <w:szCs w:val="16"/>
                    </w:rPr>
                  </w:pPr>
                  <w:ins w:id="476" w:author="Gannon, Hugh (Allianz Global Life)" w:date="2026-06-29T16:21:00Z" w16du:dateUtc="2026-06-29T15:21:00Z">
                    <w:r>
                      <w:rPr>
                        <w:rFonts w:ascii="Arial" w:hAnsi="Arial" w:cs="Arial"/>
                        <w:color w:val="000000"/>
                        <w:sz w:val="16"/>
                        <w:szCs w:val="16"/>
                      </w:rPr>
                      <w:t>100%</w:t>
                    </w:r>
                  </w:ins>
                </w:p>
              </w:tc>
              <w:tc>
                <w:tcPr>
                  <w:tcW w:w="1418" w:type="dxa"/>
                  <w:tcBorders>
                    <w:top w:val="nil"/>
                    <w:left w:val="nil"/>
                    <w:bottom w:val="single" w:sz="4" w:space="0" w:color="auto"/>
                    <w:right w:val="single" w:sz="4" w:space="0" w:color="auto"/>
                  </w:tcBorders>
                  <w:noWrap/>
                  <w:vAlign w:val="bottom"/>
                  <w:hideMark/>
                  <w:tcPrChange w:id="477" w:author="Gannon, Hugh (Allianz Global Life)" w:date="2026-06-29T16:22:00Z" w16du:dateUtc="2026-06-29T15:22:00Z">
                    <w:tcPr>
                      <w:tcW w:w="1720" w:type="dxa"/>
                      <w:gridSpan w:val="3"/>
                      <w:tcBorders>
                        <w:top w:val="nil"/>
                        <w:left w:val="nil"/>
                        <w:bottom w:val="single" w:sz="4" w:space="0" w:color="auto"/>
                        <w:right w:val="single" w:sz="4" w:space="0" w:color="auto"/>
                      </w:tcBorders>
                      <w:noWrap/>
                      <w:vAlign w:val="bottom"/>
                      <w:hideMark/>
                    </w:tcPr>
                  </w:tcPrChange>
                </w:tcPr>
                <w:p w14:paraId="4C959C3A" w14:textId="77777777" w:rsidR="00155EDD" w:rsidRDefault="00155EDD" w:rsidP="00155EDD">
                  <w:pPr>
                    <w:jc w:val="center"/>
                    <w:rPr>
                      <w:ins w:id="478" w:author="Gannon, Hugh (Allianz Global Life)" w:date="2026-06-29T16:21:00Z" w16du:dateUtc="2026-06-29T15:21:00Z"/>
                      <w:rFonts w:ascii="Arial" w:hAnsi="Arial" w:cs="Arial"/>
                      <w:color w:val="000000"/>
                      <w:sz w:val="16"/>
                      <w:szCs w:val="16"/>
                    </w:rPr>
                  </w:pPr>
                  <w:ins w:id="479" w:author="Gannon, Hugh (Allianz Global Life)" w:date="2026-06-29T16:21:00Z" w16du:dateUtc="2026-06-29T15:21:00Z">
                    <w:r>
                      <w:rPr>
                        <w:rFonts w:ascii="Arial" w:hAnsi="Arial" w:cs="Arial"/>
                        <w:color w:val="000000"/>
                        <w:sz w:val="16"/>
                        <w:szCs w:val="16"/>
                      </w:rPr>
                      <w:t>0% to 4%</w:t>
                    </w:r>
                  </w:ins>
                </w:p>
              </w:tc>
              <w:tc>
                <w:tcPr>
                  <w:tcW w:w="1417" w:type="dxa"/>
                  <w:tcBorders>
                    <w:top w:val="nil"/>
                    <w:left w:val="nil"/>
                    <w:bottom w:val="single" w:sz="4" w:space="0" w:color="auto"/>
                    <w:right w:val="single" w:sz="4" w:space="0" w:color="auto"/>
                  </w:tcBorders>
                  <w:noWrap/>
                  <w:vAlign w:val="bottom"/>
                  <w:hideMark/>
                  <w:tcPrChange w:id="480" w:author="Gannon, Hugh (Allianz Global Life)" w:date="2026-06-29T16:22:00Z" w16du:dateUtc="2026-06-29T15:22:00Z">
                    <w:tcPr>
                      <w:tcW w:w="1880" w:type="dxa"/>
                      <w:tcBorders>
                        <w:top w:val="nil"/>
                        <w:left w:val="nil"/>
                        <w:bottom w:val="single" w:sz="4" w:space="0" w:color="auto"/>
                        <w:right w:val="single" w:sz="4" w:space="0" w:color="auto"/>
                      </w:tcBorders>
                      <w:noWrap/>
                      <w:vAlign w:val="bottom"/>
                      <w:hideMark/>
                    </w:tcPr>
                  </w:tcPrChange>
                </w:tcPr>
                <w:p w14:paraId="22974D9D" w14:textId="77777777" w:rsidR="00155EDD" w:rsidRDefault="00155EDD" w:rsidP="00155EDD">
                  <w:pPr>
                    <w:jc w:val="center"/>
                    <w:rPr>
                      <w:ins w:id="481" w:author="Gannon, Hugh (Allianz Global Life)" w:date="2026-06-29T16:21:00Z" w16du:dateUtc="2026-06-29T15:21:00Z"/>
                      <w:rFonts w:ascii="Arial" w:hAnsi="Arial" w:cs="Arial"/>
                      <w:color w:val="000000"/>
                      <w:sz w:val="16"/>
                      <w:szCs w:val="16"/>
                    </w:rPr>
                  </w:pPr>
                  <w:ins w:id="482" w:author="Gannon, Hugh (Allianz Global Life)" w:date="2026-06-29T16:21:00Z" w16du:dateUtc="2026-06-29T15:21:00Z">
                    <w:r>
                      <w:rPr>
                        <w:rFonts w:ascii="Arial" w:hAnsi="Arial" w:cs="Arial"/>
                        <w:color w:val="000000"/>
                        <w:sz w:val="16"/>
                        <w:szCs w:val="16"/>
                      </w:rPr>
                      <w:t>100% to 104%</w:t>
                    </w:r>
                  </w:ins>
                </w:p>
              </w:tc>
            </w:tr>
            <w:tr w:rsidR="00155EDD" w14:paraId="77574137" w14:textId="77777777" w:rsidTr="00155EDD">
              <w:trPr>
                <w:trHeight w:val="255"/>
                <w:ins w:id="483" w:author="Gannon, Hugh (Allianz Global Life)" w:date="2026-06-29T16:21:00Z"/>
                <w:trPrChange w:id="484" w:author="Gannon, Hugh (Allianz Global Life)" w:date="2026-06-29T16:22:00Z" w16du:dateUtc="2026-06-29T15:22:00Z">
                  <w:trPr>
                    <w:trHeight w:val="255"/>
                  </w:trPr>
                </w:trPrChange>
              </w:trPr>
              <w:tc>
                <w:tcPr>
                  <w:tcW w:w="1000" w:type="dxa"/>
                  <w:tcBorders>
                    <w:top w:val="nil"/>
                    <w:left w:val="single" w:sz="4" w:space="0" w:color="auto"/>
                    <w:bottom w:val="single" w:sz="4" w:space="0" w:color="auto"/>
                    <w:right w:val="single" w:sz="4" w:space="0" w:color="auto"/>
                  </w:tcBorders>
                  <w:noWrap/>
                  <w:vAlign w:val="bottom"/>
                  <w:hideMark/>
                  <w:tcPrChange w:id="485" w:author="Gannon, Hugh (Allianz Global Life)" w:date="2026-06-29T16:22:00Z" w16du:dateUtc="2026-06-29T15:22:00Z">
                    <w:tcPr>
                      <w:tcW w:w="1000" w:type="dxa"/>
                      <w:tcBorders>
                        <w:top w:val="nil"/>
                        <w:left w:val="single" w:sz="4" w:space="0" w:color="auto"/>
                        <w:bottom w:val="single" w:sz="4" w:space="0" w:color="auto"/>
                        <w:right w:val="single" w:sz="4" w:space="0" w:color="auto"/>
                      </w:tcBorders>
                      <w:noWrap/>
                      <w:vAlign w:val="bottom"/>
                      <w:hideMark/>
                    </w:tcPr>
                  </w:tcPrChange>
                </w:tcPr>
                <w:p w14:paraId="2C4703B0" w14:textId="77777777" w:rsidR="00155EDD" w:rsidRDefault="00155EDD" w:rsidP="00155EDD">
                  <w:pPr>
                    <w:jc w:val="center"/>
                    <w:rPr>
                      <w:ins w:id="486" w:author="Gannon, Hugh (Allianz Global Life)" w:date="2026-06-29T16:21:00Z" w16du:dateUtc="2026-06-29T15:21:00Z"/>
                      <w:rFonts w:ascii="Arial" w:hAnsi="Arial" w:cs="Arial"/>
                      <w:color w:val="000000"/>
                      <w:sz w:val="16"/>
                      <w:szCs w:val="16"/>
                    </w:rPr>
                  </w:pPr>
                  <w:ins w:id="487" w:author="Gannon, Hugh (Allianz Global Life)" w:date="2026-06-29T16:21:00Z" w16du:dateUtc="2026-06-29T15:21:00Z">
                    <w:r>
                      <w:rPr>
                        <w:rFonts w:ascii="Arial" w:hAnsi="Arial" w:cs="Arial"/>
                        <w:color w:val="000000"/>
                        <w:sz w:val="16"/>
                        <w:szCs w:val="16"/>
                      </w:rPr>
                      <w:t>D6</w:t>
                    </w:r>
                  </w:ins>
                </w:p>
              </w:tc>
              <w:tc>
                <w:tcPr>
                  <w:tcW w:w="1446" w:type="dxa"/>
                  <w:tcBorders>
                    <w:top w:val="nil"/>
                    <w:left w:val="nil"/>
                    <w:bottom w:val="single" w:sz="4" w:space="0" w:color="auto"/>
                    <w:right w:val="single" w:sz="4" w:space="0" w:color="auto"/>
                  </w:tcBorders>
                  <w:noWrap/>
                  <w:vAlign w:val="bottom"/>
                  <w:hideMark/>
                  <w:tcPrChange w:id="488" w:author="Gannon, Hugh (Allianz Global Life)" w:date="2026-06-29T16:22:00Z" w16du:dateUtc="2026-06-29T15:22:00Z">
                    <w:tcPr>
                      <w:tcW w:w="2200" w:type="dxa"/>
                      <w:gridSpan w:val="2"/>
                      <w:tcBorders>
                        <w:top w:val="nil"/>
                        <w:left w:val="nil"/>
                        <w:bottom w:val="single" w:sz="4" w:space="0" w:color="auto"/>
                        <w:right w:val="single" w:sz="4" w:space="0" w:color="auto"/>
                      </w:tcBorders>
                      <w:noWrap/>
                      <w:vAlign w:val="bottom"/>
                      <w:hideMark/>
                    </w:tcPr>
                  </w:tcPrChange>
                </w:tcPr>
                <w:p w14:paraId="3B654397" w14:textId="77777777" w:rsidR="00155EDD" w:rsidRDefault="00155EDD" w:rsidP="00155EDD">
                  <w:pPr>
                    <w:jc w:val="center"/>
                    <w:rPr>
                      <w:ins w:id="489" w:author="Gannon, Hugh (Allianz Global Life)" w:date="2026-06-29T16:21:00Z" w16du:dateUtc="2026-06-29T15:21:00Z"/>
                      <w:rFonts w:ascii="Arial" w:hAnsi="Arial" w:cs="Arial"/>
                      <w:color w:val="000000"/>
                      <w:sz w:val="16"/>
                      <w:szCs w:val="16"/>
                    </w:rPr>
                  </w:pPr>
                  <w:ins w:id="490" w:author="Gannon, Hugh (Allianz Global Life)" w:date="2026-06-29T16:21:00Z" w16du:dateUtc="2026-06-29T15:21:00Z">
                    <w:r>
                      <w:rPr>
                        <w:rFonts w:ascii="Arial" w:hAnsi="Arial" w:cs="Arial"/>
                        <w:color w:val="000000"/>
                        <w:sz w:val="16"/>
                        <w:szCs w:val="16"/>
                      </w:rPr>
                      <w:t>4.50%</w:t>
                    </w:r>
                  </w:ins>
                </w:p>
              </w:tc>
              <w:tc>
                <w:tcPr>
                  <w:tcW w:w="1701" w:type="dxa"/>
                  <w:tcBorders>
                    <w:top w:val="nil"/>
                    <w:left w:val="nil"/>
                    <w:bottom w:val="single" w:sz="4" w:space="0" w:color="auto"/>
                    <w:right w:val="single" w:sz="4" w:space="0" w:color="auto"/>
                  </w:tcBorders>
                  <w:noWrap/>
                  <w:vAlign w:val="bottom"/>
                  <w:hideMark/>
                  <w:tcPrChange w:id="491" w:author="Gannon, Hugh (Allianz Global Life)" w:date="2026-06-29T16:22:00Z" w16du:dateUtc="2026-06-29T15:22:00Z">
                    <w:tcPr>
                      <w:tcW w:w="2140" w:type="dxa"/>
                      <w:gridSpan w:val="2"/>
                      <w:tcBorders>
                        <w:top w:val="nil"/>
                        <w:left w:val="nil"/>
                        <w:bottom w:val="single" w:sz="4" w:space="0" w:color="auto"/>
                        <w:right w:val="single" w:sz="4" w:space="0" w:color="auto"/>
                      </w:tcBorders>
                      <w:noWrap/>
                      <w:vAlign w:val="bottom"/>
                      <w:hideMark/>
                    </w:tcPr>
                  </w:tcPrChange>
                </w:tcPr>
                <w:p w14:paraId="36DECABA" w14:textId="77777777" w:rsidR="00155EDD" w:rsidRDefault="00155EDD" w:rsidP="00155EDD">
                  <w:pPr>
                    <w:jc w:val="center"/>
                    <w:rPr>
                      <w:ins w:id="492" w:author="Gannon, Hugh (Allianz Global Life)" w:date="2026-06-29T16:21:00Z" w16du:dateUtc="2026-06-29T15:21:00Z"/>
                      <w:rFonts w:ascii="Arial" w:hAnsi="Arial" w:cs="Arial"/>
                      <w:color w:val="000000"/>
                      <w:sz w:val="16"/>
                      <w:szCs w:val="16"/>
                    </w:rPr>
                  </w:pPr>
                  <w:ins w:id="493" w:author="Gannon, Hugh (Allianz Global Life)" w:date="2026-06-29T16:21:00Z" w16du:dateUtc="2026-06-29T15:21:00Z">
                    <w:r>
                      <w:rPr>
                        <w:rFonts w:ascii="Arial" w:hAnsi="Arial" w:cs="Arial"/>
                        <w:color w:val="000000"/>
                        <w:sz w:val="16"/>
                        <w:szCs w:val="16"/>
                      </w:rPr>
                      <w:t>100%</w:t>
                    </w:r>
                  </w:ins>
                </w:p>
              </w:tc>
              <w:tc>
                <w:tcPr>
                  <w:tcW w:w="1418" w:type="dxa"/>
                  <w:tcBorders>
                    <w:top w:val="nil"/>
                    <w:left w:val="nil"/>
                    <w:bottom w:val="single" w:sz="4" w:space="0" w:color="auto"/>
                    <w:right w:val="single" w:sz="4" w:space="0" w:color="auto"/>
                  </w:tcBorders>
                  <w:noWrap/>
                  <w:vAlign w:val="bottom"/>
                  <w:hideMark/>
                  <w:tcPrChange w:id="494" w:author="Gannon, Hugh (Allianz Global Life)" w:date="2026-06-29T16:22:00Z" w16du:dateUtc="2026-06-29T15:22:00Z">
                    <w:tcPr>
                      <w:tcW w:w="1720" w:type="dxa"/>
                      <w:gridSpan w:val="3"/>
                      <w:tcBorders>
                        <w:top w:val="nil"/>
                        <w:left w:val="nil"/>
                        <w:bottom w:val="single" w:sz="4" w:space="0" w:color="auto"/>
                        <w:right w:val="single" w:sz="4" w:space="0" w:color="auto"/>
                      </w:tcBorders>
                      <w:noWrap/>
                      <w:vAlign w:val="bottom"/>
                      <w:hideMark/>
                    </w:tcPr>
                  </w:tcPrChange>
                </w:tcPr>
                <w:p w14:paraId="1C14175E" w14:textId="77777777" w:rsidR="00155EDD" w:rsidRDefault="00155EDD" w:rsidP="00155EDD">
                  <w:pPr>
                    <w:jc w:val="center"/>
                    <w:rPr>
                      <w:ins w:id="495" w:author="Gannon, Hugh (Allianz Global Life)" w:date="2026-06-29T16:21:00Z" w16du:dateUtc="2026-06-29T15:21:00Z"/>
                      <w:rFonts w:ascii="Arial" w:hAnsi="Arial" w:cs="Arial"/>
                      <w:color w:val="000000"/>
                      <w:sz w:val="16"/>
                      <w:szCs w:val="16"/>
                    </w:rPr>
                  </w:pPr>
                  <w:ins w:id="496" w:author="Gannon, Hugh (Allianz Global Life)" w:date="2026-06-29T16:21:00Z" w16du:dateUtc="2026-06-29T15:21:00Z">
                    <w:r>
                      <w:rPr>
                        <w:rFonts w:ascii="Arial" w:hAnsi="Arial" w:cs="Arial"/>
                        <w:color w:val="000000"/>
                        <w:sz w:val="16"/>
                        <w:szCs w:val="16"/>
                      </w:rPr>
                      <w:t>0% to 4.5%</w:t>
                    </w:r>
                  </w:ins>
                </w:p>
              </w:tc>
              <w:tc>
                <w:tcPr>
                  <w:tcW w:w="1417" w:type="dxa"/>
                  <w:tcBorders>
                    <w:top w:val="nil"/>
                    <w:left w:val="nil"/>
                    <w:bottom w:val="single" w:sz="4" w:space="0" w:color="auto"/>
                    <w:right w:val="single" w:sz="4" w:space="0" w:color="auto"/>
                  </w:tcBorders>
                  <w:noWrap/>
                  <w:vAlign w:val="bottom"/>
                  <w:hideMark/>
                  <w:tcPrChange w:id="497" w:author="Gannon, Hugh (Allianz Global Life)" w:date="2026-06-29T16:22:00Z" w16du:dateUtc="2026-06-29T15:22:00Z">
                    <w:tcPr>
                      <w:tcW w:w="1880" w:type="dxa"/>
                      <w:tcBorders>
                        <w:top w:val="nil"/>
                        <w:left w:val="nil"/>
                        <w:bottom w:val="single" w:sz="4" w:space="0" w:color="auto"/>
                        <w:right w:val="single" w:sz="4" w:space="0" w:color="auto"/>
                      </w:tcBorders>
                      <w:noWrap/>
                      <w:vAlign w:val="bottom"/>
                      <w:hideMark/>
                    </w:tcPr>
                  </w:tcPrChange>
                </w:tcPr>
                <w:p w14:paraId="49D123CD" w14:textId="77777777" w:rsidR="00155EDD" w:rsidRDefault="00155EDD" w:rsidP="00155EDD">
                  <w:pPr>
                    <w:jc w:val="center"/>
                    <w:rPr>
                      <w:ins w:id="498" w:author="Gannon, Hugh (Allianz Global Life)" w:date="2026-06-29T16:21:00Z" w16du:dateUtc="2026-06-29T15:21:00Z"/>
                      <w:rFonts w:ascii="Arial" w:hAnsi="Arial" w:cs="Arial"/>
                      <w:color w:val="000000"/>
                      <w:sz w:val="16"/>
                      <w:szCs w:val="16"/>
                    </w:rPr>
                  </w:pPr>
                  <w:ins w:id="499" w:author="Gannon, Hugh (Allianz Global Life)" w:date="2026-06-29T16:21:00Z" w16du:dateUtc="2026-06-29T15:21:00Z">
                    <w:r>
                      <w:rPr>
                        <w:rFonts w:ascii="Arial" w:hAnsi="Arial" w:cs="Arial"/>
                        <w:color w:val="000000"/>
                        <w:sz w:val="16"/>
                        <w:szCs w:val="16"/>
                      </w:rPr>
                      <w:t>100% to 104.5%</w:t>
                    </w:r>
                  </w:ins>
                </w:p>
              </w:tc>
            </w:tr>
            <w:tr w:rsidR="00155EDD" w14:paraId="35FACF1E" w14:textId="77777777" w:rsidTr="00155EDD">
              <w:trPr>
                <w:trHeight w:val="255"/>
                <w:ins w:id="500" w:author="Gannon, Hugh (Allianz Global Life)" w:date="2026-06-29T16:21:00Z"/>
                <w:trPrChange w:id="501" w:author="Gannon, Hugh (Allianz Global Life)" w:date="2026-06-29T16:22:00Z" w16du:dateUtc="2026-06-29T15:22:00Z">
                  <w:trPr>
                    <w:trHeight w:val="255"/>
                  </w:trPr>
                </w:trPrChange>
              </w:trPr>
              <w:tc>
                <w:tcPr>
                  <w:tcW w:w="1000" w:type="dxa"/>
                  <w:tcBorders>
                    <w:top w:val="nil"/>
                    <w:left w:val="single" w:sz="4" w:space="0" w:color="auto"/>
                    <w:bottom w:val="single" w:sz="4" w:space="0" w:color="auto"/>
                    <w:right w:val="single" w:sz="4" w:space="0" w:color="auto"/>
                  </w:tcBorders>
                  <w:noWrap/>
                  <w:vAlign w:val="bottom"/>
                  <w:hideMark/>
                  <w:tcPrChange w:id="502" w:author="Gannon, Hugh (Allianz Global Life)" w:date="2026-06-29T16:22:00Z" w16du:dateUtc="2026-06-29T15:22:00Z">
                    <w:tcPr>
                      <w:tcW w:w="1000" w:type="dxa"/>
                      <w:tcBorders>
                        <w:top w:val="nil"/>
                        <w:left w:val="single" w:sz="4" w:space="0" w:color="auto"/>
                        <w:bottom w:val="single" w:sz="4" w:space="0" w:color="auto"/>
                        <w:right w:val="single" w:sz="4" w:space="0" w:color="auto"/>
                      </w:tcBorders>
                      <w:noWrap/>
                      <w:vAlign w:val="bottom"/>
                      <w:hideMark/>
                    </w:tcPr>
                  </w:tcPrChange>
                </w:tcPr>
                <w:p w14:paraId="696DE1B3" w14:textId="77777777" w:rsidR="00155EDD" w:rsidRDefault="00155EDD" w:rsidP="00155EDD">
                  <w:pPr>
                    <w:jc w:val="center"/>
                    <w:rPr>
                      <w:ins w:id="503" w:author="Gannon, Hugh (Allianz Global Life)" w:date="2026-06-29T16:21:00Z" w16du:dateUtc="2026-06-29T15:21:00Z"/>
                      <w:rFonts w:ascii="Arial" w:hAnsi="Arial" w:cs="Arial"/>
                      <w:color w:val="000000"/>
                      <w:sz w:val="16"/>
                      <w:szCs w:val="16"/>
                    </w:rPr>
                  </w:pPr>
                  <w:ins w:id="504" w:author="Gannon, Hugh (Allianz Global Life)" w:date="2026-06-29T16:21:00Z" w16du:dateUtc="2026-06-29T15:21:00Z">
                    <w:r>
                      <w:rPr>
                        <w:rFonts w:ascii="Arial" w:hAnsi="Arial" w:cs="Arial"/>
                        <w:color w:val="000000"/>
                        <w:sz w:val="16"/>
                        <w:szCs w:val="16"/>
                      </w:rPr>
                      <w:t>E1</w:t>
                    </w:r>
                  </w:ins>
                </w:p>
              </w:tc>
              <w:tc>
                <w:tcPr>
                  <w:tcW w:w="1446" w:type="dxa"/>
                  <w:tcBorders>
                    <w:top w:val="nil"/>
                    <w:left w:val="nil"/>
                    <w:bottom w:val="single" w:sz="4" w:space="0" w:color="auto"/>
                    <w:right w:val="single" w:sz="4" w:space="0" w:color="auto"/>
                  </w:tcBorders>
                  <w:noWrap/>
                  <w:vAlign w:val="bottom"/>
                  <w:hideMark/>
                  <w:tcPrChange w:id="505" w:author="Gannon, Hugh (Allianz Global Life)" w:date="2026-06-29T16:22:00Z" w16du:dateUtc="2026-06-29T15:22:00Z">
                    <w:tcPr>
                      <w:tcW w:w="2200" w:type="dxa"/>
                      <w:gridSpan w:val="2"/>
                      <w:tcBorders>
                        <w:top w:val="nil"/>
                        <w:left w:val="nil"/>
                        <w:bottom w:val="single" w:sz="4" w:space="0" w:color="auto"/>
                        <w:right w:val="single" w:sz="4" w:space="0" w:color="auto"/>
                      </w:tcBorders>
                      <w:noWrap/>
                      <w:vAlign w:val="bottom"/>
                      <w:hideMark/>
                    </w:tcPr>
                  </w:tcPrChange>
                </w:tcPr>
                <w:p w14:paraId="377880A5" w14:textId="77777777" w:rsidR="00155EDD" w:rsidRDefault="00155EDD" w:rsidP="00155EDD">
                  <w:pPr>
                    <w:jc w:val="center"/>
                    <w:rPr>
                      <w:ins w:id="506" w:author="Gannon, Hugh (Allianz Global Life)" w:date="2026-06-29T16:21:00Z" w16du:dateUtc="2026-06-29T15:21:00Z"/>
                      <w:rFonts w:ascii="Arial" w:hAnsi="Arial" w:cs="Arial"/>
                      <w:color w:val="000000"/>
                      <w:sz w:val="16"/>
                      <w:szCs w:val="16"/>
                    </w:rPr>
                  </w:pPr>
                  <w:ins w:id="507" w:author="Gannon, Hugh (Allianz Global Life)" w:date="2026-06-29T16:21:00Z" w16du:dateUtc="2026-06-29T15:21:00Z">
                    <w:r>
                      <w:rPr>
                        <w:rFonts w:ascii="Arial" w:hAnsi="Arial" w:cs="Arial"/>
                        <w:color w:val="000000"/>
                        <w:sz w:val="16"/>
                        <w:szCs w:val="16"/>
                      </w:rPr>
                      <w:t>0.00%</w:t>
                    </w:r>
                  </w:ins>
                </w:p>
              </w:tc>
              <w:tc>
                <w:tcPr>
                  <w:tcW w:w="1701" w:type="dxa"/>
                  <w:tcBorders>
                    <w:top w:val="nil"/>
                    <w:left w:val="nil"/>
                    <w:bottom w:val="single" w:sz="4" w:space="0" w:color="auto"/>
                    <w:right w:val="single" w:sz="4" w:space="0" w:color="auto"/>
                  </w:tcBorders>
                  <w:noWrap/>
                  <w:vAlign w:val="bottom"/>
                  <w:hideMark/>
                  <w:tcPrChange w:id="508" w:author="Gannon, Hugh (Allianz Global Life)" w:date="2026-06-29T16:22:00Z" w16du:dateUtc="2026-06-29T15:22:00Z">
                    <w:tcPr>
                      <w:tcW w:w="2140" w:type="dxa"/>
                      <w:gridSpan w:val="2"/>
                      <w:tcBorders>
                        <w:top w:val="nil"/>
                        <w:left w:val="nil"/>
                        <w:bottom w:val="single" w:sz="4" w:space="0" w:color="auto"/>
                        <w:right w:val="single" w:sz="4" w:space="0" w:color="auto"/>
                      </w:tcBorders>
                      <w:noWrap/>
                      <w:vAlign w:val="bottom"/>
                      <w:hideMark/>
                    </w:tcPr>
                  </w:tcPrChange>
                </w:tcPr>
                <w:p w14:paraId="24EC1402" w14:textId="77777777" w:rsidR="00155EDD" w:rsidRDefault="00155EDD" w:rsidP="00155EDD">
                  <w:pPr>
                    <w:jc w:val="center"/>
                    <w:rPr>
                      <w:ins w:id="509" w:author="Gannon, Hugh (Allianz Global Life)" w:date="2026-06-29T16:21:00Z" w16du:dateUtc="2026-06-29T15:21:00Z"/>
                      <w:rFonts w:ascii="Arial" w:hAnsi="Arial" w:cs="Arial"/>
                      <w:color w:val="000000"/>
                      <w:sz w:val="16"/>
                      <w:szCs w:val="16"/>
                    </w:rPr>
                  </w:pPr>
                  <w:ins w:id="510" w:author="Gannon, Hugh (Allianz Global Life)" w:date="2026-06-29T16:21:00Z" w16du:dateUtc="2026-06-29T15:21:00Z">
                    <w:r>
                      <w:rPr>
                        <w:rFonts w:ascii="Arial" w:hAnsi="Arial" w:cs="Arial"/>
                        <w:color w:val="000000"/>
                        <w:sz w:val="16"/>
                        <w:szCs w:val="16"/>
                      </w:rPr>
                      <w:t>100%</w:t>
                    </w:r>
                  </w:ins>
                </w:p>
              </w:tc>
              <w:tc>
                <w:tcPr>
                  <w:tcW w:w="1418" w:type="dxa"/>
                  <w:tcBorders>
                    <w:top w:val="nil"/>
                    <w:left w:val="nil"/>
                    <w:bottom w:val="single" w:sz="4" w:space="0" w:color="auto"/>
                    <w:right w:val="single" w:sz="4" w:space="0" w:color="auto"/>
                  </w:tcBorders>
                  <w:noWrap/>
                  <w:vAlign w:val="bottom"/>
                  <w:hideMark/>
                  <w:tcPrChange w:id="511" w:author="Gannon, Hugh (Allianz Global Life)" w:date="2026-06-29T16:22:00Z" w16du:dateUtc="2026-06-29T15:22:00Z">
                    <w:tcPr>
                      <w:tcW w:w="1720" w:type="dxa"/>
                      <w:gridSpan w:val="3"/>
                      <w:tcBorders>
                        <w:top w:val="nil"/>
                        <w:left w:val="nil"/>
                        <w:bottom w:val="single" w:sz="4" w:space="0" w:color="auto"/>
                        <w:right w:val="single" w:sz="4" w:space="0" w:color="auto"/>
                      </w:tcBorders>
                      <w:noWrap/>
                      <w:vAlign w:val="bottom"/>
                      <w:hideMark/>
                    </w:tcPr>
                  </w:tcPrChange>
                </w:tcPr>
                <w:p w14:paraId="0FC850F2" w14:textId="77777777" w:rsidR="00155EDD" w:rsidRDefault="00155EDD" w:rsidP="00155EDD">
                  <w:pPr>
                    <w:jc w:val="center"/>
                    <w:rPr>
                      <w:ins w:id="512" w:author="Gannon, Hugh (Allianz Global Life)" w:date="2026-06-29T16:21:00Z" w16du:dateUtc="2026-06-29T15:21:00Z"/>
                      <w:rFonts w:ascii="Arial" w:hAnsi="Arial" w:cs="Arial"/>
                      <w:color w:val="000000"/>
                      <w:sz w:val="16"/>
                      <w:szCs w:val="16"/>
                    </w:rPr>
                  </w:pPr>
                  <w:ins w:id="513" w:author="Gannon, Hugh (Allianz Global Life)" w:date="2026-06-29T16:21:00Z" w16du:dateUtc="2026-06-29T15:21:00Z">
                    <w:r>
                      <w:rPr>
                        <w:rFonts w:ascii="Arial" w:hAnsi="Arial" w:cs="Arial"/>
                        <w:color w:val="000000"/>
                        <w:sz w:val="16"/>
                        <w:szCs w:val="16"/>
                      </w:rPr>
                      <w:t>0% to 4%</w:t>
                    </w:r>
                  </w:ins>
                </w:p>
              </w:tc>
              <w:tc>
                <w:tcPr>
                  <w:tcW w:w="1417" w:type="dxa"/>
                  <w:tcBorders>
                    <w:top w:val="nil"/>
                    <w:left w:val="nil"/>
                    <w:bottom w:val="single" w:sz="4" w:space="0" w:color="auto"/>
                    <w:right w:val="single" w:sz="4" w:space="0" w:color="auto"/>
                  </w:tcBorders>
                  <w:noWrap/>
                  <w:vAlign w:val="bottom"/>
                  <w:hideMark/>
                  <w:tcPrChange w:id="514" w:author="Gannon, Hugh (Allianz Global Life)" w:date="2026-06-29T16:22:00Z" w16du:dateUtc="2026-06-29T15:22:00Z">
                    <w:tcPr>
                      <w:tcW w:w="1880" w:type="dxa"/>
                      <w:tcBorders>
                        <w:top w:val="nil"/>
                        <w:left w:val="nil"/>
                        <w:bottom w:val="single" w:sz="4" w:space="0" w:color="auto"/>
                        <w:right w:val="single" w:sz="4" w:space="0" w:color="auto"/>
                      </w:tcBorders>
                      <w:noWrap/>
                      <w:vAlign w:val="bottom"/>
                      <w:hideMark/>
                    </w:tcPr>
                  </w:tcPrChange>
                </w:tcPr>
                <w:p w14:paraId="12D5FA95" w14:textId="77777777" w:rsidR="00155EDD" w:rsidRDefault="00155EDD" w:rsidP="00155EDD">
                  <w:pPr>
                    <w:jc w:val="center"/>
                    <w:rPr>
                      <w:ins w:id="515" w:author="Gannon, Hugh (Allianz Global Life)" w:date="2026-06-29T16:21:00Z" w16du:dateUtc="2026-06-29T15:21:00Z"/>
                      <w:rFonts w:ascii="Arial" w:hAnsi="Arial" w:cs="Arial"/>
                      <w:color w:val="000000"/>
                      <w:sz w:val="16"/>
                      <w:szCs w:val="16"/>
                    </w:rPr>
                  </w:pPr>
                  <w:ins w:id="516" w:author="Gannon, Hugh (Allianz Global Life)" w:date="2026-06-29T16:21:00Z" w16du:dateUtc="2026-06-29T15:21:00Z">
                    <w:r>
                      <w:rPr>
                        <w:rFonts w:ascii="Arial" w:hAnsi="Arial" w:cs="Arial"/>
                        <w:color w:val="000000"/>
                        <w:sz w:val="16"/>
                        <w:szCs w:val="16"/>
                      </w:rPr>
                      <w:t>96% to 100%</w:t>
                    </w:r>
                  </w:ins>
                </w:p>
              </w:tc>
            </w:tr>
            <w:tr w:rsidR="00155EDD" w14:paraId="75E0DCD9" w14:textId="77777777" w:rsidTr="00155EDD">
              <w:trPr>
                <w:trHeight w:val="255"/>
                <w:ins w:id="517" w:author="Gannon, Hugh (Allianz Global Life)" w:date="2026-06-29T16:21:00Z"/>
                <w:trPrChange w:id="518" w:author="Gannon, Hugh (Allianz Global Life)" w:date="2026-06-29T16:22:00Z" w16du:dateUtc="2026-06-29T15:22:00Z">
                  <w:trPr>
                    <w:trHeight w:val="255"/>
                  </w:trPr>
                </w:trPrChange>
              </w:trPr>
              <w:tc>
                <w:tcPr>
                  <w:tcW w:w="1000" w:type="dxa"/>
                  <w:tcBorders>
                    <w:top w:val="nil"/>
                    <w:left w:val="single" w:sz="4" w:space="0" w:color="auto"/>
                    <w:bottom w:val="single" w:sz="4" w:space="0" w:color="auto"/>
                    <w:right w:val="single" w:sz="4" w:space="0" w:color="auto"/>
                  </w:tcBorders>
                  <w:noWrap/>
                  <w:vAlign w:val="bottom"/>
                  <w:hideMark/>
                  <w:tcPrChange w:id="519" w:author="Gannon, Hugh (Allianz Global Life)" w:date="2026-06-29T16:22:00Z" w16du:dateUtc="2026-06-29T15:22:00Z">
                    <w:tcPr>
                      <w:tcW w:w="1000" w:type="dxa"/>
                      <w:tcBorders>
                        <w:top w:val="nil"/>
                        <w:left w:val="single" w:sz="4" w:space="0" w:color="auto"/>
                        <w:bottom w:val="single" w:sz="4" w:space="0" w:color="auto"/>
                        <w:right w:val="single" w:sz="4" w:space="0" w:color="auto"/>
                      </w:tcBorders>
                      <w:noWrap/>
                      <w:vAlign w:val="bottom"/>
                      <w:hideMark/>
                    </w:tcPr>
                  </w:tcPrChange>
                </w:tcPr>
                <w:p w14:paraId="71E87315" w14:textId="77777777" w:rsidR="00155EDD" w:rsidRDefault="00155EDD" w:rsidP="00155EDD">
                  <w:pPr>
                    <w:jc w:val="center"/>
                    <w:rPr>
                      <w:ins w:id="520" w:author="Gannon, Hugh (Allianz Global Life)" w:date="2026-06-29T16:21:00Z" w16du:dateUtc="2026-06-29T15:21:00Z"/>
                      <w:rFonts w:ascii="Arial" w:hAnsi="Arial" w:cs="Arial"/>
                      <w:color w:val="000000"/>
                      <w:sz w:val="16"/>
                      <w:szCs w:val="16"/>
                    </w:rPr>
                  </w:pPr>
                  <w:ins w:id="521" w:author="Gannon, Hugh (Allianz Global Life)" w:date="2026-06-29T16:21:00Z" w16du:dateUtc="2026-06-29T15:21:00Z">
                    <w:r>
                      <w:rPr>
                        <w:rFonts w:ascii="Arial" w:hAnsi="Arial" w:cs="Arial"/>
                        <w:color w:val="000000"/>
                        <w:sz w:val="16"/>
                        <w:szCs w:val="16"/>
                      </w:rPr>
                      <w:t>E2</w:t>
                    </w:r>
                  </w:ins>
                </w:p>
              </w:tc>
              <w:tc>
                <w:tcPr>
                  <w:tcW w:w="1446" w:type="dxa"/>
                  <w:tcBorders>
                    <w:top w:val="nil"/>
                    <w:left w:val="nil"/>
                    <w:bottom w:val="single" w:sz="4" w:space="0" w:color="auto"/>
                    <w:right w:val="single" w:sz="4" w:space="0" w:color="auto"/>
                  </w:tcBorders>
                  <w:noWrap/>
                  <w:vAlign w:val="bottom"/>
                  <w:hideMark/>
                  <w:tcPrChange w:id="522" w:author="Gannon, Hugh (Allianz Global Life)" w:date="2026-06-29T16:22:00Z" w16du:dateUtc="2026-06-29T15:22:00Z">
                    <w:tcPr>
                      <w:tcW w:w="2200" w:type="dxa"/>
                      <w:gridSpan w:val="2"/>
                      <w:tcBorders>
                        <w:top w:val="nil"/>
                        <w:left w:val="nil"/>
                        <w:bottom w:val="single" w:sz="4" w:space="0" w:color="auto"/>
                        <w:right w:val="single" w:sz="4" w:space="0" w:color="auto"/>
                      </w:tcBorders>
                      <w:noWrap/>
                      <w:vAlign w:val="bottom"/>
                      <w:hideMark/>
                    </w:tcPr>
                  </w:tcPrChange>
                </w:tcPr>
                <w:p w14:paraId="7D93EDE0" w14:textId="77777777" w:rsidR="00155EDD" w:rsidRDefault="00155EDD" w:rsidP="00155EDD">
                  <w:pPr>
                    <w:jc w:val="center"/>
                    <w:rPr>
                      <w:ins w:id="523" w:author="Gannon, Hugh (Allianz Global Life)" w:date="2026-06-29T16:21:00Z" w16du:dateUtc="2026-06-29T15:21:00Z"/>
                      <w:rFonts w:ascii="Arial" w:hAnsi="Arial" w:cs="Arial"/>
                      <w:color w:val="000000"/>
                      <w:sz w:val="16"/>
                      <w:szCs w:val="16"/>
                    </w:rPr>
                  </w:pPr>
                  <w:ins w:id="524" w:author="Gannon, Hugh (Allianz Global Life)" w:date="2026-06-29T16:21:00Z" w16du:dateUtc="2026-06-29T15:21:00Z">
                    <w:r>
                      <w:rPr>
                        <w:rFonts w:ascii="Arial" w:hAnsi="Arial" w:cs="Arial"/>
                        <w:color w:val="000000"/>
                        <w:sz w:val="16"/>
                        <w:szCs w:val="16"/>
                      </w:rPr>
                      <w:t>1.00%</w:t>
                    </w:r>
                  </w:ins>
                </w:p>
              </w:tc>
              <w:tc>
                <w:tcPr>
                  <w:tcW w:w="1701" w:type="dxa"/>
                  <w:tcBorders>
                    <w:top w:val="nil"/>
                    <w:left w:val="nil"/>
                    <w:bottom w:val="single" w:sz="4" w:space="0" w:color="auto"/>
                    <w:right w:val="single" w:sz="4" w:space="0" w:color="auto"/>
                  </w:tcBorders>
                  <w:noWrap/>
                  <w:vAlign w:val="bottom"/>
                  <w:hideMark/>
                  <w:tcPrChange w:id="525" w:author="Gannon, Hugh (Allianz Global Life)" w:date="2026-06-29T16:22:00Z" w16du:dateUtc="2026-06-29T15:22:00Z">
                    <w:tcPr>
                      <w:tcW w:w="2140" w:type="dxa"/>
                      <w:gridSpan w:val="2"/>
                      <w:tcBorders>
                        <w:top w:val="nil"/>
                        <w:left w:val="nil"/>
                        <w:bottom w:val="single" w:sz="4" w:space="0" w:color="auto"/>
                        <w:right w:val="single" w:sz="4" w:space="0" w:color="auto"/>
                      </w:tcBorders>
                      <w:noWrap/>
                      <w:vAlign w:val="bottom"/>
                      <w:hideMark/>
                    </w:tcPr>
                  </w:tcPrChange>
                </w:tcPr>
                <w:p w14:paraId="2F19B751" w14:textId="77777777" w:rsidR="00155EDD" w:rsidRDefault="00155EDD" w:rsidP="00155EDD">
                  <w:pPr>
                    <w:jc w:val="center"/>
                    <w:rPr>
                      <w:ins w:id="526" w:author="Gannon, Hugh (Allianz Global Life)" w:date="2026-06-29T16:21:00Z" w16du:dateUtc="2026-06-29T15:21:00Z"/>
                      <w:rFonts w:ascii="Arial" w:hAnsi="Arial" w:cs="Arial"/>
                      <w:color w:val="000000"/>
                      <w:sz w:val="16"/>
                      <w:szCs w:val="16"/>
                    </w:rPr>
                  </w:pPr>
                  <w:ins w:id="527" w:author="Gannon, Hugh (Allianz Global Life)" w:date="2026-06-29T16:21:00Z" w16du:dateUtc="2026-06-29T15:21:00Z">
                    <w:r>
                      <w:rPr>
                        <w:rFonts w:ascii="Arial" w:hAnsi="Arial" w:cs="Arial"/>
                        <w:color w:val="000000"/>
                        <w:sz w:val="16"/>
                        <w:szCs w:val="16"/>
                      </w:rPr>
                      <w:t>100%</w:t>
                    </w:r>
                  </w:ins>
                </w:p>
              </w:tc>
              <w:tc>
                <w:tcPr>
                  <w:tcW w:w="1418" w:type="dxa"/>
                  <w:tcBorders>
                    <w:top w:val="nil"/>
                    <w:left w:val="nil"/>
                    <w:bottom w:val="single" w:sz="4" w:space="0" w:color="auto"/>
                    <w:right w:val="single" w:sz="4" w:space="0" w:color="auto"/>
                  </w:tcBorders>
                  <w:noWrap/>
                  <w:vAlign w:val="bottom"/>
                  <w:hideMark/>
                  <w:tcPrChange w:id="528" w:author="Gannon, Hugh (Allianz Global Life)" w:date="2026-06-29T16:22:00Z" w16du:dateUtc="2026-06-29T15:22:00Z">
                    <w:tcPr>
                      <w:tcW w:w="1720" w:type="dxa"/>
                      <w:gridSpan w:val="3"/>
                      <w:tcBorders>
                        <w:top w:val="nil"/>
                        <w:left w:val="nil"/>
                        <w:bottom w:val="single" w:sz="4" w:space="0" w:color="auto"/>
                        <w:right w:val="single" w:sz="4" w:space="0" w:color="auto"/>
                      </w:tcBorders>
                      <w:noWrap/>
                      <w:vAlign w:val="bottom"/>
                      <w:hideMark/>
                    </w:tcPr>
                  </w:tcPrChange>
                </w:tcPr>
                <w:p w14:paraId="089A6B88" w14:textId="77777777" w:rsidR="00155EDD" w:rsidRDefault="00155EDD" w:rsidP="00155EDD">
                  <w:pPr>
                    <w:jc w:val="center"/>
                    <w:rPr>
                      <w:ins w:id="529" w:author="Gannon, Hugh (Allianz Global Life)" w:date="2026-06-29T16:21:00Z" w16du:dateUtc="2026-06-29T15:21:00Z"/>
                      <w:rFonts w:ascii="Arial" w:hAnsi="Arial" w:cs="Arial"/>
                      <w:color w:val="000000"/>
                      <w:sz w:val="16"/>
                      <w:szCs w:val="16"/>
                    </w:rPr>
                  </w:pPr>
                  <w:ins w:id="530" w:author="Gannon, Hugh (Allianz Global Life)" w:date="2026-06-29T16:21:00Z" w16du:dateUtc="2026-06-29T15:21:00Z">
                    <w:r>
                      <w:rPr>
                        <w:rFonts w:ascii="Arial" w:hAnsi="Arial" w:cs="Arial"/>
                        <w:color w:val="000000"/>
                        <w:sz w:val="16"/>
                        <w:szCs w:val="16"/>
                      </w:rPr>
                      <w:t>0% to 4%</w:t>
                    </w:r>
                  </w:ins>
                </w:p>
              </w:tc>
              <w:tc>
                <w:tcPr>
                  <w:tcW w:w="1417" w:type="dxa"/>
                  <w:tcBorders>
                    <w:top w:val="nil"/>
                    <w:left w:val="nil"/>
                    <w:bottom w:val="single" w:sz="4" w:space="0" w:color="auto"/>
                    <w:right w:val="single" w:sz="4" w:space="0" w:color="auto"/>
                  </w:tcBorders>
                  <w:noWrap/>
                  <w:vAlign w:val="bottom"/>
                  <w:hideMark/>
                  <w:tcPrChange w:id="531" w:author="Gannon, Hugh (Allianz Global Life)" w:date="2026-06-29T16:22:00Z" w16du:dateUtc="2026-06-29T15:22:00Z">
                    <w:tcPr>
                      <w:tcW w:w="1880" w:type="dxa"/>
                      <w:tcBorders>
                        <w:top w:val="nil"/>
                        <w:left w:val="nil"/>
                        <w:bottom w:val="single" w:sz="4" w:space="0" w:color="auto"/>
                        <w:right w:val="single" w:sz="4" w:space="0" w:color="auto"/>
                      </w:tcBorders>
                      <w:noWrap/>
                      <w:vAlign w:val="bottom"/>
                      <w:hideMark/>
                    </w:tcPr>
                  </w:tcPrChange>
                </w:tcPr>
                <w:p w14:paraId="271BF05D" w14:textId="77777777" w:rsidR="00155EDD" w:rsidRDefault="00155EDD" w:rsidP="00155EDD">
                  <w:pPr>
                    <w:jc w:val="center"/>
                    <w:rPr>
                      <w:ins w:id="532" w:author="Gannon, Hugh (Allianz Global Life)" w:date="2026-06-29T16:21:00Z" w16du:dateUtc="2026-06-29T15:21:00Z"/>
                      <w:rFonts w:ascii="Arial" w:hAnsi="Arial" w:cs="Arial"/>
                      <w:color w:val="000000"/>
                      <w:sz w:val="16"/>
                      <w:szCs w:val="16"/>
                    </w:rPr>
                  </w:pPr>
                  <w:ins w:id="533" w:author="Gannon, Hugh (Allianz Global Life)" w:date="2026-06-29T16:21:00Z" w16du:dateUtc="2026-06-29T15:21:00Z">
                    <w:r>
                      <w:rPr>
                        <w:rFonts w:ascii="Arial" w:hAnsi="Arial" w:cs="Arial"/>
                        <w:color w:val="000000"/>
                        <w:sz w:val="16"/>
                        <w:szCs w:val="16"/>
                      </w:rPr>
                      <w:t>97% to 101%</w:t>
                    </w:r>
                  </w:ins>
                </w:p>
              </w:tc>
            </w:tr>
            <w:tr w:rsidR="00155EDD" w14:paraId="746BB013" w14:textId="77777777" w:rsidTr="00155EDD">
              <w:trPr>
                <w:trHeight w:val="255"/>
                <w:ins w:id="534" w:author="Gannon, Hugh (Allianz Global Life)" w:date="2026-06-29T16:21:00Z"/>
                <w:trPrChange w:id="535" w:author="Gannon, Hugh (Allianz Global Life)" w:date="2026-06-29T16:22:00Z" w16du:dateUtc="2026-06-29T15:22:00Z">
                  <w:trPr>
                    <w:trHeight w:val="255"/>
                  </w:trPr>
                </w:trPrChange>
              </w:trPr>
              <w:tc>
                <w:tcPr>
                  <w:tcW w:w="1000" w:type="dxa"/>
                  <w:tcBorders>
                    <w:top w:val="nil"/>
                    <w:left w:val="single" w:sz="4" w:space="0" w:color="auto"/>
                    <w:bottom w:val="single" w:sz="4" w:space="0" w:color="auto"/>
                    <w:right w:val="single" w:sz="4" w:space="0" w:color="auto"/>
                  </w:tcBorders>
                  <w:noWrap/>
                  <w:vAlign w:val="bottom"/>
                  <w:hideMark/>
                  <w:tcPrChange w:id="536" w:author="Gannon, Hugh (Allianz Global Life)" w:date="2026-06-29T16:22:00Z" w16du:dateUtc="2026-06-29T15:22:00Z">
                    <w:tcPr>
                      <w:tcW w:w="1000" w:type="dxa"/>
                      <w:tcBorders>
                        <w:top w:val="nil"/>
                        <w:left w:val="single" w:sz="4" w:space="0" w:color="auto"/>
                        <w:bottom w:val="single" w:sz="4" w:space="0" w:color="auto"/>
                        <w:right w:val="single" w:sz="4" w:space="0" w:color="auto"/>
                      </w:tcBorders>
                      <w:noWrap/>
                      <w:vAlign w:val="bottom"/>
                      <w:hideMark/>
                    </w:tcPr>
                  </w:tcPrChange>
                </w:tcPr>
                <w:p w14:paraId="4E857275" w14:textId="77777777" w:rsidR="00155EDD" w:rsidRDefault="00155EDD" w:rsidP="00155EDD">
                  <w:pPr>
                    <w:jc w:val="center"/>
                    <w:rPr>
                      <w:ins w:id="537" w:author="Gannon, Hugh (Allianz Global Life)" w:date="2026-06-29T16:21:00Z" w16du:dateUtc="2026-06-29T15:21:00Z"/>
                      <w:rFonts w:ascii="Arial" w:hAnsi="Arial" w:cs="Arial"/>
                      <w:color w:val="000000"/>
                      <w:sz w:val="16"/>
                      <w:szCs w:val="16"/>
                    </w:rPr>
                  </w:pPr>
                  <w:ins w:id="538" w:author="Gannon, Hugh (Allianz Global Life)" w:date="2026-06-29T16:21:00Z" w16du:dateUtc="2026-06-29T15:21:00Z">
                    <w:r>
                      <w:rPr>
                        <w:rFonts w:ascii="Arial" w:hAnsi="Arial" w:cs="Arial"/>
                        <w:color w:val="000000"/>
                        <w:sz w:val="16"/>
                        <w:szCs w:val="16"/>
                      </w:rPr>
                      <w:t>E3</w:t>
                    </w:r>
                  </w:ins>
                </w:p>
              </w:tc>
              <w:tc>
                <w:tcPr>
                  <w:tcW w:w="1446" w:type="dxa"/>
                  <w:tcBorders>
                    <w:top w:val="nil"/>
                    <w:left w:val="nil"/>
                    <w:bottom w:val="single" w:sz="4" w:space="0" w:color="auto"/>
                    <w:right w:val="single" w:sz="4" w:space="0" w:color="auto"/>
                  </w:tcBorders>
                  <w:noWrap/>
                  <w:vAlign w:val="bottom"/>
                  <w:hideMark/>
                  <w:tcPrChange w:id="539" w:author="Gannon, Hugh (Allianz Global Life)" w:date="2026-06-29T16:22:00Z" w16du:dateUtc="2026-06-29T15:22:00Z">
                    <w:tcPr>
                      <w:tcW w:w="2200" w:type="dxa"/>
                      <w:gridSpan w:val="2"/>
                      <w:tcBorders>
                        <w:top w:val="nil"/>
                        <w:left w:val="nil"/>
                        <w:bottom w:val="single" w:sz="4" w:space="0" w:color="auto"/>
                        <w:right w:val="single" w:sz="4" w:space="0" w:color="auto"/>
                      </w:tcBorders>
                      <w:noWrap/>
                      <w:vAlign w:val="bottom"/>
                      <w:hideMark/>
                    </w:tcPr>
                  </w:tcPrChange>
                </w:tcPr>
                <w:p w14:paraId="7084D5A2" w14:textId="77777777" w:rsidR="00155EDD" w:rsidRDefault="00155EDD" w:rsidP="00155EDD">
                  <w:pPr>
                    <w:jc w:val="center"/>
                    <w:rPr>
                      <w:ins w:id="540" w:author="Gannon, Hugh (Allianz Global Life)" w:date="2026-06-29T16:21:00Z" w16du:dateUtc="2026-06-29T15:21:00Z"/>
                      <w:rFonts w:ascii="Arial" w:hAnsi="Arial" w:cs="Arial"/>
                      <w:color w:val="000000"/>
                      <w:sz w:val="16"/>
                      <w:szCs w:val="16"/>
                    </w:rPr>
                  </w:pPr>
                  <w:ins w:id="541" w:author="Gannon, Hugh (Allianz Global Life)" w:date="2026-06-29T16:21:00Z" w16du:dateUtc="2026-06-29T15:21:00Z">
                    <w:r>
                      <w:rPr>
                        <w:rFonts w:ascii="Arial" w:hAnsi="Arial" w:cs="Arial"/>
                        <w:color w:val="000000"/>
                        <w:sz w:val="16"/>
                        <w:szCs w:val="16"/>
                      </w:rPr>
                      <w:t>2.00%</w:t>
                    </w:r>
                  </w:ins>
                </w:p>
              </w:tc>
              <w:tc>
                <w:tcPr>
                  <w:tcW w:w="1701" w:type="dxa"/>
                  <w:tcBorders>
                    <w:top w:val="nil"/>
                    <w:left w:val="nil"/>
                    <w:bottom w:val="single" w:sz="4" w:space="0" w:color="auto"/>
                    <w:right w:val="single" w:sz="4" w:space="0" w:color="auto"/>
                  </w:tcBorders>
                  <w:noWrap/>
                  <w:vAlign w:val="bottom"/>
                  <w:hideMark/>
                  <w:tcPrChange w:id="542" w:author="Gannon, Hugh (Allianz Global Life)" w:date="2026-06-29T16:22:00Z" w16du:dateUtc="2026-06-29T15:22:00Z">
                    <w:tcPr>
                      <w:tcW w:w="2140" w:type="dxa"/>
                      <w:gridSpan w:val="2"/>
                      <w:tcBorders>
                        <w:top w:val="nil"/>
                        <w:left w:val="nil"/>
                        <w:bottom w:val="single" w:sz="4" w:space="0" w:color="auto"/>
                        <w:right w:val="single" w:sz="4" w:space="0" w:color="auto"/>
                      </w:tcBorders>
                      <w:noWrap/>
                      <w:vAlign w:val="bottom"/>
                      <w:hideMark/>
                    </w:tcPr>
                  </w:tcPrChange>
                </w:tcPr>
                <w:p w14:paraId="33048D9B" w14:textId="77777777" w:rsidR="00155EDD" w:rsidRDefault="00155EDD" w:rsidP="00155EDD">
                  <w:pPr>
                    <w:jc w:val="center"/>
                    <w:rPr>
                      <w:ins w:id="543" w:author="Gannon, Hugh (Allianz Global Life)" w:date="2026-06-29T16:21:00Z" w16du:dateUtc="2026-06-29T15:21:00Z"/>
                      <w:rFonts w:ascii="Arial" w:hAnsi="Arial" w:cs="Arial"/>
                      <w:color w:val="000000"/>
                      <w:sz w:val="16"/>
                      <w:szCs w:val="16"/>
                    </w:rPr>
                  </w:pPr>
                  <w:ins w:id="544" w:author="Gannon, Hugh (Allianz Global Life)" w:date="2026-06-29T16:21:00Z" w16du:dateUtc="2026-06-29T15:21:00Z">
                    <w:r>
                      <w:rPr>
                        <w:rFonts w:ascii="Arial" w:hAnsi="Arial" w:cs="Arial"/>
                        <w:color w:val="000000"/>
                        <w:sz w:val="16"/>
                        <w:szCs w:val="16"/>
                      </w:rPr>
                      <w:t>100%</w:t>
                    </w:r>
                  </w:ins>
                </w:p>
              </w:tc>
              <w:tc>
                <w:tcPr>
                  <w:tcW w:w="1418" w:type="dxa"/>
                  <w:tcBorders>
                    <w:top w:val="nil"/>
                    <w:left w:val="nil"/>
                    <w:bottom w:val="single" w:sz="4" w:space="0" w:color="auto"/>
                    <w:right w:val="single" w:sz="4" w:space="0" w:color="auto"/>
                  </w:tcBorders>
                  <w:noWrap/>
                  <w:vAlign w:val="bottom"/>
                  <w:hideMark/>
                  <w:tcPrChange w:id="545" w:author="Gannon, Hugh (Allianz Global Life)" w:date="2026-06-29T16:22:00Z" w16du:dateUtc="2026-06-29T15:22:00Z">
                    <w:tcPr>
                      <w:tcW w:w="1720" w:type="dxa"/>
                      <w:gridSpan w:val="3"/>
                      <w:tcBorders>
                        <w:top w:val="nil"/>
                        <w:left w:val="nil"/>
                        <w:bottom w:val="single" w:sz="4" w:space="0" w:color="auto"/>
                        <w:right w:val="single" w:sz="4" w:space="0" w:color="auto"/>
                      </w:tcBorders>
                      <w:noWrap/>
                      <w:vAlign w:val="bottom"/>
                      <w:hideMark/>
                    </w:tcPr>
                  </w:tcPrChange>
                </w:tcPr>
                <w:p w14:paraId="50B9408F" w14:textId="77777777" w:rsidR="00155EDD" w:rsidRDefault="00155EDD" w:rsidP="00155EDD">
                  <w:pPr>
                    <w:jc w:val="center"/>
                    <w:rPr>
                      <w:ins w:id="546" w:author="Gannon, Hugh (Allianz Global Life)" w:date="2026-06-29T16:21:00Z" w16du:dateUtc="2026-06-29T15:21:00Z"/>
                      <w:rFonts w:ascii="Arial" w:hAnsi="Arial" w:cs="Arial"/>
                      <w:color w:val="000000"/>
                      <w:sz w:val="16"/>
                      <w:szCs w:val="16"/>
                    </w:rPr>
                  </w:pPr>
                  <w:ins w:id="547" w:author="Gannon, Hugh (Allianz Global Life)" w:date="2026-06-29T16:21:00Z" w16du:dateUtc="2026-06-29T15:21:00Z">
                    <w:r>
                      <w:rPr>
                        <w:rFonts w:ascii="Arial" w:hAnsi="Arial" w:cs="Arial"/>
                        <w:color w:val="000000"/>
                        <w:sz w:val="16"/>
                        <w:szCs w:val="16"/>
                      </w:rPr>
                      <w:t>0% to 4%</w:t>
                    </w:r>
                  </w:ins>
                </w:p>
              </w:tc>
              <w:tc>
                <w:tcPr>
                  <w:tcW w:w="1417" w:type="dxa"/>
                  <w:tcBorders>
                    <w:top w:val="nil"/>
                    <w:left w:val="nil"/>
                    <w:bottom w:val="single" w:sz="4" w:space="0" w:color="auto"/>
                    <w:right w:val="single" w:sz="4" w:space="0" w:color="auto"/>
                  </w:tcBorders>
                  <w:noWrap/>
                  <w:vAlign w:val="bottom"/>
                  <w:hideMark/>
                  <w:tcPrChange w:id="548" w:author="Gannon, Hugh (Allianz Global Life)" w:date="2026-06-29T16:22:00Z" w16du:dateUtc="2026-06-29T15:22:00Z">
                    <w:tcPr>
                      <w:tcW w:w="1880" w:type="dxa"/>
                      <w:tcBorders>
                        <w:top w:val="nil"/>
                        <w:left w:val="nil"/>
                        <w:bottom w:val="single" w:sz="4" w:space="0" w:color="auto"/>
                        <w:right w:val="single" w:sz="4" w:space="0" w:color="auto"/>
                      </w:tcBorders>
                      <w:noWrap/>
                      <w:vAlign w:val="bottom"/>
                      <w:hideMark/>
                    </w:tcPr>
                  </w:tcPrChange>
                </w:tcPr>
                <w:p w14:paraId="6DEE9233" w14:textId="77777777" w:rsidR="00155EDD" w:rsidRDefault="00155EDD" w:rsidP="00155EDD">
                  <w:pPr>
                    <w:jc w:val="center"/>
                    <w:rPr>
                      <w:ins w:id="549" w:author="Gannon, Hugh (Allianz Global Life)" w:date="2026-06-29T16:21:00Z" w16du:dateUtc="2026-06-29T15:21:00Z"/>
                      <w:rFonts w:ascii="Arial" w:hAnsi="Arial" w:cs="Arial"/>
                      <w:color w:val="000000"/>
                      <w:sz w:val="16"/>
                      <w:szCs w:val="16"/>
                    </w:rPr>
                  </w:pPr>
                  <w:ins w:id="550" w:author="Gannon, Hugh (Allianz Global Life)" w:date="2026-06-29T16:21:00Z" w16du:dateUtc="2026-06-29T15:21:00Z">
                    <w:r>
                      <w:rPr>
                        <w:rFonts w:ascii="Arial" w:hAnsi="Arial" w:cs="Arial"/>
                        <w:color w:val="000000"/>
                        <w:sz w:val="16"/>
                        <w:szCs w:val="16"/>
                      </w:rPr>
                      <w:t>98% to 102%</w:t>
                    </w:r>
                  </w:ins>
                </w:p>
              </w:tc>
            </w:tr>
            <w:tr w:rsidR="00155EDD" w14:paraId="49F2A590" w14:textId="77777777" w:rsidTr="00155EDD">
              <w:trPr>
                <w:trHeight w:val="255"/>
                <w:ins w:id="551" w:author="Gannon, Hugh (Allianz Global Life)" w:date="2026-06-29T16:21:00Z"/>
                <w:trPrChange w:id="552" w:author="Gannon, Hugh (Allianz Global Life)" w:date="2026-06-29T16:22:00Z" w16du:dateUtc="2026-06-29T15:22:00Z">
                  <w:trPr>
                    <w:trHeight w:val="255"/>
                  </w:trPr>
                </w:trPrChange>
              </w:trPr>
              <w:tc>
                <w:tcPr>
                  <w:tcW w:w="1000" w:type="dxa"/>
                  <w:tcBorders>
                    <w:top w:val="nil"/>
                    <w:left w:val="single" w:sz="4" w:space="0" w:color="auto"/>
                    <w:bottom w:val="single" w:sz="4" w:space="0" w:color="auto"/>
                    <w:right w:val="single" w:sz="4" w:space="0" w:color="auto"/>
                  </w:tcBorders>
                  <w:noWrap/>
                  <w:vAlign w:val="bottom"/>
                  <w:hideMark/>
                  <w:tcPrChange w:id="553" w:author="Gannon, Hugh (Allianz Global Life)" w:date="2026-06-29T16:22:00Z" w16du:dateUtc="2026-06-29T15:22:00Z">
                    <w:tcPr>
                      <w:tcW w:w="1000" w:type="dxa"/>
                      <w:tcBorders>
                        <w:top w:val="nil"/>
                        <w:left w:val="single" w:sz="4" w:space="0" w:color="auto"/>
                        <w:bottom w:val="single" w:sz="4" w:space="0" w:color="auto"/>
                        <w:right w:val="single" w:sz="4" w:space="0" w:color="auto"/>
                      </w:tcBorders>
                      <w:noWrap/>
                      <w:vAlign w:val="bottom"/>
                      <w:hideMark/>
                    </w:tcPr>
                  </w:tcPrChange>
                </w:tcPr>
                <w:p w14:paraId="624ECB5A" w14:textId="77777777" w:rsidR="00155EDD" w:rsidRDefault="00155EDD" w:rsidP="00155EDD">
                  <w:pPr>
                    <w:jc w:val="center"/>
                    <w:rPr>
                      <w:ins w:id="554" w:author="Gannon, Hugh (Allianz Global Life)" w:date="2026-06-29T16:21:00Z" w16du:dateUtc="2026-06-29T15:21:00Z"/>
                      <w:rFonts w:ascii="Arial" w:hAnsi="Arial" w:cs="Arial"/>
                      <w:color w:val="000000"/>
                      <w:sz w:val="16"/>
                      <w:szCs w:val="16"/>
                    </w:rPr>
                  </w:pPr>
                  <w:ins w:id="555" w:author="Gannon, Hugh (Allianz Global Life)" w:date="2026-06-29T16:21:00Z" w16du:dateUtc="2026-06-29T15:21:00Z">
                    <w:r>
                      <w:rPr>
                        <w:rFonts w:ascii="Arial" w:hAnsi="Arial" w:cs="Arial"/>
                        <w:color w:val="000000"/>
                        <w:sz w:val="16"/>
                        <w:szCs w:val="16"/>
                      </w:rPr>
                      <w:t>E4</w:t>
                    </w:r>
                  </w:ins>
                </w:p>
              </w:tc>
              <w:tc>
                <w:tcPr>
                  <w:tcW w:w="1446" w:type="dxa"/>
                  <w:tcBorders>
                    <w:top w:val="nil"/>
                    <w:left w:val="nil"/>
                    <w:bottom w:val="single" w:sz="4" w:space="0" w:color="auto"/>
                    <w:right w:val="single" w:sz="4" w:space="0" w:color="auto"/>
                  </w:tcBorders>
                  <w:noWrap/>
                  <w:vAlign w:val="bottom"/>
                  <w:hideMark/>
                  <w:tcPrChange w:id="556" w:author="Gannon, Hugh (Allianz Global Life)" w:date="2026-06-29T16:22:00Z" w16du:dateUtc="2026-06-29T15:22:00Z">
                    <w:tcPr>
                      <w:tcW w:w="2200" w:type="dxa"/>
                      <w:gridSpan w:val="2"/>
                      <w:tcBorders>
                        <w:top w:val="nil"/>
                        <w:left w:val="nil"/>
                        <w:bottom w:val="single" w:sz="4" w:space="0" w:color="auto"/>
                        <w:right w:val="single" w:sz="4" w:space="0" w:color="auto"/>
                      </w:tcBorders>
                      <w:noWrap/>
                      <w:vAlign w:val="bottom"/>
                      <w:hideMark/>
                    </w:tcPr>
                  </w:tcPrChange>
                </w:tcPr>
                <w:p w14:paraId="03DC1EAE" w14:textId="77777777" w:rsidR="00155EDD" w:rsidRDefault="00155EDD" w:rsidP="00155EDD">
                  <w:pPr>
                    <w:jc w:val="center"/>
                    <w:rPr>
                      <w:ins w:id="557" w:author="Gannon, Hugh (Allianz Global Life)" w:date="2026-06-29T16:21:00Z" w16du:dateUtc="2026-06-29T15:21:00Z"/>
                      <w:rFonts w:ascii="Arial" w:hAnsi="Arial" w:cs="Arial"/>
                      <w:color w:val="000000"/>
                      <w:sz w:val="16"/>
                      <w:szCs w:val="16"/>
                    </w:rPr>
                  </w:pPr>
                  <w:ins w:id="558" w:author="Gannon, Hugh (Allianz Global Life)" w:date="2026-06-29T16:21:00Z" w16du:dateUtc="2026-06-29T15:21:00Z">
                    <w:r>
                      <w:rPr>
                        <w:rFonts w:ascii="Arial" w:hAnsi="Arial" w:cs="Arial"/>
                        <w:color w:val="000000"/>
                        <w:sz w:val="16"/>
                        <w:szCs w:val="16"/>
                      </w:rPr>
                      <w:t>3.00%</w:t>
                    </w:r>
                  </w:ins>
                </w:p>
              </w:tc>
              <w:tc>
                <w:tcPr>
                  <w:tcW w:w="1701" w:type="dxa"/>
                  <w:tcBorders>
                    <w:top w:val="nil"/>
                    <w:left w:val="nil"/>
                    <w:bottom w:val="single" w:sz="4" w:space="0" w:color="auto"/>
                    <w:right w:val="single" w:sz="4" w:space="0" w:color="auto"/>
                  </w:tcBorders>
                  <w:noWrap/>
                  <w:vAlign w:val="bottom"/>
                  <w:hideMark/>
                  <w:tcPrChange w:id="559" w:author="Gannon, Hugh (Allianz Global Life)" w:date="2026-06-29T16:22:00Z" w16du:dateUtc="2026-06-29T15:22:00Z">
                    <w:tcPr>
                      <w:tcW w:w="2140" w:type="dxa"/>
                      <w:gridSpan w:val="2"/>
                      <w:tcBorders>
                        <w:top w:val="nil"/>
                        <w:left w:val="nil"/>
                        <w:bottom w:val="single" w:sz="4" w:space="0" w:color="auto"/>
                        <w:right w:val="single" w:sz="4" w:space="0" w:color="auto"/>
                      </w:tcBorders>
                      <w:noWrap/>
                      <w:vAlign w:val="bottom"/>
                      <w:hideMark/>
                    </w:tcPr>
                  </w:tcPrChange>
                </w:tcPr>
                <w:p w14:paraId="2E91AAAA" w14:textId="77777777" w:rsidR="00155EDD" w:rsidRDefault="00155EDD" w:rsidP="00155EDD">
                  <w:pPr>
                    <w:jc w:val="center"/>
                    <w:rPr>
                      <w:ins w:id="560" w:author="Gannon, Hugh (Allianz Global Life)" w:date="2026-06-29T16:21:00Z" w16du:dateUtc="2026-06-29T15:21:00Z"/>
                      <w:rFonts w:ascii="Arial" w:hAnsi="Arial" w:cs="Arial"/>
                      <w:color w:val="000000"/>
                      <w:sz w:val="16"/>
                      <w:szCs w:val="16"/>
                    </w:rPr>
                  </w:pPr>
                  <w:ins w:id="561" w:author="Gannon, Hugh (Allianz Global Life)" w:date="2026-06-29T16:21:00Z" w16du:dateUtc="2026-06-29T15:21:00Z">
                    <w:r>
                      <w:rPr>
                        <w:rFonts w:ascii="Arial" w:hAnsi="Arial" w:cs="Arial"/>
                        <w:color w:val="000000"/>
                        <w:sz w:val="16"/>
                        <w:szCs w:val="16"/>
                      </w:rPr>
                      <w:t>100%</w:t>
                    </w:r>
                  </w:ins>
                </w:p>
              </w:tc>
              <w:tc>
                <w:tcPr>
                  <w:tcW w:w="1418" w:type="dxa"/>
                  <w:tcBorders>
                    <w:top w:val="nil"/>
                    <w:left w:val="nil"/>
                    <w:bottom w:val="single" w:sz="4" w:space="0" w:color="auto"/>
                    <w:right w:val="single" w:sz="4" w:space="0" w:color="auto"/>
                  </w:tcBorders>
                  <w:noWrap/>
                  <w:vAlign w:val="bottom"/>
                  <w:hideMark/>
                  <w:tcPrChange w:id="562" w:author="Gannon, Hugh (Allianz Global Life)" w:date="2026-06-29T16:22:00Z" w16du:dateUtc="2026-06-29T15:22:00Z">
                    <w:tcPr>
                      <w:tcW w:w="1720" w:type="dxa"/>
                      <w:gridSpan w:val="3"/>
                      <w:tcBorders>
                        <w:top w:val="nil"/>
                        <w:left w:val="nil"/>
                        <w:bottom w:val="single" w:sz="4" w:space="0" w:color="auto"/>
                        <w:right w:val="single" w:sz="4" w:space="0" w:color="auto"/>
                      </w:tcBorders>
                      <w:noWrap/>
                      <w:vAlign w:val="bottom"/>
                      <w:hideMark/>
                    </w:tcPr>
                  </w:tcPrChange>
                </w:tcPr>
                <w:p w14:paraId="254D111A" w14:textId="77777777" w:rsidR="00155EDD" w:rsidRDefault="00155EDD" w:rsidP="00155EDD">
                  <w:pPr>
                    <w:jc w:val="center"/>
                    <w:rPr>
                      <w:ins w:id="563" w:author="Gannon, Hugh (Allianz Global Life)" w:date="2026-06-29T16:21:00Z" w16du:dateUtc="2026-06-29T15:21:00Z"/>
                      <w:rFonts w:ascii="Arial" w:hAnsi="Arial" w:cs="Arial"/>
                      <w:color w:val="000000"/>
                      <w:sz w:val="16"/>
                      <w:szCs w:val="16"/>
                    </w:rPr>
                  </w:pPr>
                  <w:ins w:id="564" w:author="Gannon, Hugh (Allianz Global Life)" w:date="2026-06-29T16:21:00Z" w16du:dateUtc="2026-06-29T15:21:00Z">
                    <w:r>
                      <w:rPr>
                        <w:rFonts w:ascii="Arial" w:hAnsi="Arial" w:cs="Arial"/>
                        <w:color w:val="000000"/>
                        <w:sz w:val="16"/>
                        <w:szCs w:val="16"/>
                      </w:rPr>
                      <w:t>0% to 4%</w:t>
                    </w:r>
                  </w:ins>
                </w:p>
              </w:tc>
              <w:tc>
                <w:tcPr>
                  <w:tcW w:w="1417" w:type="dxa"/>
                  <w:tcBorders>
                    <w:top w:val="nil"/>
                    <w:left w:val="nil"/>
                    <w:bottom w:val="single" w:sz="4" w:space="0" w:color="auto"/>
                    <w:right w:val="single" w:sz="4" w:space="0" w:color="auto"/>
                  </w:tcBorders>
                  <w:noWrap/>
                  <w:vAlign w:val="bottom"/>
                  <w:hideMark/>
                  <w:tcPrChange w:id="565" w:author="Gannon, Hugh (Allianz Global Life)" w:date="2026-06-29T16:22:00Z" w16du:dateUtc="2026-06-29T15:22:00Z">
                    <w:tcPr>
                      <w:tcW w:w="1880" w:type="dxa"/>
                      <w:tcBorders>
                        <w:top w:val="nil"/>
                        <w:left w:val="nil"/>
                        <w:bottom w:val="single" w:sz="4" w:space="0" w:color="auto"/>
                        <w:right w:val="single" w:sz="4" w:space="0" w:color="auto"/>
                      </w:tcBorders>
                      <w:noWrap/>
                      <w:vAlign w:val="bottom"/>
                      <w:hideMark/>
                    </w:tcPr>
                  </w:tcPrChange>
                </w:tcPr>
                <w:p w14:paraId="1895E804" w14:textId="77777777" w:rsidR="00155EDD" w:rsidRDefault="00155EDD" w:rsidP="00155EDD">
                  <w:pPr>
                    <w:jc w:val="center"/>
                    <w:rPr>
                      <w:ins w:id="566" w:author="Gannon, Hugh (Allianz Global Life)" w:date="2026-06-29T16:21:00Z" w16du:dateUtc="2026-06-29T15:21:00Z"/>
                      <w:rFonts w:ascii="Arial" w:hAnsi="Arial" w:cs="Arial"/>
                      <w:color w:val="000000"/>
                      <w:sz w:val="16"/>
                      <w:szCs w:val="16"/>
                    </w:rPr>
                  </w:pPr>
                  <w:ins w:id="567" w:author="Gannon, Hugh (Allianz Global Life)" w:date="2026-06-29T16:21:00Z" w16du:dateUtc="2026-06-29T15:21:00Z">
                    <w:r>
                      <w:rPr>
                        <w:rFonts w:ascii="Arial" w:hAnsi="Arial" w:cs="Arial"/>
                        <w:color w:val="000000"/>
                        <w:sz w:val="16"/>
                        <w:szCs w:val="16"/>
                      </w:rPr>
                      <w:t>99% to 103%</w:t>
                    </w:r>
                  </w:ins>
                </w:p>
              </w:tc>
            </w:tr>
            <w:tr w:rsidR="00155EDD" w14:paraId="4475E5FB" w14:textId="77777777" w:rsidTr="00155EDD">
              <w:trPr>
                <w:trHeight w:val="255"/>
                <w:ins w:id="568" w:author="Gannon, Hugh (Allianz Global Life)" w:date="2026-06-29T16:21:00Z"/>
                <w:trPrChange w:id="569" w:author="Gannon, Hugh (Allianz Global Life)" w:date="2026-06-29T16:22:00Z" w16du:dateUtc="2026-06-29T15:22:00Z">
                  <w:trPr>
                    <w:trHeight w:val="255"/>
                  </w:trPr>
                </w:trPrChange>
              </w:trPr>
              <w:tc>
                <w:tcPr>
                  <w:tcW w:w="1000" w:type="dxa"/>
                  <w:tcBorders>
                    <w:top w:val="nil"/>
                    <w:left w:val="single" w:sz="4" w:space="0" w:color="auto"/>
                    <w:bottom w:val="single" w:sz="4" w:space="0" w:color="auto"/>
                    <w:right w:val="single" w:sz="4" w:space="0" w:color="auto"/>
                  </w:tcBorders>
                  <w:noWrap/>
                  <w:vAlign w:val="bottom"/>
                  <w:hideMark/>
                  <w:tcPrChange w:id="570" w:author="Gannon, Hugh (Allianz Global Life)" w:date="2026-06-29T16:22:00Z" w16du:dateUtc="2026-06-29T15:22:00Z">
                    <w:tcPr>
                      <w:tcW w:w="1000" w:type="dxa"/>
                      <w:tcBorders>
                        <w:top w:val="nil"/>
                        <w:left w:val="single" w:sz="4" w:space="0" w:color="auto"/>
                        <w:bottom w:val="single" w:sz="4" w:space="0" w:color="auto"/>
                        <w:right w:val="single" w:sz="4" w:space="0" w:color="auto"/>
                      </w:tcBorders>
                      <w:noWrap/>
                      <w:vAlign w:val="bottom"/>
                      <w:hideMark/>
                    </w:tcPr>
                  </w:tcPrChange>
                </w:tcPr>
                <w:p w14:paraId="7CC6636B" w14:textId="77777777" w:rsidR="00155EDD" w:rsidRDefault="00155EDD" w:rsidP="00155EDD">
                  <w:pPr>
                    <w:jc w:val="center"/>
                    <w:rPr>
                      <w:ins w:id="571" w:author="Gannon, Hugh (Allianz Global Life)" w:date="2026-06-29T16:21:00Z" w16du:dateUtc="2026-06-29T15:21:00Z"/>
                      <w:rFonts w:ascii="Arial" w:hAnsi="Arial" w:cs="Arial"/>
                      <w:color w:val="000000"/>
                      <w:sz w:val="16"/>
                      <w:szCs w:val="16"/>
                    </w:rPr>
                  </w:pPr>
                  <w:ins w:id="572" w:author="Gannon, Hugh (Allianz Global Life)" w:date="2026-06-29T16:21:00Z" w16du:dateUtc="2026-06-29T15:21:00Z">
                    <w:r>
                      <w:rPr>
                        <w:rFonts w:ascii="Arial" w:hAnsi="Arial" w:cs="Arial"/>
                        <w:color w:val="000000"/>
                        <w:sz w:val="16"/>
                        <w:szCs w:val="16"/>
                      </w:rPr>
                      <w:t>E5</w:t>
                    </w:r>
                  </w:ins>
                </w:p>
              </w:tc>
              <w:tc>
                <w:tcPr>
                  <w:tcW w:w="1446" w:type="dxa"/>
                  <w:tcBorders>
                    <w:top w:val="nil"/>
                    <w:left w:val="nil"/>
                    <w:bottom w:val="single" w:sz="4" w:space="0" w:color="auto"/>
                    <w:right w:val="single" w:sz="4" w:space="0" w:color="auto"/>
                  </w:tcBorders>
                  <w:noWrap/>
                  <w:vAlign w:val="bottom"/>
                  <w:hideMark/>
                  <w:tcPrChange w:id="573" w:author="Gannon, Hugh (Allianz Global Life)" w:date="2026-06-29T16:22:00Z" w16du:dateUtc="2026-06-29T15:22:00Z">
                    <w:tcPr>
                      <w:tcW w:w="2200" w:type="dxa"/>
                      <w:gridSpan w:val="2"/>
                      <w:tcBorders>
                        <w:top w:val="nil"/>
                        <w:left w:val="nil"/>
                        <w:bottom w:val="single" w:sz="4" w:space="0" w:color="auto"/>
                        <w:right w:val="single" w:sz="4" w:space="0" w:color="auto"/>
                      </w:tcBorders>
                      <w:noWrap/>
                      <w:vAlign w:val="bottom"/>
                      <w:hideMark/>
                    </w:tcPr>
                  </w:tcPrChange>
                </w:tcPr>
                <w:p w14:paraId="61E10577" w14:textId="77777777" w:rsidR="00155EDD" w:rsidRDefault="00155EDD" w:rsidP="00155EDD">
                  <w:pPr>
                    <w:jc w:val="center"/>
                    <w:rPr>
                      <w:ins w:id="574" w:author="Gannon, Hugh (Allianz Global Life)" w:date="2026-06-29T16:21:00Z" w16du:dateUtc="2026-06-29T15:21:00Z"/>
                      <w:rFonts w:ascii="Arial" w:hAnsi="Arial" w:cs="Arial"/>
                      <w:color w:val="000000"/>
                      <w:sz w:val="16"/>
                      <w:szCs w:val="16"/>
                    </w:rPr>
                  </w:pPr>
                  <w:ins w:id="575" w:author="Gannon, Hugh (Allianz Global Life)" w:date="2026-06-29T16:21:00Z" w16du:dateUtc="2026-06-29T15:21:00Z">
                    <w:r>
                      <w:rPr>
                        <w:rFonts w:ascii="Arial" w:hAnsi="Arial" w:cs="Arial"/>
                        <w:color w:val="000000"/>
                        <w:sz w:val="16"/>
                        <w:szCs w:val="16"/>
                      </w:rPr>
                      <w:t>4.00%</w:t>
                    </w:r>
                  </w:ins>
                </w:p>
              </w:tc>
              <w:tc>
                <w:tcPr>
                  <w:tcW w:w="1701" w:type="dxa"/>
                  <w:tcBorders>
                    <w:top w:val="nil"/>
                    <w:left w:val="nil"/>
                    <w:bottom w:val="single" w:sz="4" w:space="0" w:color="auto"/>
                    <w:right w:val="single" w:sz="4" w:space="0" w:color="auto"/>
                  </w:tcBorders>
                  <w:noWrap/>
                  <w:vAlign w:val="bottom"/>
                  <w:hideMark/>
                  <w:tcPrChange w:id="576" w:author="Gannon, Hugh (Allianz Global Life)" w:date="2026-06-29T16:22:00Z" w16du:dateUtc="2026-06-29T15:22:00Z">
                    <w:tcPr>
                      <w:tcW w:w="2140" w:type="dxa"/>
                      <w:gridSpan w:val="2"/>
                      <w:tcBorders>
                        <w:top w:val="nil"/>
                        <w:left w:val="nil"/>
                        <w:bottom w:val="single" w:sz="4" w:space="0" w:color="auto"/>
                        <w:right w:val="single" w:sz="4" w:space="0" w:color="auto"/>
                      </w:tcBorders>
                      <w:noWrap/>
                      <w:vAlign w:val="bottom"/>
                      <w:hideMark/>
                    </w:tcPr>
                  </w:tcPrChange>
                </w:tcPr>
                <w:p w14:paraId="109BA157" w14:textId="77777777" w:rsidR="00155EDD" w:rsidRDefault="00155EDD" w:rsidP="00155EDD">
                  <w:pPr>
                    <w:jc w:val="center"/>
                    <w:rPr>
                      <w:ins w:id="577" w:author="Gannon, Hugh (Allianz Global Life)" w:date="2026-06-29T16:21:00Z" w16du:dateUtc="2026-06-29T15:21:00Z"/>
                      <w:rFonts w:ascii="Arial" w:hAnsi="Arial" w:cs="Arial"/>
                      <w:color w:val="000000"/>
                      <w:sz w:val="16"/>
                      <w:szCs w:val="16"/>
                    </w:rPr>
                  </w:pPr>
                  <w:ins w:id="578" w:author="Gannon, Hugh (Allianz Global Life)" w:date="2026-06-29T16:21:00Z" w16du:dateUtc="2026-06-29T15:21:00Z">
                    <w:r>
                      <w:rPr>
                        <w:rFonts w:ascii="Arial" w:hAnsi="Arial" w:cs="Arial"/>
                        <w:color w:val="000000"/>
                        <w:sz w:val="16"/>
                        <w:szCs w:val="16"/>
                      </w:rPr>
                      <w:t>100%</w:t>
                    </w:r>
                  </w:ins>
                </w:p>
              </w:tc>
              <w:tc>
                <w:tcPr>
                  <w:tcW w:w="1418" w:type="dxa"/>
                  <w:tcBorders>
                    <w:top w:val="nil"/>
                    <w:left w:val="nil"/>
                    <w:bottom w:val="single" w:sz="4" w:space="0" w:color="auto"/>
                    <w:right w:val="single" w:sz="4" w:space="0" w:color="auto"/>
                  </w:tcBorders>
                  <w:noWrap/>
                  <w:vAlign w:val="bottom"/>
                  <w:hideMark/>
                  <w:tcPrChange w:id="579" w:author="Gannon, Hugh (Allianz Global Life)" w:date="2026-06-29T16:22:00Z" w16du:dateUtc="2026-06-29T15:22:00Z">
                    <w:tcPr>
                      <w:tcW w:w="1720" w:type="dxa"/>
                      <w:gridSpan w:val="3"/>
                      <w:tcBorders>
                        <w:top w:val="nil"/>
                        <w:left w:val="nil"/>
                        <w:bottom w:val="single" w:sz="4" w:space="0" w:color="auto"/>
                        <w:right w:val="single" w:sz="4" w:space="0" w:color="auto"/>
                      </w:tcBorders>
                      <w:noWrap/>
                      <w:vAlign w:val="bottom"/>
                      <w:hideMark/>
                    </w:tcPr>
                  </w:tcPrChange>
                </w:tcPr>
                <w:p w14:paraId="3D894ACA" w14:textId="77777777" w:rsidR="00155EDD" w:rsidRDefault="00155EDD" w:rsidP="00155EDD">
                  <w:pPr>
                    <w:jc w:val="center"/>
                    <w:rPr>
                      <w:ins w:id="580" w:author="Gannon, Hugh (Allianz Global Life)" w:date="2026-06-29T16:21:00Z" w16du:dateUtc="2026-06-29T15:21:00Z"/>
                      <w:rFonts w:ascii="Arial" w:hAnsi="Arial" w:cs="Arial"/>
                      <w:color w:val="000000"/>
                      <w:sz w:val="16"/>
                      <w:szCs w:val="16"/>
                    </w:rPr>
                  </w:pPr>
                  <w:ins w:id="581" w:author="Gannon, Hugh (Allianz Global Life)" w:date="2026-06-29T16:21:00Z" w16du:dateUtc="2026-06-29T15:21:00Z">
                    <w:r>
                      <w:rPr>
                        <w:rFonts w:ascii="Arial" w:hAnsi="Arial" w:cs="Arial"/>
                        <w:color w:val="000000"/>
                        <w:sz w:val="16"/>
                        <w:szCs w:val="16"/>
                      </w:rPr>
                      <w:t>0% to 4%</w:t>
                    </w:r>
                  </w:ins>
                </w:p>
              </w:tc>
              <w:tc>
                <w:tcPr>
                  <w:tcW w:w="1417" w:type="dxa"/>
                  <w:tcBorders>
                    <w:top w:val="nil"/>
                    <w:left w:val="nil"/>
                    <w:bottom w:val="single" w:sz="4" w:space="0" w:color="auto"/>
                    <w:right w:val="single" w:sz="4" w:space="0" w:color="auto"/>
                  </w:tcBorders>
                  <w:noWrap/>
                  <w:vAlign w:val="bottom"/>
                  <w:hideMark/>
                  <w:tcPrChange w:id="582" w:author="Gannon, Hugh (Allianz Global Life)" w:date="2026-06-29T16:22:00Z" w16du:dateUtc="2026-06-29T15:22:00Z">
                    <w:tcPr>
                      <w:tcW w:w="1880" w:type="dxa"/>
                      <w:tcBorders>
                        <w:top w:val="nil"/>
                        <w:left w:val="nil"/>
                        <w:bottom w:val="single" w:sz="4" w:space="0" w:color="auto"/>
                        <w:right w:val="single" w:sz="4" w:space="0" w:color="auto"/>
                      </w:tcBorders>
                      <w:noWrap/>
                      <w:vAlign w:val="bottom"/>
                      <w:hideMark/>
                    </w:tcPr>
                  </w:tcPrChange>
                </w:tcPr>
                <w:p w14:paraId="57070C76" w14:textId="77777777" w:rsidR="00155EDD" w:rsidRDefault="00155EDD" w:rsidP="00155EDD">
                  <w:pPr>
                    <w:jc w:val="center"/>
                    <w:rPr>
                      <w:ins w:id="583" w:author="Gannon, Hugh (Allianz Global Life)" w:date="2026-06-29T16:21:00Z" w16du:dateUtc="2026-06-29T15:21:00Z"/>
                      <w:rFonts w:ascii="Arial" w:hAnsi="Arial" w:cs="Arial"/>
                      <w:color w:val="000000"/>
                      <w:sz w:val="16"/>
                      <w:szCs w:val="16"/>
                    </w:rPr>
                  </w:pPr>
                  <w:ins w:id="584" w:author="Gannon, Hugh (Allianz Global Life)" w:date="2026-06-29T16:21:00Z" w16du:dateUtc="2026-06-29T15:21:00Z">
                    <w:r>
                      <w:rPr>
                        <w:rFonts w:ascii="Arial" w:hAnsi="Arial" w:cs="Arial"/>
                        <w:color w:val="000000"/>
                        <w:sz w:val="16"/>
                        <w:szCs w:val="16"/>
                      </w:rPr>
                      <w:t>100% to 104%</w:t>
                    </w:r>
                  </w:ins>
                </w:p>
              </w:tc>
            </w:tr>
            <w:tr w:rsidR="00155EDD" w14:paraId="663190B1" w14:textId="77777777" w:rsidTr="00155EDD">
              <w:trPr>
                <w:trHeight w:val="270"/>
                <w:ins w:id="585" w:author="Gannon, Hugh (Allianz Global Life)" w:date="2026-06-29T16:21:00Z"/>
                <w:trPrChange w:id="586" w:author="Gannon, Hugh (Allianz Global Life)" w:date="2026-06-29T16:22:00Z" w16du:dateUtc="2026-06-29T15:22:00Z">
                  <w:trPr>
                    <w:trHeight w:val="270"/>
                  </w:trPr>
                </w:trPrChange>
              </w:trPr>
              <w:tc>
                <w:tcPr>
                  <w:tcW w:w="1000" w:type="dxa"/>
                  <w:tcBorders>
                    <w:top w:val="nil"/>
                    <w:left w:val="single" w:sz="4" w:space="0" w:color="auto"/>
                    <w:bottom w:val="single" w:sz="4" w:space="0" w:color="auto"/>
                    <w:right w:val="single" w:sz="4" w:space="0" w:color="auto"/>
                  </w:tcBorders>
                  <w:noWrap/>
                  <w:vAlign w:val="bottom"/>
                  <w:hideMark/>
                  <w:tcPrChange w:id="587" w:author="Gannon, Hugh (Allianz Global Life)" w:date="2026-06-29T16:22:00Z" w16du:dateUtc="2026-06-29T15:22:00Z">
                    <w:tcPr>
                      <w:tcW w:w="1000" w:type="dxa"/>
                      <w:tcBorders>
                        <w:top w:val="nil"/>
                        <w:left w:val="single" w:sz="4" w:space="0" w:color="auto"/>
                        <w:bottom w:val="single" w:sz="4" w:space="0" w:color="auto"/>
                        <w:right w:val="single" w:sz="4" w:space="0" w:color="auto"/>
                      </w:tcBorders>
                      <w:noWrap/>
                      <w:vAlign w:val="bottom"/>
                      <w:hideMark/>
                    </w:tcPr>
                  </w:tcPrChange>
                </w:tcPr>
                <w:p w14:paraId="7A04A339" w14:textId="77777777" w:rsidR="00155EDD" w:rsidRDefault="00155EDD" w:rsidP="00155EDD">
                  <w:pPr>
                    <w:jc w:val="center"/>
                    <w:rPr>
                      <w:ins w:id="588" w:author="Gannon, Hugh (Allianz Global Life)" w:date="2026-06-29T16:21:00Z" w16du:dateUtc="2026-06-29T15:21:00Z"/>
                      <w:rFonts w:ascii="Arial" w:hAnsi="Arial" w:cs="Arial"/>
                      <w:color w:val="000000"/>
                      <w:sz w:val="16"/>
                      <w:szCs w:val="16"/>
                    </w:rPr>
                  </w:pPr>
                  <w:ins w:id="589" w:author="Gannon, Hugh (Allianz Global Life)" w:date="2026-06-29T16:21:00Z" w16du:dateUtc="2026-06-29T15:21:00Z">
                    <w:r>
                      <w:rPr>
                        <w:rFonts w:ascii="Arial" w:hAnsi="Arial" w:cs="Arial"/>
                        <w:color w:val="000000"/>
                        <w:sz w:val="16"/>
                        <w:szCs w:val="16"/>
                      </w:rPr>
                      <w:t>E6</w:t>
                    </w:r>
                  </w:ins>
                </w:p>
              </w:tc>
              <w:tc>
                <w:tcPr>
                  <w:tcW w:w="1446" w:type="dxa"/>
                  <w:tcBorders>
                    <w:top w:val="nil"/>
                    <w:left w:val="nil"/>
                    <w:bottom w:val="single" w:sz="4" w:space="0" w:color="auto"/>
                    <w:right w:val="single" w:sz="4" w:space="0" w:color="auto"/>
                  </w:tcBorders>
                  <w:noWrap/>
                  <w:vAlign w:val="bottom"/>
                  <w:hideMark/>
                  <w:tcPrChange w:id="590" w:author="Gannon, Hugh (Allianz Global Life)" w:date="2026-06-29T16:22:00Z" w16du:dateUtc="2026-06-29T15:22:00Z">
                    <w:tcPr>
                      <w:tcW w:w="2200" w:type="dxa"/>
                      <w:gridSpan w:val="2"/>
                      <w:tcBorders>
                        <w:top w:val="nil"/>
                        <w:left w:val="nil"/>
                        <w:bottom w:val="single" w:sz="4" w:space="0" w:color="auto"/>
                        <w:right w:val="single" w:sz="4" w:space="0" w:color="auto"/>
                      </w:tcBorders>
                      <w:noWrap/>
                      <w:vAlign w:val="bottom"/>
                      <w:hideMark/>
                    </w:tcPr>
                  </w:tcPrChange>
                </w:tcPr>
                <w:p w14:paraId="1EF6C821" w14:textId="77777777" w:rsidR="00155EDD" w:rsidRDefault="00155EDD" w:rsidP="00155EDD">
                  <w:pPr>
                    <w:jc w:val="center"/>
                    <w:rPr>
                      <w:ins w:id="591" w:author="Gannon, Hugh (Allianz Global Life)" w:date="2026-06-29T16:21:00Z" w16du:dateUtc="2026-06-29T15:21:00Z"/>
                      <w:rFonts w:ascii="Arial" w:hAnsi="Arial" w:cs="Arial"/>
                      <w:color w:val="000000"/>
                      <w:sz w:val="16"/>
                      <w:szCs w:val="16"/>
                    </w:rPr>
                  </w:pPr>
                  <w:ins w:id="592" w:author="Gannon, Hugh (Allianz Global Life)" w:date="2026-06-29T16:21:00Z" w16du:dateUtc="2026-06-29T15:21:00Z">
                    <w:r>
                      <w:rPr>
                        <w:rFonts w:ascii="Arial" w:hAnsi="Arial" w:cs="Arial"/>
                        <w:color w:val="000000"/>
                        <w:sz w:val="16"/>
                        <w:szCs w:val="16"/>
                      </w:rPr>
                      <w:t>4.50%</w:t>
                    </w:r>
                  </w:ins>
                </w:p>
              </w:tc>
              <w:tc>
                <w:tcPr>
                  <w:tcW w:w="1701" w:type="dxa"/>
                  <w:tcBorders>
                    <w:top w:val="nil"/>
                    <w:left w:val="nil"/>
                    <w:bottom w:val="single" w:sz="4" w:space="0" w:color="auto"/>
                    <w:right w:val="single" w:sz="4" w:space="0" w:color="auto"/>
                  </w:tcBorders>
                  <w:noWrap/>
                  <w:vAlign w:val="bottom"/>
                  <w:hideMark/>
                  <w:tcPrChange w:id="593" w:author="Gannon, Hugh (Allianz Global Life)" w:date="2026-06-29T16:22:00Z" w16du:dateUtc="2026-06-29T15:22:00Z">
                    <w:tcPr>
                      <w:tcW w:w="2140" w:type="dxa"/>
                      <w:gridSpan w:val="2"/>
                      <w:tcBorders>
                        <w:top w:val="nil"/>
                        <w:left w:val="nil"/>
                        <w:bottom w:val="single" w:sz="4" w:space="0" w:color="auto"/>
                        <w:right w:val="single" w:sz="4" w:space="0" w:color="auto"/>
                      </w:tcBorders>
                      <w:noWrap/>
                      <w:vAlign w:val="bottom"/>
                      <w:hideMark/>
                    </w:tcPr>
                  </w:tcPrChange>
                </w:tcPr>
                <w:p w14:paraId="7C686EBB" w14:textId="77777777" w:rsidR="00155EDD" w:rsidRDefault="00155EDD" w:rsidP="00155EDD">
                  <w:pPr>
                    <w:jc w:val="center"/>
                    <w:rPr>
                      <w:ins w:id="594" w:author="Gannon, Hugh (Allianz Global Life)" w:date="2026-06-29T16:21:00Z" w16du:dateUtc="2026-06-29T15:21:00Z"/>
                      <w:rFonts w:ascii="Arial" w:hAnsi="Arial" w:cs="Arial"/>
                      <w:color w:val="000000"/>
                      <w:sz w:val="16"/>
                      <w:szCs w:val="16"/>
                    </w:rPr>
                  </w:pPr>
                  <w:ins w:id="595" w:author="Gannon, Hugh (Allianz Global Life)" w:date="2026-06-29T16:21:00Z" w16du:dateUtc="2026-06-29T15:21:00Z">
                    <w:r>
                      <w:rPr>
                        <w:rFonts w:ascii="Arial" w:hAnsi="Arial" w:cs="Arial"/>
                        <w:color w:val="000000"/>
                        <w:sz w:val="16"/>
                        <w:szCs w:val="16"/>
                      </w:rPr>
                      <w:t>100%</w:t>
                    </w:r>
                  </w:ins>
                </w:p>
              </w:tc>
              <w:tc>
                <w:tcPr>
                  <w:tcW w:w="1418" w:type="dxa"/>
                  <w:tcBorders>
                    <w:top w:val="nil"/>
                    <w:left w:val="nil"/>
                    <w:bottom w:val="single" w:sz="4" w:space="0" w:color="auto"/>
                    <w:right w:val="single" w:sz="4" w:space="0" w:color="auto"/>
                  </w:tcBorders>
                  <w:noWrap/>
                  <w:vAlign w:val="bottom"/>
                  <w:hideMark/>
                  <w:tcPrChange w:id="596" w:author="Gannon, Hugh (Allianz Global Life)" w:date="2026-06-29T16:22:00Z" w16du:dateUtc="2026-06-29T15:22:00Z">
                    <w:tcPr>
                      <w:tcW w:w="1720" w:type="dxa"/>
                      <w:gridSpan w:val="3"/>
                      <w:tcBorders>
                        <w:top w:val="nil"/>
                        <w:left w:val="nil"/>
                        <w:bottom w:val="single" w:sz="4" w:space="0" w:color="auto"/>
                        <w:right w:val="single" w:sz="4" w:space="0" w:color="auto"/>
                      </w:tcBorders>
                      <w:noWrap/>
                      <w:vAlign w:val="bottom"/>
                      <w:hideMark/>
                    </w:tcPr>
                  </w:tcPrChange>
                </w:tcPr>
                <w:p w14:paraId="4D6CE67B" w14:textId="77777777" w:rsidR="00155EDD" w:rsidRDefault="00155EDD" w:rsidP="00155EDD">
                  <w:pPr>
                    <w:jc w:val="center"/>
                    <w:rPr>
                      <w:ins w:id="597" w:author="Gannon, Hugh (Allianz Global Life)" w:date="2026-06-29T16:21:00Z" w16du:dateUtc="2026-06-29T15:21:00Z"/>
                      <w:rFonts w:ascii="Arial" w:hAnsi="Arial" w:cs="Arial"/>
                      <w:color w:val="000000"/>
                      <w:sz w:val="16"/>
                      <w:szCs w:val="16"/>
                    </w:rPr>
                  </w:pPr>
                  <w:ins w:id="598" w:author="Gannon, Hugh (Allianz Global Life)" w:date="2026-06-29T16:21:00Z" w16du:dateUtc="2026-06-29T15:21:00Z">
                    <w:r>
                      <w:rPr>
                        <w:rFonts w:ascii="Arial" w:hAnsi="Arial" w:cs="Arial"/>
                        <w:color w:val="000000"/>
                        <w:sz w:val="16"/>
                        <w:szCs w:val="16"/>
                      </w:rPr>
                      <w:t>0% to 4.5%</w:t>
                    </w:r>
                  </w:ins>
                </w:p>
              </w:tc>
              <w:tc>
                <w:tcPr>
                  <w:tcW w:w="1417" w:type="dxa"/>
                  <w:tcBorders>
                    <w:top w:val="nil"/>
                    <w:left w:val="nil"/>
                    <w:bottom w:val="single" w:sz="4" w:space="0" w:color="auto"/>
                    <w:right w:val="single" w:sz="4" w:space="0" w:color="auto"/>
                  </w:tcBorders>
                  <w:noWrap/>
                  <w:vAlign w:val="bottom"/>
                  <w:hideMark/>
                  <w:tcPrChange w:id="599" w:author="Gannon, Hugh (Allianz Global Life)" w:date="2026-06-29T16:22:00Z" w16du:dateUtc="2026-06-29T15:22:00Z">
                    <w:tcPr>
                      <w:tcW w:w="1880" w:type="dxa"/>
                      <w:tcBorders>
                        <w:top w:val="nil"/>
                        <w:left w:val="nil"/>
                        <w:bottom w:val="single" w:sz="4" w:space="0" w:color="auto"/>
                        <w:right w:val="single" w:sz="4" w:space="0" w:color="auto"/>
                      </w:tcBorders>
                      <w:noWrap/>
                      <w:vAlign w:val="bottom"/>
                      <w:hideMark/>
                    </w:tcPr>
                  </w:tcPrChange>
                </w:tcPr>
                <w:p w14:paraId="65D2E1E9" w14:textId="77777777" w:rsidR="00155EDD" w:rsidRDefault="00155EDD" w:rsidP="00155EDD">
                  <w:pPr>
                    <w:jc w:val="center"/>
                    <w:rPr>
                      <w:ins w:id="600" w:author="Gannon, Hugh (Allianz Global Life)" w:date="2026-06-29T16:21:00Z" w16du:dateUtc="2026-06-29T15:21:00Z"/>
                      <w:rFonts w:ascii="Arial" w:hAnsi="Arial" w:cs="Arial"/>
                      <w:color w:val="000000"/>
                      <w:sz w:val="16"/>
                      <w:szCs w:val="16"/>
                    </w:rPr>
                  </w:pPr>
                  <w:ins w:id="601" w:author="Gannon, Hugh (Allianz Global Life)" w:date="2026-06-29T16:21:00Z" w16du:dateUtc="2026-06-29T15:21:00Z">
                    <w:r>
                      <w:rPr>
                        <w:rFonts w:ascii="Arial" w:hAnsi="Arial" w:cs="Arial"/>
                        <w:color w:val="000000"/>
                        <w:sz w:val="16"/>
                        <w:szCs w:val="16"/>
                      </w:rPr>
                      <w:t>100% to 104.5%</w:t>
                    </w:r>
                  </w:ins>
                </w:p>
              </w:tc>
            </w:tr>
            <w:tr w:rsidR="00155EDD" w14:paraId="0EBDCCB7" w14:textId="77777777" w:rsidTr="00155EDD">
              <w:trPr>
                <w:trHeight w:val="255"/>
                <w:ins w:id="602" w:author="Gannon, Hugh (Allianz Global Life)" w:date="2026-06-29T16:21:00Z"/>
                <w:trPrChange w:id="603" w:author="Gannon, Hugh (Allianz Global Life)" w:date="2026-06-29T16:22:00Z" w16du:dateUtc="2026-06-29T15:22:00Z">
                  <w:trPr>
                    <w:trHeight w:val="255"/>
                  </w:trPr>
                </w:trPrChange>
              </w:trPr>
              <w:tc>
                <w:tcPr>
                  <w:tcW w:w="1000" w:type="dxa"/>
                  <w:tcBorders>
                    <w:top w:val="nil"/>
                    <w:left w:val="single" w:sz="4" w:space="0" w:color="auto"/>
                    <w:bottom w:val="single" w:sz="4" w:space="0" w:color="auto"/>
                    <w:right w:val="single" w:sz="4" w:space="0" w:color="auto"/>
                  </w:tcBorders>
                  <w:noWrap/>
                  <w:vAlign w:val="bottom"/>
                  <w:hideMark/>
                  <w:tcPrChange w:id="604" w:author="Gannon, Hugh (Allianz Global Life)" w:date="2026-06-29T16:22:00Z" w16du:dateUtc="2026-06-29T15:22:00Z">
                    <w:tcPr>
                      <w:tcW w:w="1000" w:type="dxa"/>
                      <w:tcBorders>
                        <w:top w:val="nil"/>
                        <w:left w:val="single" w:sz="4" w:space="0" w:color="auto"/>
                        <w:bottom w:val="single" w:sz="4" w:space="0" w:color="auto"/>
                        <w:right w:val="single" w:sz="4" w:space="0" w:color="auto"/>
                      </w:tcBorders>
                      <w:noWrap/>
                      <w:vAlign w:val="bottom"/>
                      <w:hideMark/>
                    </w:tcPr>
                  </w:tcPrChange>
                </w:tcPr>
                <w:p w14:paraId="1688C978" w14:textId="77777777" w:rsidR="00155EDD" w:rsidRDefault="00155EDD" w:rsidP="00155EDD">
                  <w:pPr>
                    <w:jc w:val="center"/>
                    <w:rPr>
                      <w:ins w:id="605" w:author="Gannon, Hugh (Allianz Global Life)" w:date="2026-06-29T16:21:00Z" w16du:dateUtc="2026-06-29T15:21:00Z"/>
                      <w:rFonts w:ascii="Arial" w:hAnsi="Arial" w:cs="Arial"/>
                      <w:color w:val="000000"/>
                      <w:sz w:val="16"/>
                      <w:szCs w:val="16"/>
                    </w:rPr>
                  </w:pPr>
                  <w:ins w:id="606" w:author="Gannon, Hugh (Allianz Global Life)" w:date="2026-06-29T16:21:00Z" w16du:dateUtc="2026-06-29T15:21:00Z">
                    <w:r>
                      <w:rPr>
                        <w:rFonts w:ascii="Arial" w:hAnsi="Arial" w:cs="Arial"/>
                        <w:color w:val="000000"/>
                        <w:sz w:val="16"/>
                        <w:szCs w:val="16"/>
                      </w:rPr>
                      <w:t>F1</w:t>
                    </w:r>
                  </w:ins>
                </w:p>
              </w:tc>
              <w:tc>
                <w:tcPr>
                  <w:tcW w:w="1446" w:type="dxa"/>
                  <w:tcBorders>
                    <w:top w:val="nil"/>
                    <w:left w:val="nil"/>
                    <w:bottom w:val="single" w:sz="4" w:space="0" w:color="auto"/>
                    <w:right w:val="single" w:sz="4" w:space="0" w:color="auto"/>
                  </w:tcBorders>
                  <w:noWrap/>
                  <w:vAlign w:val="bottom"/>
                  <w:hideMark/>
                  <w:tcPrChange w:id="607" w:author="Gannon, Hugh (Allianz Global Life)" w:date="2026-06-29T16:22:00Z" w16du:dateUtc="2026-06-29T15:22:00Z">
                    <w:tcPr>
                      <w:tcW w:w="2200" w:type="dxa"/>
                      <w:gridSpan w:val="2"/>
                      <w:tcBorders>
                        <w:top w:val="nil"/>
                        <w:left w:val="nil"/>
                        <w:bottom w:val="single" w:sz="4" w:space="0" w:color="auto"/>
                        <w:right w:val="single" w:sz="4" w:space="0" w:color="auto"/>
                      </w:tcBorders>
                      <w:noWrap/>
                      <w:vAlign w:val="bottom"/>
                      <w:hideMark/>
                    </w:tcPr>
                  </w:tcPrChange>
                </w:tcPr>
                <w:p w14:paraId="18A5BB0A" w14:textId="77777777" w:rsidR="00155EDD" w:rsidRDefault="00155EDD" w:rsidP="00155EDD">
                  <w:pPr>
                    <w:jc w:val="center"/>
                    <w:rPr>
                      <w:ins w:id="608" w:author="Gannon, Hugh (Allianz Global Life)" w:date="2026-06-29T16:21:00Z" w16du:dateUtc="2026-06-29T15:21:00Z"/>
                      <w:rFonts w:ascii="Arial" w:hAnsi="Arial" w:cs="Arial"/>
                      <w:color w:val="000000"/>
                      <w:sz w:val="16"/>
                      <w:szCs w:val="16"/>
                    </w:rPr>
                  </w:pPr>
                  <w:ins w:id="609" w:author="Gannon, Hugh (Allianz Global Life)" w:date="2026-06-29T16:21:00Z" w16du:dateUtc="2026-06-29T15:21:00Z">
                    <w:r>
                      <w:rPr>
                        <w:rFonts w:ascii="Arial" w:hAnsi="Arial" w:cs="Arial"/>
                        <w:color w:val="000000"/>
                        <w:sz w:val="16"/>
                        <w:szCs w:val="16"/>
                      </w:rPr>
                      <w:t>1.00%</w:t>
                    </w:r>
                  </w:ins>
                </w:p>
              </w:tc>
              <w:tc>
                <w:tcPr>
                  <w:tcW w:w="1701" w:type="dxa"/>
                  <w:tcBorders>
                    <w:top w:val="nil"/>
                    <w:left w:val="nil"/>
                    <w:bottom w:val="single" w:sz="4" w:space="0" w:color="auto"/>
                    <w:right w:val="single" w:sz="4" w:space="0" w:color="auto"/>
                  </w:tcBorders>
                  <w:noWrap/>
                  <w:vAlign w:val="bottom"/>
                  <w:hideMark/>
                  <w:tcPrChange w:id="610" w:author="Gannon, Hugh (Allianz Global Life)" w:date="2026-06-29T16:22:00Z" w16du:dateUtc="2026-06-29T15:22:00Z">
                    <w:tcPr>
                      <w:tcW w:w="2140" w:type="dxa"/>
                      <w:gridSpan w:val="2"/>
                      <w:tcBorders>
                        <w:top w:val="nil"/>
                        <w:left w:val="nil"/>
                        <w:bottom w:val="single" w:sz="4" w:space="0" w:color="auto"/>
                        <w:right w:val="single" w:sz="4" w:space="0" w:color="auto"/>
                      </w:tcBorders>
                      <w:noWrap/>
                      <w:vAlign w:val="bottom"/>
                      <w:hideMark/>
                    </w:tcPr>
                  </w:tcPrChange>
                </w:tcPr>
                <w:p w14:paraId="29053C2F" w14:textId="77777777" w:rsidR="00155EDD" w:rsidRDefault="00155EDD" w:rsidP="00155EDD">
                  <w:pPr>
                    <w:jc w:val="center"/>
                    <w:rPr>
                      <w:ins w:id="611" w:author="Gannon, Hugh (Allianz Global Life)" w:date="2026-06-29T16:21:00Z" w16du:dateUtc="2026-06-29T15:21:00Z"/>
                      <w:rFonts w:ascii="Arial" w:hAnsi="Arial" w:cs="Arial"/>
                      <w:color w:val="000000"/>
                      <w:sz w:val="16"/>
                      <w:szCs w:val="16"/>
                    </w:rPr>
                  </w:pPr>
                  <w:ins w:id="612" w:author="Gannon, Hugh (Allianz Global Life)" w:date="2026-06-29T16:21:00Z" w16du:dateUtc="2026-06-29T15:21:00Z">
                    <w:r>
                      <w:rPr>
                        <w:rFonts w:ascii="Arial" w:hAnsi="Arial" w:cs="Arial"/>
                        <w:color w:val="000000"/>
                        <w:sz w:val="16"/>
                        <w:szCs w:val="16"/>
                      </w:rPr>
                      <w:t>100%</w:t>
                    </w:r>
                  </w:ins>
                </w:p>
              </w:tc>
              <w:tc>
                <w:tcPr>
                  <w:tcW w:w="1418" w:type="dxa"/>
                  <w:tcBorders>
                    <w:top w:val="nil"/>
                    <w:left w:val="nil"/>
                    <w:bottom w:val="single" w:sz="4" w:space="0" w:color="auto"/>
                    <w:right w:val="single" w:sz="4" w:space="0" w:color="auto"/>
                  </w:tcBorders>
                  <w:noWrap/>
                  <w:vAlign w:val="bottom"/>
                  <w:hideMark/>
                  <w:tcPrChange w:id="613" w:author="Gannon, Hugh (Allianz Global Life)" w:date="2026-06-29T16:22:00Z" w16du:dateUtc="2026-06-29T15:22:00Z">
                    <w:tcPr>
                      <w:tcW w:w="1720" w:type="dxa"/>
                      <w:gridSpan w:val="3"/>
                      <w:tcBorders>
                        <w:top w:val="nil"/>
                        <w:left w:val="nil"/>
                        <w:bottom w:val="single" w:sz="4" w:space="0" w:color="auto"/>
                        <w:right w:val="single" w:sz="4" w:space="0" w:color="auto"/>
                      </w:tcBorders>
                      <w:noWrap/>
                      <w:vAlign w:val="bottom"/>
                      <w:hideMark/>
                    </w:tcPr>
                  </w:tcPrChange>
                </w:tcPr>
                <w:p w14:paraId="48E2B0D7" w14:textId="77777777" w:rsidR="00155EDD" w:rsidRDefault="00155EDD" w:rsidP="00155EDD">
                  <w:pPr>
                    <w:jc w:val="center"/>
                    <w:rPr>
                      <w:ins w:id="614" w:author="Gannon, Hugh (Allianz Global Life)" w:date="2026-06-29T16:21:00Z" w16du:dateUtc="2026-06-29T15:21:00Z"/>
                      <w:rFonts w:ascii="Arial" w:hAnsi="Arial" w:cs="Arial"/>
                      <w:color w:val="000000"/>
                      <w:sz w:val="16"/>
                      <w:szCs w:val="16"/>
                    </w:rPr>
                  </w:pPr>
                  <w:ins w:id="615" w:author="Gannon, Hugh (Allianz Global Life)" w:date="2026-06-29T16:21:00Z" w16du:dateUtc="2026-06-29T15:21:00Z">
                    <w:r>
                      <w:rPr>
                        <w:rFonts w:ascii="Arial" w:hAnsi="Arial" w:cs="Arial"/>
                        <w:color w:val="000000"/>
                        <w:sz w:val="16"/>
                        <w:szCs w:val="16"/>
                      </w:rPr>
                      <w:t>0% to 4%</w:t>
                    </w:r>
                  </w:ins>
                </w:p>
              </w:tc>
              <w:tc>
                <w:tcPr>
                  <w:tcW w:w="1417" w:type="dxa"/>
                  <w:tcBorders>
                    <w:top w:val="nil"/>
                    <w:left w:val="nil"/>
                    <w:bottom w:val="single" w:sz="4" w:space="0" w:color="auto"/>
                    <w:right w:val="single" w:sz="4" w:space="0" w:color="auto"/>
                  </w:tcBorders>
                  <w:noWrap/>
                  <w:vAlign w:val="bottom"/>
                  <w:hideMark/>
                  <w:tcPrChange w:id="616" w:author="Gannon, Hugh (Allianz Global Life)" w:date="2026-06-29T16:22:00Z" w16du:dateUtc="2026-06-29T15:22:00Z">
                    <w:tcPr>
                      <w:tcW w:w="1880" w:type="dxa"/>
                      <w:tcBorders>
                        <w:top w:val="nil"/>
                        <w:left w:val="nil"/>
                        <w:bottom w:val="single" w:sz="4" w:space="0" w:color="auto"/>
                        <w:right w:val="single" w:sz="4" w:space="0" w:color="auto"/>
                      </w:tcBorders>
                      <w:noWrap/>
                      <w:vAlign w:val="bottom"/>
                      <w:hideMark/>
                    </w:tcPr>
                  </w:tcPrChange>
                </w:tcPr>
                <w:p w14:paraId="3BA6F2CF" w14:textId="77777777" w:rsidR="00155EDD" w:rsidRDefault="00155EDD" w:rsidP="00155EDD">
                  <w:pPr>
                    <w:jc w:val="center"/>
                    <w:rPr>
                      <w:ins w:id="617" w:author="Gannon, Hugh (Allianz Global Life)" w:date="2026-06-29T16:21:00Z" w16du:dateUtc="2026-06-29T15:21:00Z"/>
                      <w:rFonts w:ascii="Arial" w:hAnsi="Arial" w:cs="Arial"/>
                      <w:color w:val="000000"/>
                      <w:sz w:val="16"/>
                      <w:szCs w:val="16"/>
                    </w:rPr>
                  </w:pPr>
                  <w:ins w:id="618" w:author="Gannon, Hugh (Allianz Global Life)" w:date="2026-06-29T16:21:00Z" w16du:dateUtc="2026-06-29T15:21:00Z">
                    <w:r>
                      <w:rPr>
                        <w:rFonts w:ascii="Arial" w:hAnsi="Arial" w:cs="Arial"/>
                        <w:color w:val="000000"/>
                        <w:sz w:val="16"/>
                        <w:szCs w:val="16"/>
                      </w:rPr>
                      <w:t>97% to 101%</w:t>
                    </w:r>
                  </w:ins>
                </w:p>
              </w:tc>
            </w:tr>
            <w:tr w:rsidR="00155EDD" w14:paraId="48DE91CA" w14:textId="77777777" w:rsidTr="00155EDD">
              <w:trPr>
                <w:trHeight w:val="255"/>
                <w:ins w:id="619" w:author="Gannon, Hugh (Allianz Global Life)" w:date="2026-06-29T16:21:00Z"/>
                <w:trPrChange w:id="620" w:author="Gannon, Hugh (Allianz Global Life)" w:date="2026-06-29T16:22:00Z" w16du:dateUtc="2026-06-29T15:22:00Z">
                  <w:trPr>
                    <w:trHeight w:val="255"/>
                  </w:trPr>
                </w:trPrChange>
              </w:trPr>
              <w:tc>
                <w:tcPr>
                  <w:tcW w:w="1000" w:type="dxa"/>
                  <w:tcBorders>
                    <w:top w:val="nil"/>
                    <w:left w:val="single" w:sz="4" w:space="0" w:color="auto"/>
                    <w:bottom w:val="single" w:sz="4" w:space="0" w:color="auto"/>
                    <w:right w:val="single" w:sz="4" w:space="0" w:color="auto"/>
                  </w:tcBorders>
                  <w:noWrap/>
                  <w:vAlign w:val="bottom"/>
                  <w:hideMark/>
                  <w:tcPrChange w:id="621" w:author="Gannon, Hugh (Allianz Global Life)" w:date="2026-06-29T16:22:00Z" w16du:dateUtc="2026-06-29T15:22:00Z">
                    <w:tcPr>
                      <w:tcW w:w="1000" w:type="dxa"/>
                      <w:tcBorders>
                        <w:top w:val="nil"/>
                        <w:left w:val="single" w:sz="4" w:space="0" w:color="auto"/>
                        <w:bottom w:val="single" w:sz="4" w:space="0" w:color="auto"/>
                        <w:right w:val="single" w:sz="4" w:space="0" w:color="auto"/>
                      </w:tcBorders>
                      <w:noWrap/>
                      <w:vAlign w:val="bottom"/>
                      <w:hideMark/>
                    </w:tcPr>
                  </w:tcPrChange>
                </w:tcPr>
                <w:p w14:paraId="22632FF8" w14:textId="77777777" w:rsidR="00155EDD" w:rsidRDefault="00155EDD" w:rsidP="00155EDD">
                  <w:pPr>
                    <w:jc w:val="center"/>
                    <w:rPr>
                      <w:ins w:id="622" w:author="Gannon, Hugh (Allianz Global Life)" w:date="2026-06-29T16:21:00Z" w16du:dateUtc="2026-06-29T15:21:00Z"/>
                      <w:rFonts w:ascii="Arial" w:hAnsi="Arial" w:cs="Arial"/>
                      <w:color w:val="000000"/>
                      <w:sz w:val="16"/>
                      <w:szCs w:val="16"/>
                    </w:rPr>
                  </w:pPr>
                  <w:ins w:id="623" w:author="Gannon, Hugh (Allianz Global Life)" w:date="2026-06-29T16:21:00Z" w16du:dateUtc="2026-06-29T15:21:00Z">
                    <w:r>
                      <w:rPr>
                        <w:rFonts w:ascii="Arial" w:hAnsi="Arial" w:cs="Arial"/>
                        <w:color w:val="000000"/>
                        <w:sz w:val="16"/>
                        <w:szCs w:val="16"/>
                      </w:rPr>
                      <w:t>F2</w:t>
                    </w:r>
                  </w:ins>
                </w:p>
              </w:tc>
              <w:tc>
                <w:tcPr>
                  <w:tcW w:w="1446" w:type="dxa"/>
                  <w:tcBorders>
                    <w:top w:val="nil"/>
                    <w:left w:val="nil"/>
                    <w:bottom w:val="single" w:sz="4" w:space="0" w:color="auto"/>
                    <w:right w:val="single" w:sz="4" w:space="0" w:color="auto"/>
                  </w:tcBorders>
                  <w:noWrap/>
                  <w:vAlign w:val="bottom"/>
                  <w:hideMark/>
                  <w:tcPrChange w:id="624" w:author="Gannon, Hugh (Allianz Global Life)" w:date="2026-06-29T16:22:00Z" w16du:dateUtc="2026-06-29T15:22:00Z">
                    <w:tcPr>
                      <w:tcW w:w="2200" w:type="dxa"/>
                      <w:gridSpan w:val="2"/>
                      <w:tcBorders>
                        <w:top w:val="nil"/>
                        <w:left w:val="nil"/>
                        <w:bottom w:val="single" w:sz="4" w:space="0" w:color="auto"/>
                        <w:right w:val="single" w:sz="4" w:space="0" w:color="auto"/>
                      </w:tcBorders>
                      <w:noWrap/>
                      <w:vAlign w:val="bottom"/>
                      <w:hideMark/>
                    </w:tcPr>
                  </w:tcPrChange>
                </w:tcPr>
                <w:p w14:paraId="52340C5E" w14:textId="77777777" w:rsidR="00155EDD" w:rsidRDefault="00155EDD" w:rsidP="00155EDD">
                  <w:pPr>
                    <w:jc w:val="center"/>
                    <w:rPr>
                      <w:ins w:id="625" w:author="Gannon, Hugh (Allianz Global Life)" w:date="2026-06-29T16:21:00Z" w16du:dateUtc="2026-06-29T15:21:00Z"/>
                      <w:rFonts w:ascii="Arial" w:hAnsi="Arial" w:cs="Arial"/>
                      <w:color w:val="000000"/>
                      <w:sz w:val="16"/>
                      <w:szCs w:val="16"/>
                    </w:rPr>
                  </w:pPr>
                  <w:ins w:id="626" w:author="Gannon, Hugh (Allianz Global Life)" w:date="2026-06-29T16:21:00Z" w16du:dateUtc="2026-06-29T15:21:00Z">
                    <w:r>
                      <w:rPr>
                        <w:rFonts w:ascii="Arial" w:hAnsi="Arial" w:cs="Arial"/>
                        <w:color w:val="000000"/>
                        <w:sz w:val="16"/>
                        <w:szCs w:val="16"/>
                      </w:rPr>
                      <w:t>2.00%</w:t>
                    </w:r>
                  </w:ins>
                </w:p>
              </w:tc>
              <w:tc>
                <w:tcPr>
                  <w:tcW w:w="1701" w:type="dxa"/>
                  <w:tcBorders>
                    <w:top w:val="nil"/>
                    <w:left w:val="nil"/>
                    <w:bottom w:val="single" w:sz="4" w:space="0" w:color="auto"/>
                    <w:right w:val="single" w:sz="4" w:space="0" w:color="auto"/>
                  </w:tcBorders>
                  <w:noWrap/>
                  <w:vAlign w:val="bottom"/>
                  <w:hideMark/>
                  <w:tcPrChange w:id="627" w:author="Gannon, Hugh (Allianz Global Life)" w:date="2026-06-29T16:22:00Z" w16du:dateUtc="2026-06-29T15:22:00Z">
                    <w:tcPr>
                      <w:tcW w:w="2140" w:type="dxa"/>
                      <w:gridSpan w:val="2"/>
                      <w:tcBorders>
                        <w:top w:val="nil"/>
                        <w:left w:val="nil"/>
                        <w:bottom w:val="single" w:sz="4" w:space="0" w:color="auto"/>
                        <w:right w:val="single" w:sz="4" w:space="0" w:color="auto"/>
                      </w:tcBorders>
                      <w:noWrap/>
                      <w:vAlign w:val="bottom"/>
                      <w:hideMark/>
                    </w:tcPr>
                  </w:tcPrChange>
                </w:tcPr>
                <w:p w14:paraId="31CB52BB" w14:textId="77777777" w:rsidR="00155EDD" w:rsidRDefault="00155EDD" w:rsidP="00155EDD">
                  <w:pPr>
                    <w:jc w:val="center"/>
                    <w:rPr>
                      <w:ins w:id="628" w:author="Gannon, Hugh (Allianz Global Life)" w:date="2026-06-29T16:21:00Z" w16du:dateUtc="2026-06-29T15:21:00Z"/>
                      <w:rFonts w:ascii="Arial" w:hAnsi="Arial" w:cs="Arial"/>
                      <w:color w:val="000000"/>
                      <w:sz w:val="16"/>
                      <w:szCs w:val="16"/>
                    </w:rPr>
                  </w:pPr>
                  <w:ins w:id="629" w:author="Gannon, Hugh (Allianz Global Life)" w:date="2026-06-29T16:21:00Z" w16du:dateUtc="2026-06-29T15:21:00Z">
                    <w:r>
                      <w:rPr>
                        <w:rFonts w:ascii="Arial" w:hAnsi="Arial" w:cs="Arial"/>
                        <w:color w:val="000000"/>
                        <w:sz w:val="16"/>
                        <w:szCs w:val="16"/>
                      </w:rPr>
                      <w:t>100%</w:t>
                    </w:r>
                  </w:ins>
                </w:p>
              </w:tc>
              <w:tc>
                <w:tcPr>
                  <w:tcW w:w="1418" w:type="dxa"/>
                  <w:tcBorders>
                    <w:top w:val="nil"/>
                    <w:left w:val="nil"/>
                    <w:bottom w:val="single" w:sz="4" w:space="0" w:color="auto"/>
                    <w:right w:val="single" w:sz="4" w:space="0" w:color="auto"/>
                  </w:tcBorders>
                  <w:noWrap/>
                  <w:vAlign w:val="bottom"/>
                  <w:hideMark/>
                  <w:tcPrChange w:id="630" w:author="Gannon, Hugh (Allianz Global Life)" w:date="2026-06-29T16:22:00Z" w16du:dateUtc="2026-06-29T15:22:00Z">
                    <w:tcPr>
                      <w:tcW w:w="1720" w:type="dxa"/>
                      <w:gridSpan w:val="3"/>
                      <w:tcBorders>
                        <w:top w:val="nil"/>
                        <w:left w:val="nil"/>
                        <w:bottom w:val="single" w:sz="4" w:space="0" w:color="auto"/>
                        <w:right w:val="single" w:sz="4" w:space="0" w:color="auto"/>
                      </w:tcBorders>
                      <w:noWrap/>
                      <w:vAlign w:val="bottom"/>
                      <w:hideMark/>
                    </w:tcPr>
                  </w:tcPrChange>
                </w:tcPr>
                <w:p w14:paraId="6031AEF1" w14:textId="77777777" w:rsidR="00155EDD" w:rsidRDefault="00155EDD" w:rsidP="00155EDD">
                  <w:pPr>
                    <w:jc w:val="center"/>
                    <w:rPr>
                      <w:ins w:id="631" w:author="Gannon, Hugh (Allianz Global Life)" w:date="2026-06-29T16:21:00Z" w16du:dateUtc="2026-06-29T15:21:00Z"/>
                      <w:rFonts w:ascii="Arial" w:hAnsi="Arial" w:cs="Arial"/>
                      <w:color w:val="000000"/>
                      <w:sz w:val="16"/>
                      <w:szCs w:val="16"/>
                    </w:rPr>
                  </w:pPr>
                  <w:ins w:id="632" w:author="Gannon, Hugh (Allianz Global Life)" w:date="2026-06-29T16:21:00Z" w16du:dateUtc="2026-06-29T15:21:00Z">
                    <w:r>
                      <w:rPr>
                        <w:rFonts w:ascii="Arial" w:hAnsi="Arial" w:cs="Arial"/>
                        <w:color w:val="000000"/>
                        <w:sz w:val="16"/>
                        <w:szCs w:val="16"/>
                      </w:rPr>
                      <w:t>1% to 4%</w:t>
                    </w:r>
                  </w:ins>
                </w:p>
              </w:tc>
              <w:tc>
                <w:tcPr>
                  <w:tcW w:w="1417" w:type="dxa"/>
                  <w:tcBorders>
                    <w:top w:val="nil"/>
                    <w:left w:val="nil"/>
                    <w:bottom w:val="single" w:sz="4" w:space="0" w:color="auto"/>
                    <w:right w:val="single" w:sz="4" w:space="0" w:color="auto"/>
                  </w:tcBorders>
                  <w:noWrap/>
                  <w:vAlign w:val="bottom"/>
                  <w:hideMark/>
                  <w:tcPrChange w:id="633" w:author="Gannon, Hugh (Allianz Global Life)" w:date="2026-06-29T16:22:00Z" w16du:dateUtc="2026-06-29T15:22:00Z">
                    <w:tcPr>
                      <w:tcW w:w="1880" w:type="dxa"/>
                      <w:tcBorders>
                        <w:top w:val="nil"/>
                        <w:left w:val="nil"/>
                        <w:bottom w:val="single" w:sz="4" w:space="0" w:color="auto"/>
                        <w:right w:val="single" w:sz="4" w:space="0" w:color="auto"/>
                      </w:tcBorders>
                      <w:noWrap/>
                      <w:vAlign w:val="bottom"/>
                      <w:hideMark/>
                    </w:tcPr>
                  </w:tcPrChange>
                </w:tcPr>
                <w:p w14:paraId="6D1139AD" w14:textId="77777777" w:rsidR="00155EDD" w:rsidRDefault="00155EDD" w:rsidP="00155EDD">
                  <w:pPr>
                    <w:jc w:val="center"/>
                    <w:rPr>
                      <w:ins w:id="634" w:author="Gannon, Hugh (Allianz Global Life)" w:date="2026-06-29T16:21:00Z" w16du:dateUtc="2026-06-29T15:21:00Z"/>
                      <w:rFonts w:ascii="Arial" w:hAnsi="Arial" w:cs="Arial"/>
                      <w:color w:val="000000"/>
                      <w:sz w:val="16"/>
                      <w:szCs w:val="16"/>
                    </w:rPr>
                  </w:pPr>
                  <w:ins w:id="635" w:author="Gannon, Hugh (Allianz Global Life)" w:date="2026-06-29T16:21:00Z" w16du:dateUtc="2026-06-29T15:21:00Z">
                    <w:r>
                      <w:rPr>
                        <w:rFonts w:ascii="Arial" w:hAnsi="Arial" w:cs="Arial"/>
                        <w:color w:val="000000"/>
                        <w:sz w:val="16"/>
                        <w:szCs w:val="16"/>
                      </w:rPr>
                      <w:t>98% to 101%</w:t>
                    </w:r>
                  </w:ins>
                </w:p>
              </w:tc>
            </w:tr>
            <w:tr w:rsidR="00155EDD" w14:paraId="76320FCF" w14:textId="77777777" w:rsidTr="00155EDD">
              <w:trPr>
                <w:trHeight w:val="255"/>
                <w:ins w:id="636" w:author="Gannon, Hugh (Allianz Global Life)" w:date="2026-06-29T16:21:00Z"/>
                <w:trPrChange w:id="637" w:author="Gannon, Hugh (Allianz Global Life)" w:date="2026-06-29T16:22:00Z" w16du:dateUtc="2026-06-29T15:22:00Z">
                  <w:trPr>
                    <w:trHeight w:val="255"/>
                  </w:trPr>
                </w:trPrChange>
              </w:trPr>
              <w:tc>
                <w:tcPr>
                  <w:tcW w:w="1000" w:type="dxa"/>
                  <w:tcBorders>
                    <w:top w:val="nil"/>
                    <w:left w:val="single" w:sz="4" w:space="0" w:color="auto"/>
                    <w:bottom w:val="single" w:sz="4" w:space="0" w:color="auto"/>
                    <w:right w:val="single" w:sz="4" w:space="0" w:color="auto"/>
                  </w:tcBorders>
                  <w:noWrap/>
                  <w:vAlign w:val="bottom"/>
                  <w:hideMark/>
                  <w:tcPrChange w:id="638" w:author="Gannon, Hugh (Allianz Global Life)" w:date="2026-06-29T16:22:00Z" w16du:dateUtc="2026-06-29T15:22:00Z">
                    <w:tcPr>
                      <w:tcW w:w="1000" w:type="dxa"/>
                      <w:tcBorders>
                        <w:top w:val="nil"/>
                        <w:left w:val="single" w:sz="4" w:space="0" w:color="auto"/>
                        <w:bottom w:val="single" w:sz="4" w:space="0" w:color="auto"/>
                        <w:right w:val="single" w:sz="4" w:space="0" w:color="auto"/>
                      </w:tcBorders>
                      <w:noWrap/>
                      <w:vAlign w:val="bottom"/>
                      <w:hideMark/>
                    </w:tcPr>
                  </w:tcPrChange>
                </w:tcPr>
                <w:p w14:paraId="1D8BDA9C" w14:textId="77777777" w:rsidR="00155EDD" w:rsidRDefault="00155EDD" w:rsidP="00155EDD">
                  <w:pPr>
                    <w:jc w:val="center"/>
                    <w:rPr>
                      <w:ins w:id="639" w:author="Gannon, Hugh (Allianz Global Life)" w:date="2026-06-29T16:21:00Z" w16du:dateUtc="2026-06-29T15:21:00Z"/>
                      <w:rFonts w:ascii="Arial" w:hAnsi="Arial" w:cs="Arial"/>
                      <w:color w:val="000000"/>
                      <w:sz w:val="16"/>
                      <w:szCs w:val="16"/>
                    </w:rPr>
                  </w:pPr>
                  <w:ins w:id="640" w:author="Gannon, Hugh (Allianz Global Life)" w:date="2026-06-29T16:21:00Z" w16du:dateUtc="2026-06-29T15:21:00Z">
                    <w:r>
                      <w:rPr>
                        <w:rFonts w:ascii="Arial" w:hAnsi="Arial" w:cs="Arial"/>
                        <w:color w:val="000000"/>
                        <w:sz w:val="16"/>
                        <w:szCs w:val="16"/>
                      </w:rPr>
                      <w:t>G1</w:t>
                    </w:r>
                  </w:ins>
                </w:p>
              </w:tc>
              <w:tc>
                <w:tcPr>
                  <w:tcW w:w="1446" w:type="dxa"/>
                  <w:tcBorders>
                    <w:top w:val="nil"/>
                    <w:left w:val="nil"/>
                    <w:bottom w:val="single" w:sz="4" w:space="0" w:color="auto"/>
                    <w:right w:val="single" w:sz="4" w:space="0" w:color="auto"/>
                  </w:tcBorders>
                  <w:noWrap/>
                  <w:vAlign w:val="bottom"/>
                  <w:hideMark/>
                  <w:tcPrChange w:id="641" w:author="Gannon, Hugh (Allianz Global Life)" w:date="2026-06-29T16:22:00Z" w16du:dateUtc="2026-06-29T15:22:00Z">
                    <w:tcPr>
                      <w:tcW w:w="2200" w:type="dxa"/>
                      <w:gridSpan w:val="2"/>
                      <w:tcBorders>
                        <w:top w:val="nil"/>
                        <w:left w:val="nil"/>
                        <w:bottom w:val="single" w:sz="4" w:space="0" w:color="auto"/>
                        <w:right w:val="single" w:sz="4" w:space="0" w:color="auto"/>
                      </w:tcBorders>
                      <w:noWrap/>
                      <w:vAlign w:val="bottom"/>
                      <w:hideMark/>
                    </w:tcPr>
                  </w:tcPrChange>
                </w:tcPr>
                <w:p w14:paraId="194E5F8D" w14:textId="77777777" w:rsidR="00155EDD" w:rsidRDefault="00155EDD" w:rsidP="00155EDD">
                  <w:pPr>
                    <w:jc w:val="center"/>
                    <w:rPr>
                      <w:ins w:id="642" w:author="Gannon, Hugh (Allianz Global Life)" w:date="2026-06-29T16:21:00Z" w16du:dateUtc="2026-06-29T15:21:00Z"/>
                      <w:rFonts w:ascii="Arial" w:hAnsi="Arial" w:cs="Arial"/>
                      <w:color w:val="000000"/>
                      <w:sz w:val="16"/>
                      <w:szCs w:val="16"/>
                    </w:rPr>
                  </w:pPr>
                  <w:ins w:id="643" w:author="Gannon, Hugh (Allianz Global Life)" w:date="2026-06-29T16:21:00Z" w16du:dateUtc="2026-06-29T15:21:00Z">
                    <w:r>
                      <w:rPr>
                        <w:rFonts w:ascii="Arial" w:hAnsi="Arial" w:cs="Arial"/>
                        <w:color w:val="000000"/>
                        <w:sz w:val="16"/>
                        <w:szCs w:val="16"/>
                      </w:rPr>
                      <w:t>1.00%</w:t>
                    </w:r>
                  </w:ins>
                </w:p>
              </w:tc>
              <w:tc>
                <w:tcPr>
                  <w:tcW w:w="1701" w:type="dxa"/>
                  <w:tcBorders>
                    <w:top w:val="nil"/>
                    <w:left w:val="nil"/>
                    <w:bottom w:val="single" w:sz="4" w:space="0" w:color="auto"/>
                    <w:right w:val="single" w:sz="4" w:space="0" w:color="auto"/>
                  </w:tcBorders>
                  <w:noWrap/>
                  <w:vAlign w:val="bottom"/>
                  <w:hideMark/>
                  <w:tcPrChange w:id="644" w:author="Gannon, Hugh (Allianz Global Life)" w:date="2026-06-29T16:22:00Z" w16du:dateUtc="2026-06-29T15:22:00Z">
                    <w:tcPr>
                      <w:tcW w:w="2140" w:type="dxa"/>
                      <w:gridSpan w:val="2"/>
                      <w:tcBorders>
                        <w:top w:val="nil"/>
                        <w:left w:val="nil"/>
                        <w:bottom w:val="single" w:sz="4" w:space="0" w:color="auto"/>
                        <w:right w:val="single" w:sz="4" w:space="0" w:color="auto"/>
                      </w:tcBorders>
                      <w:noWrap/>
                      <w:vAlign w:val="bottom"/>
                      <w:hideMark/>
                    </w:tcPr>
                  </w:tcPrChange>
                </w:tcPr>
                <w:p w14:paraId="6EB465A2" w14:textId="77777777" w:rsidR="00155EDD" w:rsidRDefault="00155EDD" w:rsidP="00155EDD">
                  <w:pPr>
                    <w:jc w:val="center"/>
                    <w:rPr>
                      <w:ins w:id="645" w:author="Gannon, Hugh (Allianz Global Life)" w:date="2026-06-29T16:21:00Z" w16du:dateUtc="2026-06-29T15:21:00Z"/>
                      <w:rFonts w:ascii="Arial" w:hAnsi="Arial" w:cs="Arial"/>
                      <w:color w:val="000000"/>
                      <w:sz w:val="16"/>
                      <w:szCs w:val="16"/>
                    </w:rPr>
                  </w:pPr>
                  <w:ins w:id="646" w:author="Gannon, Hugh (Allianz Global Life)" w:date="2026-06-29T16:21:00Z" w16du:dateUtc="2026-06-29T15:21:00Z">
                    <w:r>
                      <w:rPr>
                        <w:rFonts w:ascii="Arial" w:hAnsi="Arial" w:cs="Arial"/>
                        <w:color w:val="000000"/>
                        <w:sz w:val="16"/>
                        <w:szCs w:val="16"/>
                      </w:rPr>
                      <w:t>100%</w:t>
                    </w:r>
                  </w:ins>
                </w:p>
              </w:tc>
              <w:tc>
                <w:tcPr>
                  <w:tcW w:w="1418" w:type="dxa"/>
                  <w:tcBorders>
                    <w:top w:val="nil"/>
                    <w:left w:val="nil"/>
                    <w:bottom w:val="single" w:sz="4" w:space="0" w:color="auto"/>
                    <w:right w:val="single" w:sz="4" w:space="0" w:color="auto"/>
                  </w:tcBorders>
                  <w:noWrap/>
                  <w:vAlign w:val="bottom"/>
                  <w:hideMark/>
                  <w:tcPrChange w:id="647" w:author="Gannon, Hugh (Allianz Global Life)" w:date="2026-06-29T16:22:00Z" w16du:dateUtc="2026-06-29T15:22:00Z">
                    <w:tcPr>
                      <w:tcW w:w="1720" w:type="dxa"/>
                      <w:gridSpan w:val="3"/>
                      <w:tcBorders>
                        <w:top w:val="nil"/>
                        <w:left w:val="nil"/>
                        <w:bottom w:val="single" w:sz="4" w:space="0" w:color="auto"/>
                        <w:right w:val="single" w:sz="4" w:space="0" w:color="auto"/>
                      </w:tcBorders>
                      <w:noWrap/>
                      <w:vAlign w:val="bottom"/>
                      <w:hideMark/>
                    </w:tcPr>
                  </w:tcPrChange>
                </w:tcPr>
                <w:p w14:paraId="19ABE7A6" w14:textId="77777777" w:rsidR="00155EDD" w:rsidRDefault="00155EDD" w:rsidP="00155EDD">
                  <w:pPr>
                    <w:jc w:val="center"/>
                    <w:rPr>
                      <w:ins w:id="648" w:author="Gannon, Hugh (Allianz Global Life)" w:date="2026-06-29T16:21:00Z" w16du:dateUtc="2026-06-29T15:21:00Z"/>
                      <w:rFonts w:ascii="Arial" w:hAnsi="Arial" w:cs="Arial"/>
                      <w:color w:val="000000"/>
                      <w:sz w:val="16"/>
                      <w:szCs w:val="16"/>
                    </w:rPr>
                  </w:pPr>
                  <w:ins w:id="649" w:author="Gannon, Hugh (Allianz Global Life)" w:date="2026-06-29T16:21:00Z" w16du:dateUtc="2026-06-29T15:21:00Z">
                    <w:r>
                      <w:rPr>
                        <w:rFonts w:ascii="Arial" w:hAnsi="Arial" w:cs="Arial"/>
                        <w:color w:val="000000"/>
                        <w:sz w:val="16"/>
                        <w:szCs w:val="16"/>
                      </w:rPr>
                      <w:t>0% to 4%</w:t>
                    </w:r>
                  </w:ins>
                </w:p>
              </w:tc>
              <w:tc>
                <w:tcPr>
                  <w:tcW w:w="1417" w:type="dxa"/>
                  <w:tcBorders>
                    <w:top w:val="nil"/>
                    <w:left w:val="nil"/>
                    <w:bottom w:val="single" w:sz="4" w:space="0" w:color="auto"/>
                    <w:right w:val="single" w:sz="4" w:space="0" w:color="auto"/>
                  </w:tcBorders>
                  <w:noWrap/>
                  <w:vAlign w:val="bottom"/>
                  <w:hideMark/>
                  <w:tcPrChange w:id="650" w:author="Gannon, Hugh (Allianz Global Life)" w:date="2026-06-29T16:22:00Z" w16du:dateUtc="2026-06-29T15:22:00Z">
                    <w:tcPr>
                      <w:tcW w:w="1880" w:type="dxa"/>
                      <w:tcBorders>
                        <w:top w:val="nil"/>
                        <w:left w:val="nil"/>
                        <w:bottom w:val="single" w:sz="4" w:space="0" w:color="auto"/>
                        <w:right w:val="single" w:sz="4" w:space="0" w:color="auto"/>
                      </w:tcBorders>
                      <w:noWrap/>
                      <w:vAlign w:val="bottom"/>
                      <w:hideMark/>
                    </w:tcPr>
                  </w:tcPrChange>
                </w:tcPr>
                <w:p w14:paraId="72E27F14" w14:textId="77777777" w:rsidR="00155EDD" w:rsidRDefault="00155EDD" w:rsidP="00155EDD">
                  <w:pPr>
                    <w:jc w:val="center"/>
                    <w:rPr>
                      <w:ins w:id="651" w:author="Gannon, Hugh (Allianz Global Life)" w:date="2026-06-29T16:21:00Z" w16du:dateUtc="2026-06-29T15:21:00Z"/>
                      <w:rFonts w:ascii="Arial" w:hAnsi="Arial" w:cs="Arial"/>
                      <w:color w:val="000000"/>
                      <w:sz w:val="16"/>
                      <w:szCs w:val="16"/>
                    </w:rPr>
                  </w:pPr>
                  <w:ins w:id="652" w:author="Gannon, Hugh (Allianz Global Life)" w:date="2026-06-29T16:21:00Z" w16du:dateUtc="2026-06-29T15:21:00Z">
                    <w:r>
                      <w:rPr>
                        <w:rFonts w:ascii="Arial" w:hAnsi="Arial" w:cs="Arial"/>
                        <w:color w:val="000000"/>
                        <w:sz w:val="16"/>
                        <w:szCs w:val="16"/>
                      </w:rPr>
                      <w:t>97% to 101%</w:t>
                    </w:r>
                  </w:ins>
                </w:p>
              </w:tc>
            </w:tr>
            <w:tr w:rsidR="00155EDD" w14:paraId="4CE32526" w14:textId="77777777" w:rsidTr="00155EDD">
              <w:trPr>
                <w:trHeight w:val="255"/>
                <w:ins w:id="653" w:author="Gannon, Hugh (Allianz Global Life)" w:date="2026-06-29T16:21:00Z"/>
                <w:trPrChange w:id="654" w:author="Gannon, Hugh (Allianz Global Life)" w:date="2026-06-29T16:22:00Z" w16du:dateUtc="2026-06-29T15:22:00Z">
                  <w:trPr>
                    <w:trHeight w:val="255"/>
                  </w:trPr>
                </w:trPrChange>
              </w:trPr>
              <w:tc>
                <w:tcPr>
                  <w:tcW w:w="1000" w:type="dxa"/>
                  <w:tcBorders>
                    <w:top w:val="nil"/>
                    <w:left w:val="single" w:sz="4" w:space="0" w:color="auto"/>
                    <w:bottom w:val="single" w:sz="4" w:space="0" w:color="auto"/>
                    <w:right w:val="single" w:sz="4" w:space="0" w:color="auto"/>
                  </w:tcBorders>
                  <w:noWrap/>
                  <w:vAlign w:val="bottom"/>
                  <w:hideMark/>
                  <w:tcPrChange w:id="655" w:author="Gannon, Hugh (Allianz Global Life)" w:date="2026-06-29T16:22:00Z" w16du:dateUtc="2026-06-29T15:22:00Z">
                    <w:tcPr>
                      <w:tcW w:w="1000" w:type="dxa"/>
                      <w:tcBorders>
                        <w:top w:val="nil"/>
                        <w:left w:val="single" w:sz="4" w:space="0" w:color="auto"/>
                        <w:bottom w:val="single" w:sz="4" w:space="0" w:color="auto"/>
                        <w:right w:val="single" w:sz="4" w:space="0" w:color="auto"/>
                      </w:tcBorders>
                      <w:noWrap/>
                      <w:vAlign w:val="bottom"/>
                      <w:hideMark/>
                    </w:tcPr>
                  </w:tcPrChange>
                </w:tcPr>
                <w:p w14:paraId="7995679D" w14:textId="77777777" w:rsidR="00155EDD" w:rsidRDefault="00155EDD" w:rsidP="00155EDD">
                  <w:pPr>
                    <w:jc w:val="center"/>
                    <w:rPr>
                      <w:ins w:id="656" w:author="Gannon, Hugh (Allianz Global Life)" w:date="2026-06-29T16:21:00Z" w16du:dateUtc="2026-06-29T15:21:00Z"/>
                      <w:rFonts w:ascii="Arial" w:hAnsi="Arial" w:cs="Arial"/>
                      <w:color w:val="000000"/>
                      <w:sz w:val="16"/>
                      <w:szCs w:val="16"/>
                    </w:rPr>
                  </w:pPr>
                  <w:ins w:id="657" w:author="Gannon, Hugh (Allianz Global Life)" w:date="2026-06-29T16:21:00Z" w16du:dateUtc="2026-06-29T15:21:00Z">
                    <w:r>
                      <w:rPr>
                        <w:rFonts w:ascii="Arial" w:hAnsi="Arial" w:cs="Arial"/>
                        <w:color w:val="000000"/>
                        <w:sz w:val="16"/>
                        <w:szCs w:val="16"/>
                      </w:rPr>
                      <w:t>G2</w:t>
                    </w:r>
                  </w:ins>
                </w:p>
              </w:tc>
              <w:tc>
                <w:tcPr>
                  <w:tcW w:w="1446" w:type="dxa"/>
                  <w:tcBorders>
                    <w:top w:val="nil"/>
                    <w:left w:val="nil"/>
                    <w:bottom w:val="single" w:sz="4" w:space="0" w:color="auto"/>
                    <w:right w:val="single" w:sz="4" w:space="0" w:color="auto"/>
                  </w:tcBorders>
                  <w:noWrap/>
                  <w:vAlign w:val="bottom"/>
                  <w:hideMark/>
                  <w:tcPrChange w:id="658" w:author="Gannon, Hugh (Allianz Global Life)" w:date="2026-06-29T16:22:00Z" w16du:dateUtc="2026-06-29T15:22:00Z">
                    <w:tcPr>
                      <w:tcW w:w="2200" w:type="dxa"/>
                      <w:gridSpan w:val="2"/>
                      <w:tcBorders>
                        <w:top w:val="nil"/>
                        <w:left w:val="nil"/>
                        <w:bottom w:val="single" w:sz="4" w:space="0" w:color="auto"/>
                        <w:right w:val="single" w:sz="4" w:space="0" w:color="auto"/>
                      </w:tcBorders>
                      <w:noWrap/>
                      <w:vAlign w:val="bottom"/>
                      <w:hideMark/>
                    </w:tcPr>
                  </w:tcPrChange>
                </w:tcPr>
                <w:p w14:paraId="73B4F622" w14:textId="77777777" w:rsidR="00155EDD" w:rsidRDefault="00155EDD" w:rsidP="00155EDD">
                  <w:pPr>
                    <w:jc w:val="center"/>
                    <w:rPr>
                      <w:ins w:id="659" w:author="Gannon, Hugh (Allianz Global Life)" w:date="2026-06-29T16:21:00Z" w16du:dateUtc="2026-06-29T15:21:00Z"/>
                      <w:rFonts w:ascii="Arial" w:hAnsi="Arial" w:cs="Arial"/>
                      <w:color w:val="000000"/>
                      <w:sz w:val="16"/>
                      <w:szCs w:val="16"/>
                    </w:rPr>
                  </w:pPr>
                  <w:ins w:id="660" w:author="Gannon, Hugh (Allianz Global Life)" w:date="2026-06-29T16:21:00Z" w16du:dateUtc="2026-06-29T15:21:00Z">
                    <w:r>
                      <w:rPr>
                        <w:rFonts w:ascii="Arial" w:hAnsi="Arial" w:cs="Arial"/>
                        <w:color w:val="000000"/>
                        <w:sz w:val="16"/>
                        <w:szCs w:val="16"/>
                      </w:rPr>
                      <w:t>2.00%</w:t>
                    </w:r>
                  </w:ins>
                </w:p>
              </w:tc>
              <w:tc>
                <w:tcPr>
                  <w:tcW w:w="1701" w:type="dxa"/>
                  <w:tcBorders>
                    <w:top w:val="nil"/>
                    <w:left w:val="nil"/>
                    <w:bottom w:val="single" w:sz="4" w:space="0" w:color="auto"/>
                    <w:right w:val="single" w:sz="4" w:space="0" w:color="auto"/>
                  </w:tcBorders>
                  <w:noWrap/>
                  <w:vAlign w:val="bottom"/>
                  <w:hideMark/>
                  <w:tcPrChange w:id="661" w:author="Gannon, Hugh (Allianz Global Life)" w:date="2026-06-29T16:22:00Z" w16du:dateUtc="2026-06-29T15:22:00Z">
                    <w:tcPr>
                      <w:tcW w:w="2140" w:type="dxa"/>
                      <w:gridSpan w:val="2"/>
                      <w:tcBorders>
                        <w:top w:val="nil"/>
                        <w:left w:val="nil"/>
                        <w:bottom w:val="single" w:sz="4" w:space="0" w:color="auto"/>
                        <w:right w:val="single" w:sz="4" w:space="0" w:color="auto"/>
                      </w:tcBorders>
                      <w:noWrap/>
                      <w:vAlign w:val="bottom"/>
                      <w:hideMark/>
                    </w:tcPr>
                  </w:tcPrChange>
                </w:tcPr>
                <w:p w14:paraId="00535930" w14:textId="77777777" w:rsidR="00155EDD" w:rsidRDefault="00155EDD" w:rsidP="00155EDD">
                  <w:pPr>
                    <w:jc w:val="center"/>
                    <w:rPr>
                      <w:ins w:id="662" w:author="Gannon, Hugh (Allianz Global Life)" w:date="2026-06-29T16:21:00Z" w16du:dateUtc="2026-06-29T15:21:00Z"/>
                      <w:rFonts w:ascii="Arial" w:hAnsi="Arial" w:cs="Arial"/>
                      <w:color w:val="000000"/>
                      <w:sz w:val="16"/>
                      <w:szCs w:val="16"/>
                    </w:rPr>
                  </w:pPr>
                  <w:ins w:id="663" w:author="Gannon, Hugh (Allianz Global Life)" w:date="2026-06-29T16:21:00Z" w16du:dateUtc="2026-06-29T15:21:00Z">
                    <w:r>
                      <w:rPr>
                        <w:rFonts w:ascii="Arial" w:hAnsi="Arial" w:cs="Arial"/>
                        <w:color w:val="000000"/>
                        <w:sz w:val="16"/>
                        <w:szCs w:val="16"/>
                      </w:rPr>
                      <w:t>100%</w:t>
                    </w:r>
                  </w:ins>
                </w:p>
              </w:tc>
              <w:tc>
                <w:tcPr>
                  <w:tcW w:w="1418" w:type="dxa"/>
                  <w:tcBorders>
                    <w:top w:val="nil"/>
                    <w:left w:val="nil"/>
                    <w:bottom w:val="single" w:sz="4" w:space="0" w:color="auto"/>
                    <w:right w:val="single" w:sz="4" w:space="0" w:color="auto"/>
                  </w:tcBorders>
                  <w:noWrap/>
                  <w:vAlign w:val="bottom"/>
                  <w:hideMark/>
                  <w:tcPrChange w:id="664" w:author="Gannon, Hugh (Allianz Global Life)" w:date="2026-06-29T16:22:00Z" w16du:dateUtc="2026-06-29T15:22:00Z">
                    <w:tcPr>
                      <w:tcW w:w="1720" w:type="dxa"/>
                      <w:gridSpan w:val="3"/>
                      <w:tcBorders>
                        <w:top w:val="nil"/>
                        <w:left w:val="nil"/>
                        <w:bottom w:val="single" w:sz="4" w:space="0" w:color="auto"/>
                        <w:right w:val="single" w:sz="4" w:space="0" w:color="auto"/>
                      </w:tcBorders>
                      <w:noWrap/>
                      <w:vAlign w:val="bottom"/>
                      <w:hideMark/>
                    </w:tcPr>
                  </w:tcPrChange>
                </w:tcPr>
                <w:p w14:paraId="18912A08" w14:textId="77777777" w:rsidR="00155EDD" w:rsidRDefault="00155EDD" w:rsidP="00155EDD">
                  <w:pPr>
                    <w:jc w:val="center"/>
                    <w:rPr>
                      <w:ins w:id="665" w:author="Gannon, Hugh (Allianz Global Life)" w:date="2026-06-29T16:21:00Z" w16du:dateUtc="2026-06-29T15:21:00Z"/>
                      <w:rFonts w:ascii="Arial" w:hAnsi="Arial" w:cs="Arial"/>
                      <w:color w:val="000000"/>
                      <w:sz w:val="16"/>
                      <w:szCs w:val="16"/>
                    </w:rPr>
                  </w:pPr>
                  <w:ins w:id="666" w:author="Gannon, Hugh (Allianz Global Life)" w:date="2026-06-29T16:21:00Z" w16du:dateUtc="2026-06-29T15:21:00Z">
                    <w:r>
                      <w:rPr>
                        <w:rFonts w:ascii="Arial" w:hAnsi="Arial" w:cs="Arial"/>
                        <w:color w:val="000000"/>
                        <w:sz w:val="16"/>
                        <w:szCs w:val="16"/>
                      </w:rPr>
                      <w:t>1% to 4%</w:t>
                    </w:r>
                  </w:ins>
                </w:p>
              </w:tc>
              <w:tc>
                <w:tcPr>
                  <w:tcW w:w="1417" w:type="dxa"/>
                  <w:tcBorders>
                    <w:top w:val="nil"/>
                    <w:left w:val="nil"/>
                    <w:bottom w:val="single" w:sz="4" w:space="0" w:color="auto"/>
                    <w:right w:val="single" w:sz="4" w:space="0" w:color="auto"/>
                  </w:tcBorders>
                  <w:noWrap/>
                  <w:vAlign w:val="bottom"/>
                  <w:hideMark/>
                  <w:tcPrChange w:id="667" w:author="Gannon, Hugh (Allianz Global Life)" w:date="2026-06-29T16:22:00Z" w16du:dateUtc="2026-06-29T15:22:00Z">
                    <w:tcPr>
                      <w:tcW w:w="1880" w:type="dxa"/>
                      <w:tcBorders>
                        <w:top w:val="nil"/>
                        <w:left w:val="nil"/>
                        <w:bottom w:val="single" w:sz="4" w:space="0" w:color="auto"/>
                        <w:right w:val="single" w:sz="4" w:space="0" w:color="auto"/>
                      </w:tcBorders>
                      <w:noWrap/>
                      <w:vAlign w:val="bottom"/>
                      <w:hideMark/>
                    </w:tcPr>
                  </w:tcPrChange>
                </w:tcPr>
                <w:p w14:paraId="1406331A" w14:textId="77777777" w:rsidR="00155EDD" w:rsidRDefault="00155EDD" w:rsidP="00155EDD">
                  <w:pPr>
                    <w:jc w:val="center"/>
                    <w:rPr>
                      <w:ins w:id="668" w:author="Gannon, Hugh (Allianz Global Life)" w:date="2026-06-29T16:21:00Z" w16du:dateUtc="2026-06-29T15:21:00Z"/>
                      <w:rFonts w:ascii="Arial" w:hAnsi="Arial" w:cs="Arial"/>
                      <w:color w:val="000000"/>
                      <w:sz w:val="16"/>
                      <w:szCs w:val="16"/>
                    </w:rPr>
                  </w:pPr>
                  <w:ins w:id="669" w:author="Gannon, Hugh (Allianz Global Life)" w:date="2026-06-29T16:21:00Z" w16du:dateUtc="2026-06-29T15:21:00Z">
                    <w:r>
                      <w:rPr>
                        <w:rFonts w:ascii="Arial" w:hAnsi="Arial" w:cs="Arial"/>
                        <w:color w:val="000000"/>
                        <w:sz w:val="16"/>
                        <w:szCs w:val="16"/>
                      </w:rPr>
                      <w:t>98% to 101%</w:t>
                    </w:r>
                  </w:ins>
                </w:p>
              </w:tc>
            </w:tr>
            <w:tr w:rsidR="00155EDD" w14:paraId="281F56C8" w14:textId="77777777" w:rsidTr="00155EDD">
              <w:trPr>
                <w:trHeight w:val="255"/>
                <w:ins w:id="670" w:author="Gannon, Hugh (Allianz Global Life)" w:date="2026-06-29T16:21:00Z"/>
                <w:trPrChange w:id="671" w:author="Gannon, Hugh (Allianz Global Life)" w:date="2026-06-29T16:22:00Z" w16du:dateUtc="2026-06-29T15:22:00Z">
                  <w:trPr>
                    <w:trHeight w:val="255"/>
                  </w:trPr>
                </w:trPrChange>
              </w:trPr>
              <w:tc>
                <w:tcPr>
                  <w:tcW w:w="1000" w:type="dxa"/>
                  <w:tcBorders>
                    <w:top w:val="nil"/>
                    <w:left w:val="single" w:sz="4" w:space="0" w:color="auto"/>
                    <w:bottom w:val="single" w:sz="4" w:space="0" w:color="auto"/>
                    <w:right w:val="single" w:sz="4" w:space="0" w:color="auto"/>
                  </w:tcBorders>
                  <w:noWrap/>
                  <w:vAlign w:val="bottom"/>
                  <w:hideMark/>
                  <w:tcPrChange w:id="672" w:author="Gannon, Hugh (Allianz Global Life)" w:date="2026-06-29T16:22:00Z" w16du:dateUtc="2026-06-29T15:22:00Z">
                    <w:tcPr>
                      <w:tcW w:w="1000" w:type="dxa"/>
                      <w:tcBorders>
                        <w:top w:val="nil"/>
                        <w:left w:val="single" w:sz="4" w:space="0" w:color="auto"/>
                        <w:bottom w:val="single" w:sz="4" w:space="0" w:color="auto"/>
                        <w:right w:val="single" w:sz="4" w:space="0" w:color="auto"/>
                      </w:tcBorders>
                      <w:noWrap/>
                      <w:vAlign w:val="bottom"/>
                      <w:hideMark/>
                    </w:tcPr>
                  </w:tcPrChange>
                </w:tcPr>
                <w:p w14:paraId="4114F163" w14:textId="77777777" w:rsidR="00155EDD" w:rsidRDefault="00155EDD" w:rsidP="00155EDD">
                  <w:pPr>
                    <w:jc w:val="center"/>
                    <w:rPr>
                      <w:ins w:id="673" w:author="Gannon, Hugh (Allianz Global Life)" w:date="2026-06-29T16:21:00Z" w16du:dateUtc="2026-06-29T15:21:00Z"/>
                      <w:rFonts w:ascii="Arial" w:hAnsi="Arial" w:cs="Arial"/>
                      <w:color w:val="000000"/>
                      <w:sz w:val="16"/>
                      <w:szCs w:val="16"/>
                    </w:rPr>
                  </w:pPr>
                  <w:ins w:id="674" w:author="Gannon, Hugh (Allianz Global Life)" w:date="2026-06-29T16:21:00Z" w16du:dateUtc="2026-06-29T15:21:00Z">
                    <w:r>
                      <w:rPr>
                        <w:rFonts w:ascii="Arial" w:hAnsi="Arial" w:cs="Arial"/>
                        <w:color w:val="000000"/>
                        <w:sz w:val="16"/>
                        <w:szCs w:val="16"/>
                      </w:rPr>
                      <w:t>G3</w:t>
                    </w:r>
                  </w:ins>
                </w:p>
              </w:tc>
              <w:tc>
                <w:tcPr>
                  <w:tcW w:w="1446" w:type="dxa"/>
                  <w:tcBorders>
                    <w:top w:val="nil"/>
                    <w:left w:val="nil"/>
                    <w:bottom w:val="single" w:sz="4" w:space="0" w:color="auto"/>
                    <w:right w:val="single" w:sz="4" w:space="0" w:color="auto"/>
                  </w:tcBorders>
                  <w:noWrap/>
                  <w:vAlign w:val="bottom"/>
                  <w:hideMark/>
                  <w:tcPrChange w:id="675" w:author="Gannon, Hugh (Allianz Global Life)" w:date="2026-06-29T16:22:00Z" w16du:dateUtc="2026-06-29T15:22:00Z">
                    <w:tcPr>
                      <w:tcW w:w="2200" w:type="dxa"/>
                      <w:gridSpan w:val="2"/>
                      <w:tcBorders>
                        <w:top w:val="nil"/>
                        <w:left w:val="nil"/>
                        <w:bottom w:val="single" w:sz="4" w:space="0" w:color="auto"/>
                        <w:right w:val="single" w:sz="4" w:space="0" w:color="auto"/>
                      </w:tcBorders>
                      <w:noWrap/>
                      <w:vAlign w:val="bottom"/>
                      <w:hideMark/>
                    </w:tcPr>
                  </w:tcPrChange>
                </w:tcPr>
                <w:p w14:paraId="5B7D3310" w14:textId="77777777" w:rsidR="00155EDD" w:rsidRDefault="00155EDD" w:rsidP="00155EDD">
                  <w:pPr>
                    <w:jc w:val="center"/>
                    <w:rPr>
                      <w:ins w:id="676" w:author="Gannon, Hugh (Allianz Global Life)" w:date="2026-06-29T16:21:00Z" w16du:dateUtc="2026-06-29T15:21:00Z"/>
                      <w:rFonts w:ascii="Arial" w:hAnsi="Arial" w:cs="Arial"/>
                      <w:color w:val="000000"/>
                      <w:sz w:val="16"/>
                      <w:szCs w:val="16"/>
                    </w:rPr>
                  </w:pPr>
                  <w:ins w:id="677" w:author="Gannon, Hugh (Allianz Global Life)" w:date="2026-06-29T16:21:00Z" w16du:dateUtc="2026-06-29T15:21:00Z">
                    <w:r>
                      <w:rPr>
                        <w:rFonts w:ascii="Arial" w:hAnsi="Arial" w:cs="Arial"/>
                        <w:color w:val="000000"/>
                        <w:sz w:val="16"/>
                        <w:szCs w:val="16"/>
                      </w:rPr>
                      <w:t>2.50%</w:t>
                    </w:r>
                  </w:ins>
                </w:p>
              </w:tc>
              <w:tc>
                <w:tcPr>
                  <w:tcW w:w="1701" w:type="dxa"/>
                  <w:tcBorders>
                    <w:top w:val="nil"/>
                    <w:left w:val="nil"/>
                    <w:bottom w:val="single" w:sz="4" w:space="0" w:color="auto"/>
                    <w:right w:val="single" w:sz="4" w:space="0" w:color="auto"/>
                  </w:tcBorders>
                  <w:noWrap/>
                  <w:vAlign w:val="bottom"/>
                  <w:hideMark/>
                  <w:tcPrChange w:id="678" w:author="Gannon, Hugh (Allianz Global Life)" w:date="2026-06-29T16:22:00Z" w16du:dateUtc="2026-06-29T15:22:00Z">
                    <w:tcPr>
                      <w:tcW w:w="2140" w:type="dxa"/>
                      <w:gridSpan w:val="2"/>
                      <w:tcBorders>
                        <w:top w:val="nil"/>
                        <w:left w:val="nil"/>
                        <w:bottom w:val="single" w:sz="4" w:space="0" w:color="auto"/>
                        <w:right w:val="single" w:sz="4" w:space="0" w:color="auto"/>
                      </w:tcBorders>
                      <w:noWrap/>
                      <w:vAlign w:val="bottom"/>
                      <w:hideMark/>
                    </w:tcPr>
                  </w:tcPrChange>
                </w:tcPr>
                <w:p w14:paraId="6D1CCD51" w14:textId="77777777" w:rsidR="00155EDD" w:rsidRDefault="00155EDD" w:rsidP="00155EDD">
                  <w:pPr>
                    <w:jc w:val="center"/>
                    <w:rPr>
                      <w:ins w:id="679" w:author="Gannon, Hugh (Allianz Global Life)" w:date="2026-06-29T16:21:00Z" w16du:dateUtc="2026-06-29T15:21:00Z"/>
                      <w:rFonts w:ascii="Arial" w:hAnsi="Arial" w:cs="Arial"/>
                      <w:color w:val="000000"/>
                      <w:sz w:val="16"/>
                      <w:szCs w:val="16"/>
                    </w:rPr>
                  </w:pPr>
                  <w:ins w:id="680" w:author="Gannon, Hugh (Allianz Global Life)" w:date="2026-06-29T16:21:00Z" w16du:dateUtc="2026-06-29T15:21:00Z">
                    <w:r>
                      <w:rPr>
                        <w:rFonts w:ascii="Arial" w:hAnsi="Arial" w:cs="Arial"/>
                        <w:color w:val="000000"/>
                        <w:sz w:val="16"/>
                        <w:szCs w:val="16"/>
                      </w:rPr>
                      <w:t>100%</w:t>
                    </w:r>
                  </w:ins>
                </w:p>
              </w:tc>
              <w:tc>
                <w:tcPr>
                  <w:tcW w:w="1418" w:type="dxa"/>
                  <w:tcBorders>
                    <w:top w:val="nil"/>
                    <w:left w:val="nil"/>
                    <w:bottom w:val="single" w:sz="4" w:space="0" w:color="auto"/>
                    <w:right w:val="single" w:sz="4" w:space="0" w:color="auto"/>
                  </w:tcBorders>
                  <w:noWrap/>
                  <w:vAlign w:val="bottom"/>
                  <w:hideMark/>
                  <w:tcPrChange w:id="681" w:author="Gannon, Hugh (Allianz Global Life)" w:date="2026-06-29T16:22:00Z" w16du:dateUtc="2026-06-29T15:22:00Z">
                    <w:tcPr>
                      <w:tcW w:w="1720" w:type="dxa"/>
                      <w:gridSpan w:val="3"/>
                      <w:tcBorders>
                        <w:top w:val="nil"/>
                        <w:left w:val="nil"/>
                        <w:bottom w:val="single" w:sz="4" w:space="0" w:color="auto"/>
                        <w:right w:val="single" w:sz="4" w:space="0" w:color="auto"/>
                      </w:tcBorders>
                      <w:noWrap/>
                      <w:vAlign w:val="bottom"/>
                      <w:hideMark/>
                    </w:tcPr>
                  </w:tcPrChange>
                </w:tcPr>
                <w:p w14:paraId="04FD9AD5" w14:textId="77777777" w:rsidR="00155EDD" w:rsidRDefault="00155EDD" w:rsidP="00155EDD">
                  <w:pPr>
                    <w:jc w:val="center"/>
                    <w:rPr>
                      <w:ins w:id="682" w:author="Gannon, Hugh (Allianz Global Life)" w:date="2026-06-29T16:21:00Z" w16du:dateUtc="2026-06-29T15:21:00Z"/>
                      <w:rFonts w:ascii="Arial" w:hAnsi="Arial" w:cs="Arial"/>
                      <w:color w:val="000000"/>
                      <w:sz w:val="16"/>
                      <w:szCs w:val="16"/>
                    </w:rPr>
                  </w:pPr>
                  <w:ins w:id="683" w:author="Gannon, Hugh (Allianz Global Life)" w:date="2026-06-29T16:21:00Z" w16du:dateUtc="2026-06-29T15:21:00Z">
                    <w:r>
                      <w:rPr>
                        <w:rFonts w:ascii="Arial" w:hAnsi="Arial" w:cs="Arial"/>
                        <w:color w:val="000000"/>
                        <w:sz w:val="16"/>
                        <w:szCs w:val="16"/>
                      </w:rPr>
                      <w:t>1.5% to 4%</w:t>
                    </w:r>
                  </w:ins>
                </w:p>
              </w:tc>
              <w:tc>
                <w:tcPr>
                  <w:tcW w:w="1417" w:type="dxa"/>
                  <w:tcBorders>
                    <w:top w:val="nil"/>
                    <w:left w:val="nil"/>
                    <w:bottom w:val="single" w:sz="4" w:space="0" w:color="auto"/>
                    <w:right w:val="single" w:sz="4" w:space="0" w:color="auto"/>
                  </w:tcBorders>
                  <w:noWrap/>
                  <w:vAlign w:val="bottom"/>
                  <w:hideMark/>
                  <w:tcPrChange w:id="684" w:author="Gannon, Hugh (Allianz Global Life)" w:date="2026-06-29T16:22:00Z" w16du:dateUtc="2026-06-29T15:22:00Z">
                    <w:tcPr>
                      <w:tcW w:w="1880" w:type="dxa"/>
                      <w:tcBorders>
                        <w:top w:val="nil"/>
                        <w:left w:val="nil"/>
                        <w:bottom w:val="single" w:sz="4" w:space="0" w:color="auto"/>
                        <w:right w:val="single" w:sz="4" w:space="0" w:color="auto"/>
                      </w:tcBorders>
                      <w:noWrap/>
                      <w:vAlign w:val="bottom"/>
                      <w:hideMark/>
                    </w:tcPr>
                  </w:tcPrChange>
                </w:tcPr>
                <w:p w14:paraId="1029A158" w14:textId="77777777" w:rsidR="00155EDD" w:rsidRDefault="00155EDD" w:rsidP="00155EDD">
                  <w:pPr>
                    <w:jc w:val="center"/>
                    <w:rPr>
                      <w:ins w:id="685" w:author="Gannon, Hugh (Allianz Global Life)" w:date="2026-06-29T16:21:00Z" w16du:dateUtc="2026-06-29T15:21:00Z"/>
                      <w:rFonts w:ascii="Arial" w:hAnsi="Arial" w:cs="Arial"/>
                      <w:color w:val="000000"/>
                      <w:sz w:val="16"/>
                      <w:szCs w:val="16"/>
                    </w:rPr>
                  </w:pPr>
                  <w:ins w:id="686" w:author="Gannon, Hugh (Allianz Global Life)" w:date="2026-06-29T16:21:00Z" w16du:dateUtc="2026-06-29T15:21:00Z">
                    <w:r>
                      <w:rPr>
                        <w:rFonts w:ascii="Arial" w:hAnsi="Arial" w:cs="Arial"/>
                        <w:color w:val="000000"/>
                        <w:sz w:val="16"/>
                        <w:szCs w:val="16"/>
                      </w:rPr>
                      <w:t>98.5% to 101%</w:t>
                    </w:r>
                  </w:ins>
                </w:p>
              </w:tc>
            </w:tr>
            <w:tr w:rsidR="00155EDD" w14:paraId="03053F75" w14:textId="77777777" w:rsidTr="00155EDD">
              <w:trPr>
                <w:trHeight w:val="255"/>
                <w:ins w:id="687" w:author="Gannon, Hugh (Allianz Global Life)" w:date="2026-06-29T16:21:00Z"/>
                <w:trPrChange w:id="688" w:author="Gannon, Hugh (Allianz Global Life)" w:date="2026-06-29T16:22:00Z" w16du:dateUtc="2026-06-29T15:22:00Z">
                  <w:trPr>
                    <w:trHeight w:val="255"/>
                  </w:trPr>
                </w:trPrChange>
              </w:trPr>
              <w:tc>
                <w:tcPr>
                  <w:tcW w:w="1000" w:type="dxa"/>
                  <w:tcBorders>
                    <w:top w:val="nil"/>
                    <w:left w:val="single" w:sz="4" w:space="0" w:color="auto"/>
                    <w:bottom w:val="single" w:sz="4" w:space="0" w:color="auto"/>
                    <w:right w:val="single" w:sz="4" w:space="0" w:color="auto"/>
                  </w:tcBorders>
                  <w:noWrap/>
                  <w:vAlign w:val="bottom"/>
                  <w:hideMark/>
                  <w:tcPrChange w:id="689" w:author="Gannon, Hugh (Allianz Global Life)" w:date="2026-06-29T16:22:00Z" w16du:dateUtc="2026-06-29T15:22:00Z">
                    <w:tcPr>
                      <w:tcW w:w="1000" w:type="dxa"/>
                      <w:tcBorders>
                        <w:top w:val="nil"/>
                        <w:left w:val="single" w:sz="4" w:space="0" w:color="auto"/>
                        <w:bottom w:val="single" w:sz="4" w:space="0" w:color="auto"/>
                        <w:right w:val="single" w:sz="4" w:space="0" w:color="auto"/>
                      </w:tcBorders>
                      <w:noWrap/>
                      <w:vAlign w:val="bottom"/>
                      <w:hideMark/>
                    </w:tcPr>
                  </w:tcPrChange>
                </w:tcPr>
                <w:p w14:paraId="5550F7C5" w14:textId="77777777" w:rsidR="00155EDD" w:rsidRDefault="00155EDD" w:rsidP="00155EDD">
                  <w:pPr>
                    <w:jc w:val="center"/>
                    <w:rPr>
                      <w:ins w:id="690" w:author="Gannon, Hugh (Allianz Global Life)" w:date="2026-06-29T16:21:00Z" w16du:dateUtc="2026-06-29T15:21:00Z"/>
                      <w:rFonts w:ascii="Arial" w:hAnsi="Arial" w:cs="Arial"/>
                      <w:color w:val="000000"/>
                      <w:sz w:val="16"/>
                      <w:szCs w:val="16"/>
                    </w:rPr>
                  </w:pPr>
                  <w:ins w:id="691" w:author="Gannon, Hugh (Allianz Global Life)" w:date="2026-06-29T16:21:00Z" w16du:dateUtc="2026-06-29T15:21:00Z">
                    <w:r>
                      <w:rPr>
                        <w:rFonts w:ascii="Arial" w:hAnsi="Arial" w:cs="Arial"/>
                        <w:color w:val="000000"/>
                        <w:sz w:val="16"/>
                        <w:szCs w:val="16"/>
                      </w:rPr>
                      <w:t>G4</w:t>
                    </w:r>
                  </w:ins>
                </w:p>
              </w:tc>
              <w:tc>
                <w:tcPr>
                  <w:tcW w:w="1446" w:type="dxa"/>
                  <w:tcBorders>
                    <w:top w:val="nil"/>
                    <w:left w:val="nil"/>
                    <w:bottom w:val="single" w:sz="4" w:space="0" w:color="auto"/>
                    <w:right w:val="single" w:sz="4" w:space="0" w:color="auto"/>
                  </w:tcBorders>
                  <w:noWrap/>
                  <w:vAlign w:val="bottom"/>
                  <w:hideMark/>
                  <w:tcPrChange w:id="692" w:author="Gannon, Hugh (Allianz Global Life)" w:date="2026-06-29T16:22:00Z" w16du:dateUtc="2026-06-29T15:22:00Z">
                    <w:tcPr>
                      <w:tcW w:w="2200" w:type="dxa"/>
                      <w:gridSpan w:val="2"/>
                      <w:tcBorders>
                        <w:top w:val="nil"/>
                        <w:left w:val="nil"/>
                        <w:bottom w:val="single" w:sz="4" w:space="0" w:color="auto"/>
                        <w:right w:val="single" w:sz="4" w:space="0" w:color="auto"/>
                      </w:tcBorders>
                      <w:noWrap/>
                      <w:vAlign w:val="bottom"/>
                      <w:hideMark/>
                    </w:tcPr>
                  </w:tcPrChange>
                </w:tcPr>
                <w:p w14:paraId="1E3E147D" w14:textId="77777777" w:rsidR="00155EDD" w:rsidRDefault="00155EDD" w:rsidP="00155EDD">
                  <w:pPr>
                    <w:jc w:val="center"/>
                    <w:rPr>
                      <w:ins w:id="693" w:author="Gannon, Hugh (Allianz Global Life)" w:date="2026-06-29T16:21:00Z" w16du:dateUtc="2026-06-29T15:21:00Z"/>
                      <w:rFonts w:ascii="Arial" w:hAnsi="Arial" w:cs="Arial"/>
                      <w:color w:val="000000"/>
                      <w:sz w:val="16"/>
                      <w:szCs w:val="16"/>
                    </w:rPr>
                  </w:pPr>
                  <w:ins w:id="694" w:author="Gannon, Hugh (Allianz Global Life)" w:date="2026-06-29T16:21:00Z" w16du:dateUtc="2026-06-29T15:21:00Z">
                    <w:r>
                      <w:rPr>
                        <w:rFonts w:ascii="Arial" w:hAnsi="Arial" w:cs="Arial"/>
                        <w:color w:val="000000"/>
                        <w:sz w:val="16"/>
                        <w:szCs w:val="16"/>
                      </w:rPr>
                      <w:t>3.00%</w:t>
                    </w:r>
                  </w:ins>
                </w:p>
              </w:tc>
              <w:tc>
                <w:tcPr>
                  <w:tcW w:w="1701" w:type="dxa"/>
                  <w:tcBorders>
                    <w:top w:val="nil"/>
                    <w:left w:val="nil"/>
                    <w:bottom w:val="single" w:sz="4" w:space="0" w:color="auto"/>
                    <w:right w:val="single" w:sz="4" w:space="0" w:color="auto"/>
                  </w:tcBorders>
                  <w:noWrap/>
                  <w:vAlign w:val="bottom"/>
                  <w:hideMark/>
                  <w:tcPrChange w:id="695" w:author="Gannon, Hugh (Allianz Global Life)" w:date="2026-06-29T16:22:00Z" w16du:dateUtc="2026-06-29T15:22:00Z">
                    <w:tcPr>
                      <w:tcW w:w="2140" w:type="dxa"/>
                      <w:gridSpan w:val="2"/>
                      <w:tcBorders>
                        <w:top w:val="nil"/>
                        <w:left w:val="nil"/>
                        <w:bottom w:val="single" w:sz="4" w:space="0" w:color="auto"/>
                        <w:right w:val="single" w:sz="4" w:space="0" w:color="auto"/>
                      </w:tcBorders>
                      <w:noWrap/>
                      <w:vAlign w:val="bottom"/>
                      <w:hideMark/>
                    </w:tcPr>
                  </w:tcPrChange>
                </w:tcPr>
                <w:p w14:paraId="4EA4C3AB" w14:textId="77777777" w:rsidR="00155EDD" w:rsidRDefault="00155EDD" w:rsidP="00155EDD">
                  <w:pPr>
                    <w:jc w:val="center"/>
                    <w:rPr>
                      <w:ins w:id="696" w:author="Gannon, Hugh (Allianz Global Life)" w:date="2026-06-29T16:21:00Z" w16du:dateUtc="2026-06-29T15:21:00Z"/>
                      <w:rFonts w:ascii="Arial" w:hAnsi="Arial" w:cs="Arial"/>
                      <w:color w:val="000000"/>
                      <w:sz w:val="16"/>
                      <w:szCs w:val="16"/>
                    </w:rPr>
                  </w:pPr>
                  <w:ins w:id="697" w:author="Gannon, Hugh (Allianz Global Life)" w:date="2026-06-29T16:21:00Z" w16du:dateUtc="2026-06-29T15:21:00Z">
                    <w:r>
                      <w:rPr>
                        <w:rFonts w:ascii="Arial" w:hAnsi="Arial" w:cs="Arial"/>
                        <w:color w:val="000000"/>
                        <w:sz w:val="16"/>
                        <w:szCs w:val="16"/>
                      </w:rPr>
                      <w:t>100%</w:t>
                    </w:r>
                  </w:ins>
                </w:p>
              </w:tc>
              <w:tc>
                <w:tcPr>
                  <w:tcW w:w="1418" w:type="dxa"/>
                  <w:tcBorders>
                    <w:top w:val="nil"/>
                    <w:left w:val="nil"/>
                    <w:bottom w:val="single" w:sz="4" w:space="0" w:color="auto"/>
                    <w:right w:val="single" w:sz="4" w:space="0" w:color="auto"/>
                  </w:tcBorders>
                  <w:noWrap/>
                  <w:vAlign w:val="bottom"/>
                  <w:hideMark/>
                  <w:tcPrChange w:id="698" w:author="Gannon, Hugh (Allianz Global Life)" w:date="2026-06-29T16:22:00Z" w16du:dateUtc="2026-06-29T15:22:00Z">
                    <w:tcPr>
                      <w:tcW w:w="1720" w:type="dxa"/>
                      <w:gridSpan w:val="3"/>
                      <w:tcBorders>
                        <w:top w:val="nil"/>
                        <w:left w:val="nil"/>
                        <w:bottom w:val="single" w:sz="4" w:space="0" w:color="auto"/>
                        <w:right w:val="single" w:sz="4" w:space="0" w:color="auto"/>
                      </w:tcBorders>
                      <w:noWrap/>
                      <w:vAlign w:val="bottom"/>
                      <w:hideMark/>
                    </w:tcPr>
                  </w:tcPrChange>
                </w:tcPr>
                <w:p w14:paraId="21F3632B" w14:textId="77777777" w:rsidR="00155EDD" w:rsidRDefault="00155EDD" w:rsidP="00155EDD">
                  <w:pPr>
                    <w:jc w:val="center"/>
                    <w:rPr>
                      <w:ins w:id="699" w:author="Gannon, Hugh (Allianz Global Life)" w:date="2026-06-29T16:21:00Z" w16du:dateUtc="2026-06-29T15:21:00Z"/>
                      <w:rFonts w:ascii="Arial" w:hAnsi="Arial" w:cs="Arial"/>
                      <w:color w:val="000000"/>
                      <w:sz w:val="16"/>
                      <w:szCs w:val="16"/>
                    </w:rPr>
                  </w:pPr>
                  <w:ins w:id="700" w:author="Gannon, Hugh (Allianz Global Life)" w:date="2026-06-29T16:21:00Z" w16du:dateUtc="2026-06-29T15:21:00Z">
                    <w:r>
                      <w:rPr>
                        <w:rFonts w:ascii="Arial" w:hAnsi="Arial" w:cs="Arial"/>
                        <w:color w:val="000000"/>
                        <w:sz w:val="16"/>
                        <w:szCs w:val="16"/>
                      </w:rPr>
                      <w:t>2% to 4%</w:t>
                    </w:r>
                  </w:ins>
                </w:p>
              </w:tc>
              <w:tc>
                <w:tcPr>
                  <w:tcW w:w="1417" w:type="dxa"/>
                  <w:tcBorders>
                    <w:top w:val="nil"/>
                    <w:left w:val="nil"/>
                    <w:bottom w:val="single" w:sz="4" w:space="0" w:color="auto"/>
                    <w:right w:val="single" w:sz="4" w:space="0" w:color="auto"/>
                  </w:tcBorders>
                  <w:noWrap/>
                  <w:vAlign w:val="bottom"/>
                  <w:hideMark/>
                  <w:tcPrChange w:id="701" w:author="Gannon, Hugh (Allianz Global Life)" w:date="2026-06-29T16:22:00Z" w16du:dateUtc="2026-06-29T15:22:00Z">
                    <w:tcPr>
                      <w:tcW w:w="1880" w:type="dxa"/>
                      <w:tcBorders>
                        <w:top w:val="nil"/>
                        <w:left w:val="nil"/>
                        <w:bottom w:val="single" w:sz="4" w:space="0" w:color="auto"/>
                        <w:right w:val="single" w:sz="4" w:space="0" w:color="auto"/>
                      </w:tcBorders>
                      <w:noWrap/>
                      <w:vAlign w:val="bottom"/>
                      <w:hideMark/>
                    </w:tcPr>
                  </w:tcPrChange>
                </w:tcPr>
                <w:p w14:paraId="11303F9E" w14:textId="77777777" w:rsidR="00155EDD" w:rsidRDefault="00155EDD" w:rsidP="00155EDD">
                  <w:pPr>
                    <w:jc w:val="center"/>
                    <w:rPr>
                      <w:ins w:id="702" w:author="Gannon, Hugh (Allianz Global Life)" w:date="2026-06-29T16:21:00Z" w16du:dateUtc="2026-06-29T15:21:00Z"/>
                      <w:rFonts w:ascii="Arial" w:hAnsi="Arial" w:cs="Arial"/>
                      <w:color w:val="000000"/>
                      <w:sz w:val="16"/>
                      <w:szCs w:val="16"/>
                    </w:rPr>
                  </w:pPr>
                  <w:ins w:id="703" w:author="Gannon, Hugh (Allianz Global Life)" w:date="2026-06-29T16:21:00Z" w16du:dateUtc="2026-06-29T15:21:00Z">
                    <w:r>
                      <w:rPr>
                        <w:rFonts w:ascii="Arial" w:hAnsi="Arial" w:cs="Arial"/>
                        <w:color w:val="000000"/>
                        <w:sz w:val="16"/>
                        <w:szCs w:val="16"/>
                      </w:rPr>
                      <w:t>99% to 101%</w:t>
                    </w:r>
                  </w:ins>
                </w:p>
              </w:tc>
            </w:tr>
            <w:tr w:rsidR="00155EDD" w14:paraId="1BE4DE76" w14:textId="77777777" w:rsidTr="00155EDD">
              <w:trPr>
                <w:trHeight w:val="255"/>
                <w:ins w:id="704" w:author="Gannon, Hugh (Allianz Global Life)" w:date="2026-06-29T16:21:00Z"/>
                <w:trPrChange w:id="705" w:author="Gannon, Hugh (Allianz Global Life)" w:date="2026-06-29T16:22:00Z" w16du:dateUtc="2026-06-29T15:22:00Z">
                  <w:trPr>
                    <w:trHeight w:val="255"/>
                  </w:trPr>
                </w:trPrChange>
              </w:trPr>
              <w:tc>
                <w:tcPr>
                  <w:tcW w:w="1000" w:type="dxa"/>
                  <w:tcBorders>
                    <w:top w:val="nil"/>
                    <w:left w:val="single" w:sz="4" w:space="0" w:color="auto"/>
                    <w:bottom w:val="single" w:sz="4" w:space="0" w:color="auto"/>
                    <w:right w:val="single" w:sz="4" w:space="0" w:color="auto"/>
                  </w:tcBorders>
                  <w:noWrap/>
                  <w:vAlign w:val="bottom"/>
                  <w:hideMark/>
                  <w:tcPrChange w:id="706" w:author="Gannon, Hugh (Allianz Global Life)" w:date="2026-06-29T16:22:00Z" w16du:dateUtc="2026-06-29T15:22:00Z">
                    <w:tcPr>
                      <w:tcW w:w="1000" w:type="dxa"/>
                      <w:tcBorders>
                        <w:top w:val="nil"/>
                        <w:left w:val="single" w:sz="4" w:space="0" w:color="auto"/>
                        <w:bottom w:val="single" w:sz="4" w:space="0" w:color="auto"/>
                        <w:right w:val="single" w:sz="4" w:space="0" w:color="auto"/>
                      </w:tcBorders>
                      <w:noWrap/>
                      <w:vAlign w:val="bottom"/>
                      <w:hideMark/>
                    </w:tcPr>
                  </w:tcPrChange>
                </w:tcPr>
                <w:p w14:paraId="7B6021AC" w14:textId="77777777" w:rsidR="00155EDD" w:rsidRDefault="00155EDD" w:rsidP="00155EDD">
                  <w:pPr>
                    <w:jc w:val="center"/>
                    <w:rPr>
                      <w:ins w:id="707" w:author="Gannon, Hugh (Allianz Global Life)" w:date="2026-06-29T16:21:00Z" w16du:dateUtc="2026-06-29T15:21:00Z"/>
                      <w:rFonts w:ascii="Arial" w:hAnsi="Arial" w:cs="Arial"/>
                      <w:color w:val="000000"/>
                      <w:sz w:val="16"/>
                      <w:szCs w:val="16"/>
                    </w:rPr>
                  </w:pPr>
                  <w:ins w:id="708" w:author="Gannon, Hugh (Allianz Global Life)" w:date="2026-06-29T16:21:00Z" w16du:dateUtc="2026-06-29T15:21:00Z">
                    <w:r>
                      <w:rPr>
                        <w:rFonts w:ascii="Arial" w:hAnsi="Arial" w:cs="Arial"/>
                        <w:color w:val="000000"/>
                        <w:sz w:val="16"/>
                        <w:szCs w:val="16"/>
                      </w:rPr>
                      <w:t>H1</w:t>
                    </w:r>
                  </w:ins>
                </w:p>
              </w:tc>
              <w:tc>
                <w:tcPr>
                  <w:tcW w:w="1446" w:type="dxa"/>
                  <w:tcBorders>
                    <w:top w:val="nil"/>
                    <w:left w:val="nil"/>
                    <w:bottom w:val="single" w:sz="4" w:space="0" w:color="auto"/>
                    <w:right w:val="single" w:sz="4" w:space="0" w:color="auto"/>
                  </w:tcBorders>
                  <w:noWrap/>
                  <w:vAlign w:val="bottom"/>
                  <w:hideMark/>
                  <w:tcPrChange w:id="709" w:author="Gannon, Hugh (Allianz Global Life)" w:date="2026-06-29T16:22:00Z" w16du:dateUtc="2026-06-29T15:22:00Z">
                    <w:tcPr>
                      <w:tcW w:w="2200" w:type="dxa"/>
                      <w:gridSpan w:val="2"/>
                      <w:tcBorders>
                        <w:top w:val="nil"/>
                        <w:left w:val="nil"/>
                        <w:bottom w:val="single" w:sz="4" w:space="0" w:color="auto"/>
                        <w:right w:val="single" w:sz="4" w:space="0" w:color="auto"/>
                      </w:tcBorders>
                      <w:noWrap/>
                      <w:vAlign w:val="bottom"/>
                      <w:hideMark/>
                    </w:tcPr>
                  </w:tcPrChange>
                </w:tcPr>
                <w:p w14:paraId="31F8D034" w14:textId="77777777" w:rsidR="00155EDD" w:rsidRDefault="00155EDD" w:rsidP="00155EDD">
                  <w:pPr>
                    <w:jc w:val="center"/>
                    <w:rPr>
                      <w:ins w:id="710" w:author="Gannon, Hugh (Allianz Global Life)" w:date="2026-06-29T16:21:00Z" w16du:dateUtc="2026-06-29T15:21:00Z"/>
                      <w:rFonts w:ascii="Arial" w:hAnsi="Arial" w:cs="Arial"/>
                      <w:color w:val="000000"/>
                      <w:sz w:val="16"/>
                      <w:szCs w:val="16"/>
                    </w:rPr>
                  </w:pPr>
                  <w:ins w:id="711" w:author="Gannon, Hugh (Allianz Global Life)" w:date="2026-06-29T16:21:00Z" w16du:dateUtc="2026-06-29T15:21:00Z">
                    <w:r>
                      <w:rPr>
                        <w:rFonts w:ascii="Arial" w:hAnsi="Arial" w:cs="Arial"/>
                        <w:color w:val="000000"/>
                        <w:sz w:val="16"/>
                        <w:szCs w:val="16"/>
                      </w:rPr>
                      <w:t>1.00%</w:t>
                    </w:r>
                  </w:ins>
                </w:p>
              </w:tc>
              <w:tc>
                <w:tcPr>
                  <w:tcW w:w="1701" w:type="dxa"/>
                  <w:tcBorders>
                    <w:top w:val="nil"/>
                    <w:left w:val="nil"/>
                    <w:bottom w:val="single" w:sz="4" w:space="0" w:color="auto"/>
                    <w:right w:val="single" w:sz="4" w:space="0" w:color="auto"/>
                  </w:tcBorders>
                  <w:noWrap/>
                  <w:vAlign w:val="bottom"/>
                  <w:hideMark/>
                  <w:tcPrChange w:id="712" w:author="Gannon, Hugh (Allianz Global Life)" w:date="2026-06-29T16:22:00Z" w16du:dateUtc="2026-06-29T15:22:00Z">
                    <w:tcPr>
                      <w:tcW w:w="2140" w:type="dxa"/>
                      <w:gridSpan w:val="2"/>
                      <w:tcBorders>
                        <w:top w:val="nil"/>
                        <w:left w:val="nil"/>
                        <w:bottom w:val="single" w:sz="4" w:space="0" w:color="auto"/>
                        <w:right w:val="single" w:sz="4" w:space="0" w:color="auto"/>
                      </w:tcBorders>
                      <w:noWrap/>
                      <w:vAlign w:val="bottom"/>
                      <w:hideMark/>
                    </w:tcPr>
                  </w:tcPrChange>
                </w:tcPr>
                <w:p w14:paraId="31582A17" w14:textId="77777777" w:rsidR="00155EDD" w:rsidRDefault="00155EDD" w:rsidP="00155EDD">
                  <w:pPr>
                    <w:jc w:val="center"/>
                    <w:rPr>
                      <w:ins w:id="713" w:author="Gannon, Hugh (Allianz Global Life)" w:date="2026-06-29T16:21:00Z" w16du:dateUtc="2026-06-29T15:21:00Z"/>
                      <w:rFonts w:ascii="Arial" w:hAnsi="Arial" w:cs="Arial"/>
                      <w:color w:val="000000"/>
                      <w:sz w:val="16"/>
                      <w:szCs w:val="16"/>
                    </w:rPr>
                  </w:pPr>
                  <w:ins w:id="714" w:author="Gannon, Hugh (Allianz Global Life)" w:date="2026-06-29T16:21:00Z" w16du:dateUtc="2026-06-29T15:21:00Z">
                    <w:r>
                      <w:rPr>
                        <w:rFonts w:ascii="Arial" w:hAnsi="Arial" w:cs="Arial"/>
                        <w:color w:val="000000"/>
                        <w:sz w:val="16"/>
                        <w:szCs w:val="16"/>
                      </w:rPr>
                      <w:t>100%</w:t>
                    </w:r>
                  </w:ins>
                </w:p>
              </w:tc>
              <w:tc>
                <w:tcPr>
                  <w:tcW w:w="1418" w:type="dxa"/>
                  <w:tcBorders>
                    <w:top w:val="nil"/>
                    <w:left w:val="nil"/>
                    <w:bottom w:val="single" w:sz="4" w:space="0" w:color="auto"/>
                    <w:right w:val="single" w:sz="4" w:space="0" w:color="auto"/>
                  </w:tcBorders>
                  <w:noWrap/>
                  <w:vAlign w:val="bottom"/>
                  <w:hideMark/>
                  <w:tcPrChange w:id="715" w:author="Gannon, Hugh (Allianz Global Life)" w:date="2026-06-29T16:22:00Z" w16du:dateUtc="2026-06-29T15:22:00Z">
                    <w:tcPr>
                      <w:tcW w:w="1720" w:type="dxa"/>
                      <w:gridSpan w:val="3"/>
                      <w:tcBorders>
                        <w:top w:val="nil"/>
                        <w:left w:val="nil"/>
                        <w:bottom w:val="single" w:sz="4" w:space="0" w:color="auto"/>
                        <w:right w:val="single" w:sz="4" w:space="0" w:color="auto"/>
                      </w:tcBorders>
                      <w:noWrap/>
                      <w:vAlign w:val="bottom"/>
                      <w:hideMark/>
                    </w:tcPr>
                  </w:tcPrChange>
                </w:tcPr>
                <w:p w14:paraId="1E538DF9" w14:textId="77777777" w:rsidR="00155EDD" w:rsidRDefault="00155EDD" w:rsidP="00155EDD">
                  <w:pPr>
                    <w:jc w:val="center"/>
                    <w:rPr>
                      <w:ins w:id="716" w:author="Gannon, Hugh (Allianz Global Life)" w:date="2026-06-29T16:21:00Z" w16du:dateUtc="2026-06-29T15:21:00Z"/>
                      <w:rFonts w:ascii="Arial" w:hAnsi="Arial" w:cs="Arial"/>
                      <w:color w:val="000000"/>
                      <w:sz w:val="16"/>
                      <w:szCs w:val="16"/>
                    </w:rPr>
                  </w:pPr>
                  <w:ins w:id="717" w:author="Gannon, Hugh (Allianz Global Life)" w:date="2026-06-29T16:21:00Z" w16du:dateUtc="2026-06-29T15:21:00Z">
                    <w:r>
                      <w:rPr>
                        <w:rFonts w:ascii="Arial" w:hAnsi="Arial" w:cs="Arial"/>
                        <w:color w:val="000000"/>
                        <w:sz w:val="16"/>
                        <w:szCs w:val="16"/>
                      </w:rPr>
                      <w:t>0% to 4%</w:t>
                    </w:r>
                  </w:ins>
                </w:p>
              </w:tc>
              <w:tc>
                <w:tcPr>
                  <w:tcW w:w="1417" w:type="dxa"/>
                  <w:tcBorders>
                    <w:top w:val="nil"/>
                    <w:left w:val="nil"/>
                    <w:bottom w:val="single" w:sz="4" w:space="0" w:color="auto"/>
                    <w:right w:val="single" w:sz="4" w:space="0" w:color="auto"/>
                  </w:tcBorders>
                  <w:noWrap/>
                  <w:vAlign w:val="bottom"/>
                  <w:hideMark/>
                  <w:tcPrChange w:id="718" w:author="Gannon, Hugh (Allianz Global Life)" w:date="2026-06-29T16:22:00Z" w16du:dateUtc="2026-06-29T15:22:00Z">
                    <w:tcPr>
                      <w:tcW w:w="1880" w:type="dxa"/>
                      <w:tcBorders>
                        <w:top w:val="nil"/>
                        <w:left w:val="nil"/>
                        <w:bottom w:val="single" w:sz="4" w:space="0" w:color="auto"/>
                        <w:right w:val="single" w:sz="4" w:space="0" w:color="auto"/>
                      </w:tcBorders>
                      <w:noWrap/>
                      <w:vAlign w:val="bottom"/>
                      <w:hideMark/>
                    </w:tcPr>
                  </w:tcPrChange>
                </w:tcPr>
                <w:p w14:paraId="067A463A" w14:textId="77777777" w:rsidR="00155EDD" w:rsidRDefault="00155EDD" w:rsidP="00155EDD">
                  <w:pPr>
                    <w:jc w:val="center"/>
                    <w:rPr>
                      <w:ins w:id="719" w:author="Gannon, Hugh (Allianz Global Life)" w:date="2026-06-29T16:21:00Z" w16du:dateUtc="2026-06-29T15:21:00Z"/>
                      <w:rFonts w:ascii="Arial" w:hAnsi="Arial" w:cs="Arial"/>
                      <w:color w:val="000000"/>
                      <w:sz w:val="16"/>
                      <w:szCs w:val="16"/>
                    </w:rPr>
                  </w:pPr>
                  <w:ins w:id="720" w:author="Gannon, Hugh (Allianz Global Life)" w:date="2026-06-29T16:21:00Z" w16du:dateUtc="2026-06-29T15:21:00Z">
                    <w:r>
                      <w:rPr>
                        <w:rFonts w:ascii="Arial" w:hAnsi="Arial" w:cs="Arial"/>
                        <w:color w:val="000000"/>
                        <w:sz w:val="16"/>
                        <w:szCs w:val="16"/>
                      </w:rPr>
                      <w:t>97% to 101%</w:t>
                    </w:r>
                  </w:ins>
                </w:p>
              </w:tc>
            </w:tr>
            <w:tr w:rsidR="00155EDD" w14:paraId="23231A5E" w14:textId="77777777" w:rsidTr="00155EDD">
              <w:trPr>
                <w:trHeight w:val="255"/>
                <w:ins w:id="721" w:author="Gannon, Hugh (Allianz Global Life)" w:date="2026-06-29T16:21:00Z"/>
                <w:trPrChange w:id="722" w:author="Gannon, Hugh (Allianz Global Life)" w:date="2026-06-29T16:22:00Z" w16du:dateUtc="2026-06-29T15:22:00Z">
                  <w:trPr>
                    <w:trHeight w:val="255"/>
                  </w:trPr>
                </w:trPrChange>
              </w:trPr>
              <w:tc>
                <w:tcPr>
                  <w:tcW w:w="1000" w:type="dxa"/>
                  <w:tcBorders>
                    <w:top w:val="nil"/>
                    <w:left w:val="single" w:sz="4" w:space="0" w:color="auto"/>
                    <w:bottom w:val="single" w:sz="4" w:space="0" w:color="auto"/>
                    <w:right w:val="single" w:sz="4" w:space="0" w:color="auto"/>
                  </w:tcBorders>
                  <w:noWrap/>
                  <w:vAlign w:val="bottom"/>
                  <w:hideMark/>
                  <w:tcPrChange w:id="723" w:author="Gannon, Hugh (Allianz Global Life)" w:date="2026-06-29T16:22:00Z" w16du:dateUtc="2026-06-29T15:22:00Z">
                    <w:tcPr>
                      <w:tcW w:w="1000" w:type="dxa"/>
                      <w:tcBorders>
                        <w:top w:val="nil"/>
                        <w:left w:val="single" w:sz="4" w:space="0" w:color="auto"/>
                        <w:bottom w:val="single" w:sz="4" w:space="0" w:color="auto"/>
                        <w:right w:val="single" w:sz="4" w:space="0" w:color="auto"/>
                      </w:tcBorders>
                      <w:noWrap/>
                      <w:vAlign w:val="bottom"/>
                      <w:hideMark/>
                    </w:tcPr>
                  </w:tcPrChange>
                </w:tcPr>
                <w:p w14:paraId="363721F8" w14:textId="77777777" w:rsidR="00155EDD" w:rsidRDefault="00155EDD" w:rsidP="00155EDD">
                  <w:pPr>
                    <w:jc w:val="center"/>
                    <w:rPr>
                      <w:ins w:id="724" w:author="Gannon, Hugh (Allianz Global Life)" w:date="2026-06-29T16:21:00Z" w16du:dateUtc="2026-06-29T15:21:00Z"/>
                      <w:rFonts w:ascii="Arial" w:hAnsi="Arial" w:cs="Arial"/>
                      <w:color w:val="000000"/>
                      <w:sz w:val="16"/>
                      <w:szCs w:val="16"/>
                    </w:rPr>
                  </w:pPr>
                  <w:ins w:id="725" w:author="Gannon, Hugh (Allianz Global Life)" w:date="2026-06-29T16:21:00Z" w16du:dateUtc="2026-06-29T15:21:00Z">
                    <w:r>
                      <w:rPr>
                        <w:rFonts w:ascii="Arial" w:hAnsi="Arial" w:cs="Arial"/>
                        <w:color w:val="000000"/>
                        <w:sz w:val="16"/>
                        <w:szCs w:val="16"/>
                      </w:rPr>
                      <w:t>H2</w:t>
                    </w:r>
                  </w:ins>
                </w:p>
              </w:tc>
              <w:tc>
                <w:tcPr>
                  <w:tcW w:w="1446" w:type="dxa"/>
                  <w:tcBorders>
                    <w:top w:val="nil"/>
                    <w:left w:val="nil"/>
                    <w:bottom w:val="single" w:sz="4" w:space="0" w:color="auto"/>
                    <w:right w:val="single" w:sz="4" w:space="0" w:color="auto"/>
                  </w:tcBorders>
                  <w:noWrap/>
                  <w:vAlign w:val="bottom"/>
                  <w:hideMark/>
                  <w:tcPrChange w:id="726" w:author="Gannon, Hugh (Allianz Global Life)" w:date="2026-06-29T16:22:00Z" w16du:dateUtc="2026-06-29T15:22:00Z">
                    <w:tcPr>
                      <w:tcW w:w="2200" w:type="dxa"/>
                      <w:gridSpan w:val="2"/>
                      <w:tcBorders>
                        <w:top w:val="nil"/>
                        <w:left w:val="nil"/>
                        <w:bottom w:val="single" w:sz="4" w:space="0" w:color="auto"/>
                        <w:right w:val="single" w:sz="4" w:space="0" w:color="auto"/>
                      </w:tcBorders>
                      <w:noWrap/>
                      <w:vAlign w:val="bottom"/>
                      <w:hideMark/>
                    </w:tcPr>
                  </w:tcPrChange>
                </w:tcPr>
                <w:p w14:paraId="7C1EFD68" w14:textId="77777777" w:rsidR="00155EDD" w:rsidRDefault="00155EDD" w:rsidP="00155EDD">
                  <w:pPr>
                    <w:jc w:val="center"/>
                    <w:rPr>
                      <w:ins w:id="727" w:author="Gannon, Hugh (Allianz Global Life)" w:date="2026-06-29T16:21:00Z" w16du:dateUtc="2026-06-29T15:21:00Z"/>
                      <w:rFonts w:ascii="Arial" w:hAnsi="Arial" w:cs="Arial"/>
                      <w:color w:val="000000"/>
                      <w:sz w:val="16"/>
                      <w:szCs w:val="16"/>
                    </w:rPr>
                  </w:pPr>
                  <w:ins w:id="728" w:author="Gannon, Hugh (Allianz Global Life)" w:date="2026-06-29T16:21:00Z" w16du:dateUtc="2026-06-29T15:21:00Z">
                    <w:r>
                      <w:rPr>
                        <w:rFonts w:ascii="Arial" w:hAnsi="Arial" w:cs="Arial"/>
                        <w:color w:val="000000"/>
                        <w:sz w:val="16"/>
                        <w:szCs w:val="16"/>
                      </w:rPr>
                      <w:t>2.00%</w:t>
                    </w:r>
                  </w:ins>
                </w:p>
              </w:tc>
              <w:tc>
                <w:tcPr>
                  <w:tcW w:w="1701" w:type="dxa"/>
                  <w:tcBorders>
                    <w:top w:val="nil"/>
                    <w:left w:val="nil"/>
                    <w:bottom w:val="single" w:sz="4" w:space="0" w:color="auto"/>
                    <w:right w:val="single" w:sz="4" w:space="0" w:color="auto"/>
                  </w:tcBorders>
                  <w:noWrap/>
                  <w:vAlign w:val="bottom"/>
                  <w:hideMark/>
                  <w:tcPrChange w:id="729" w:author="Gannon, Hugh (Allianz Global Life)" w:date="2026-06-29T16:22:00Z" w16du:dateUtc="2026-06-29T15:22:00Z">
                    <w:tcPr>
                      <w:tcW w:w="2140" w:type="dxa"/>
                      <w:gridSpan w:val="2"/>
                      <w:tcBorders>
                        <w:top w:val="nil"/>
                        <w:left w:val="nil"/>
                        <w:bottom w:val="single" w:sz="4" w:space="0" w:color="auto"/>
                        <w:right w:val="single" w:sz="4" w:space="0" w:color="auto"/>
                      </w:tcBorders>
                      <w:noWrap/>
                      <w:vAlign w:val="bottom"/>
                      <w:hideMark/>
                    </w:tcPr>
                  </w:tcPrChange>
                </w:tcPr>
                <w:p w14:paraId="4BEC8893" w14:textId="77777777" w:rsidR="00155EDD" w:rsidRDefault="00155EDD" w:rsidP="00155EDD">
                  <w:pPr>
                    <w:jc w:val="center"/>
                    <w:rPr>
                      <w:ins w:id="730" w:author="Gannon, Hugh (Allianz Global Life)" w:date="2026-06-29T16:21:00Z" w16du:dateUtc="2026-06-29T15:21:00Z"/>
                      <w:rFonts w:ascii="Arial" w:hAnsi="Arial" w:cs="Arial"/>
                      <w:color w:val="000000"/>
                      <w:sz w:val="16"/>
                      <w:szCs w:val="16"/>
                    </w:rPr>
                  </w:pPr>
                  <w:ins w:id="731" w:author="Gannon, Hugh (Allianz Global Life)" w:date="2026-06-29T16:21:00Z" w16du:dateUtc="2026-06-29T15:21:00Z">
                    <w:r>
                      <w:rPr>
                        <w:rFonts w:ascii="Arial" w:hAnsi="Arial" w:cs="Arial"/>
                        <w:color w:val="000000"/>
                        <w:sz w:val="16"/>
                        <w:szCs w:val="16"/>
                      </w:rPr>
                      <w:t>100%</w:t>
                    </w:r>
                  </w:ins>
                </w:p>
              </w:tc>
              <w:tc>
                <w:tcPr>
                  <w:tcW w:w="1418" w:type="dxa"/>
                  <w:tcBorders>
                    <w:top w:val="nil"/>
                    <w:left w:val="nil"/>
                    <w:bottom w:val="single" w:sz="4" w:space="0" w:color="auto"/>
                    <w:right w:val="single" w:sz="4" w:space="0" w:color="auto"/>
                  </w:tcBorders>
                  <w:noWrap/>
                  <w:vAlign w:val="bottom"/>
                  <w:hideMark/>
                  <w:tcPrChange w:id="732" w:author="Gannon, Hugh (Allianz Global Life)" w:date="2026-06-29T16:22:00Z" w16du:dateUtc="2026-06-29T15:22:00Z">
                    <w:tcPr>
                      <w:tcW w:w="1720" w:type="dxa"/>
                      <w:gridSpan w:val="3"/>
                      <w:tcBorders>
                        <w:top w:val="nil"/>
                        <w:left w:val="nil"/>
                        <w:bottom w:val="single" w:sz="4" w:space="0" w:color="auto"/>
                        <w:right w:val="single" w:sz="4" w:space="0" w:color="auto"/>
                      </w:tcBorders>
                      <w:noWrap/>
                      <w:vAlign w:val="bottom"/>
                      <w:hideMark/>
                    </w:tcPr>
                  </w:tcPrChange>
                </w:tcPr>
                <w:p w14:paraId="4C404ABD" w14:textId="77777777" w:rsidR="00155EDD" w:rsidRDefault="00155EDD" w:rsidP="00155EDD">
                  <w:pPr>
                    <w:jc w:val="center"/>
                    <w:rPr>
                      <w:ins w:id="733" w:author="Gannon, Hugh (Allianz Global Life)" w:date="2026-06-29T16:21:00Z" w16du:dateUtc="2026-06-29T15:21:00Z"/>
                      <w:rFonts w:ascii="Arial" w:hAnsi="Arial" w:cs="Arial"/>
                      <w:color w:val="000000"/>
                      <w:sz w:val="16"/>
                      <w:szCs w:val="16"/>
                    </w:rPr>
                  </w:pPr>
                  <w:ins w:id="734" w:author="Gannon, Hugh (Allianz Global Life)" w:date="2026-06-29T16:21:00Z" w16du:dateUtc="2026-06-29T15:21:00Z">
                    <w:r>
                      <w:rPr>
                        <w:rFonts w:ascii="Arial" w:hAnsi="Arial" w:cs="Arial"/>
                        <w:color w:val="000000"/>
                        <w:sz w:val="16"/>
                        <w:szCs w:val="16"/>
                      </w:rPr>
                      <w:t>1% to 4%</w:t>
                    </w:r>
                  </w:ins>
                </w:p>
              </w:tc>
              <w:tc>
                <w:tcPr>
                  <w:tcW w:w="1417" w:type="dxa"/>
                  <w:tcBorders>
                    <w:top w:val="nil"/>
                    <w:left w:val="nil"/>
                    <w:bottom w:val="single" w:sz="4" w:space="0" w:color="auto"/>
                    <w:right w:val="single" w:sz="4" w:space="0" w:color="auto"/>
                  </w:tcBorders>
                  <w:noWrap/>
                  <w:vAlign w:val="bottom"/>
                  <w:hideMark/>
                  <w:tcPrChange w:id="735" w:author="Gannon, Hugh (Allianz Global Life)" w:date="2026-06-29T16:22:00Z" w16du:dateUtc="2026-06-29T15:22:00Z">
                    <w:tcPr>
                      <w:tcW w:w="1880" w:type="dxa"/>
                      <w:tcBorders>
                        <w:top w:val="nil"/>
                        <w:left w:val="nil"/>
                        <w:bottom w:val="single" w:sz="4" w:space="0" w:color="auto"/>
                        <w:right w:val="single" w:sz="4" w:space="0" w:color="auto"/>
                      </w:tcBorders>
                      <w:noWrap/>
                      <w:vAlign w:val="bottom"/>
                      <w:hideMark/>
                    </w:tcPr>
                  </w:tcPrChange>
                </w:tcPr>
                <w:p w14:paraId="59801E9C" w14:textId="77777777" w:rsidR="00155EDD" w:rsidRDefault="00155EDD" w:rsidP="00155EDD">
                  <w:pPr>
                    <w:jc w:val="center"/>
                    <w:rPr>
                      <w:ins w:id="736" w:author="Gannon, Hugh (Allianz Global Life)" w:date="2026-06-29T16:21:00Z" w16du:dateUtc="2026-06-29T15:21:00Z"/>
                      <w:rFonts w:ascii="Arial" w:hAnsi="Arial" w:cs="Arial"/>
                      <w:color w:val="000000"/>
                      <w:sz w:val="16"/>
                      <w:szCs w:val="16"/>
                    </w:rPr>
                  </w:pPr>
                  <w:ins w:id="737" w:author="Gannon, Hugh (Allianz Global Life)" w:date="2026-06-29T16:21:00Z" w16du:dateUtc="2026-06-29T15:21:00Z">
                    <w:r>
                      <w:rPr>
                        <w:rFonts w:ascii="Arial" w:hAnsi="Arial" w:cs="Arial"/>
                        <w:color w:val="000000"/>
                        <w:sz w:val="16"/>
                        <w:szCs w:val="16"/>
                      </w:rPr>
                      <w:t>98% to 101%</w:t>
                    </w:r>
                  </w:ins>
                </w:p>
              </w:tc>
            </w:tr>
            <w:tr w:rsidR="00155EDD" w14:paraId="00151861" w14:textId="77777777" w:rsidTr="00155EDD">
              <w:trPr>
                <w:trHeight w:val="255"/>
                <w:ins w:id="738" w:author="Gannon, Hugh (Allianz Global Life)" w:date="2026-06-29T16:21:00Z"/>
                <w:trPrChange w:id="739" w:author="Gannon, Hugh (Allianz Global Life)" w:date="2026-06-29T16:22:00Z" w16du:dateUtc="2026-06-29T15:22:00Z">
                  <w:trPr>
                    <w:trHeight w:val="255"/>
                  </w:trPr>
                </w:trPrChange>
              </w:trPr>
              <w:tc>
                <w:tcPr>
                  <w:tcW w:w="1000" w:type="dxa"/>
                  <w:tcBorders>
                    <w:top w:val="nil"/>
                    <w:left w:val="single" w:sz="4" w:space="0" w:color="auto"/>
                    <w:bottom w:val="single" w:sz="4" w:space="0" w:color="auto"/>
                    <w:right w:val="single" w:sz="4" w:space="0" w:color="auto"/>
                  </w:tcBorders>
                  <w:noWrap/>
                  <w:vAlign w:val="bottom"/>
                  <w:hideMark/>
                  <w:tcPrChange w:id="740" w:author="Gannon, Hugh (Allianz Global Life)" w:date="2026-06-29T16:22:00Z" w16du:dateUtc="2026-06-29T15:22:00Z">
                    <w:tcPr>
                      <w:tcW w:w="1000" w:type="dxa"/>
                      <w:tcBorders>
                        <w:top w:val="nil"/>
                        <w:left w:val="single" w:sz="4" w:space="0" w:color="auto"/>
                        <w:bottom w:val="single" w:sz="4" w:space="0" w:color="auto"/>
                        <w:right w:val="single" w:sz="4" w:space="0" w:color="auto"/>
                      </w:tcBorders>
                      <w:noWrap/>
                      <w:vAlign w:val="bottom"/>
                      <w:hideMark/>
                    </w:tcPr>
                  </w:tcPrChange>
                </w:tcPr>
                <w:p w14:paraId="14B75DDF" w14:textId="77777777" w:rsidR="00155EDD" w:rsidRDefault="00155EDD" w:rsidP="00155EDD">
                  <w:pPr>
                    <w:jc w:val="center"/>
                    <w:rPr>
                      <w:ins w:id="741" w:author="Gannon, Hugh (Allianz Global Life)" w:date="2026-06-29T16:21:00Z" w16du:dateUtc="2026-06-29T15:21:00Z"/>
                      <w:rFonts w:ascii="Arial" w:hAnsi="Arial" w:cs="Arial"/>
                      <w:color w:val="000000"/>
                      <w:sz w:val="16"/>
                      <w:szCs w:val="16"/>
                    </w:rPr>
                  </w:pPr>
                  <w:ins w:id="742" w:author="Gannon, Hugh (Allianz Global Life)" w:date="2026-06-29T16:21:00Z" w16du:dateUtc="2026-06-29T15:21:00Z">
                    <w:r>
                      <w:rPr>
                        <w:rFonts w:ascii="Arial" w:hAnsi="Arial" w:cs="Arial"/>
                        <w:color w:val="000000"/>
                        <w:sz w:val="16"/>
                        <w:szCs w:val="16"/>
                      </w:rPr>
                      <w:t>H3</w:t>
                    </w:r>
                  </w:ins>
                </w:p>
              </w:tc>
              <w:tc>
                <w:tcPr>
                  <w:tcW w:w="1446" w:type="dxa"/>
                  <w:tcBorders>
                    <w:top w:val="nil"/>
                    <w:left w:val="nil"/>
                    <w:bottom w:val="single" w:sz="4" w:space="0" w:color="auto"/>
                    <w:right w:val="single" w:sz="4" w:space="0" w:color="auto"/>
                  </w:tcBorders>
                  <w:noWrap/>
                  <w:vAlign w:val="bottom"/>
                  <w:hideMark/>
                  <w:tcPrChange w:id="743" w:author="Gannon, Hugh (Allianz Global Life)" w:date="2026-06-29T16:22:00Z" w16du:dateUtc="2026-06-29T15:22:00Z">
                    <w:tcPr>
                      <w:tcW w:w="2200" w:type="dxa"/>
                      <w:gridSpan w:val="2"/>
                      <w:tcBorders>
                        <w:top w:val="nil"/>
                        <w:left w:val="nil"/>
                        <w:bottom w:val="single" w:sz="4" w:space="0" w:color="auto"/>
                        <w:right w:val="single" w:sz="4" w:space="0" w:color="auto"/>
                      </w:tcBorders>
                      <w:noWrap/>
                      <w:vAlign w:val="bottom"/>
                      <w:hideMark/>
                    </w:tcPr>
                  </w:tcPrChange>
                </w:tcPr>
                <w:p w14:paraId="5998DFB2" w14:textId="77777777" w:rsidR="00155EDD" w:rsidRDefault="00155EDD" w:rsidP="00155EDD">
                  <w:pPr>
                    <w:jc w:val="center"/>
                    <w:rPr>
                      <w:ins w:id="744" w:author="Gannon, Hugh (Allianz Global Life)" w:date="2026-06-29T16:21:00Z" w16du:dateUtc="2026-06-29T15:21:00Z"/>
                      <w:rFonts w:ascii="Arial" w:hAnsi="Arial" w:cs="Arial"/>
                      <w:color w:val="000000"/>
                      <w:sz w:val="16"/>
                      <w:szCs w:val="16"/>
                    </w:rPr>
                  </w:pPr>
                  <w:ins w:id="745" w:author="Gannon, Hugh (Allianz Global Life)" w:date="2026-06-29T16:21:00Z" w16du:dateUtc="2026-06-29T15:21:00Z">
                    <w:r>
                      <w:rPr>
                        <w:rFonts w:ascii="Arial" w:hAnsi="Arial" w:cs="Arial"/>
                        <w:color w:val="000000"/>
                        <w:sz w:val="16"/>
                        <w:szCs w:val="16"/>
                      </w:rPr>
                      <w:t>2.50%</w:t>
                    </w:r>
                  </w:ins>
                </w:p>
              </w:tc>
              <w:tc>
                <w:tcPr>
                  <w:tcW w:w="1701" w:type="dxa"/>
                  <w:tcBorders>
                    <w:top w:val="nil"/>
                    <w:left w:val="nil"/>
                    <w:bottom w:val="single" w:sz="4" w:space="0" w:color="auto"/>
                    <w:right w:val="single" w:sz="4" w:space="0" w:color="auto"/>
                  </w:tcBorders>
                  <w:noWrap/>
                  <w:vAlign w:val="bottom"/>
                  <w:hideMark/>
                  <w:tcPrChange w:id="746" w:author="Gannon, Hugh (Allianz Global Life)" w:date="2026-06-29T16:22:00Z" w16du:dateUtc="2026-06-29T15:22:00Z">
                    <w:tcPr>
                      <w:tcW w:w="2140" w:type="dxa"/>
                      <w:gridSpan w:val="2"/>
                      <w:tcBorders>
                        <w:top w:val="nil"/>
                        <w:left w:val="nil"/>
                        <w:bottom w:val="single" w:sz="4" w:space="0" w:color="auto"/>
                        <w:right w:val="single" w:sz="4" w:space="0" w:color="auto"/>
                      </w:tcBorders>
                      <w:noWrap/>
                      <w:vAlign w:val="bottom"/>
                      <w:hideMark/>
                    </w:tcPr>
                  </w:tcPrChange>
                </w:tcPr>
                <w:p w14:paraId="58CA8588" w14:textId="77777777" w:rsidR="00155EDD" w:rsidRDefault="00155EDD" w:rsidP="00155EDD">
                  <w:pPr>
                    <w:jc w:val="center"/>
                    <w:rPr>
                      <w:ins w:id="747" w:author="Gannon, Hugh (Allianz Global Life)" w:date="2026-06-29T16:21:00Z" w16du:dateUtc="2026-06-29T15:21:00Z"/>
                      <w:rFonts w:ascii="Arial" w:hAnsi="Arial" w:cs="Arial"/>
                      <w:color w:val="000000"/>
                      <w:sz w:val="16"/>
                      <w:szCs w:val="16"/>
                    </w:rPr>
                  </w:pPr>
                  <w:ins w:id="748" w:author="Gannon, Hugh (Allianz Global Life)" w:date="2026-06-29T16:21:00Z" w16du:dateUtc="2026-06-29T15:21:00Z">
                    <w:r>
                      <w:rPr>
                        <w:rFonts w:ascii="Arial" w:hAnsi="Arial" w:cs="Arial"/>
                        <w:color w:val="000000"/>
                        <w:sz w:val="16"/>
                        <w:szCs w:val="16"/>
                      </w:rPr>
                      <w:t>100%</w:t>
                    </w:r>
                  </w:ins>
                </w:p>
              </w:tc>
              <w:tc>
                <w:tcPr>
                  <w:tcW w:w="1418" w:type="dxa"/>
                  <w:tcBorders>
                    <w:top w:val="nil"/>
                    <w:left w:val="nil"/>
                    <w:bottom w:val="single" w:sz="4" w:space="0" w:color="auto"/>
                    <w:right w:val="single" w:sz="4" w:space="0" w:color="auto"/>
                  </w:tcBorders>
                  <w:noWrap/>
                  <w:vAlign w:val="bottom"/>
                  <w:hideMark/>
                  <w:tcPrChange w:id="749" w:author="Gannon, Hugh (Allianz Global Life)" w:date="2026-06-29T16:22:00Z" w16du:dateUtc="2026-06-29T15:22:00Z">
                    <w:tcPr>
                      <w:tcW w:w="1720" w:type="dxa"/>
                      <w:gridSpan w:val="3"/>
                      <w:tcBorders>
                        <w:top w:val="nil"/>
                        <w:left w:val="nil"/>
                        <w:bottom w:val="single" w:sz="4" w:space="0" w:color="auto"/>
                        <w:right w:val="single" w:sz="4" w:space="0" w:color="auto"/>
                      </w:tcBorders>
                      <w:noWrap/>
                      <w:vAlign w:val="bottom"/>
                      <w:hideMark/>
                    </w:tcPr>
                  </w:tcPrChange>
                </w:tcPr>
                <w:p w14:paraId="6C719263" w14:textId="77777777" w:rsidR="00155EDD" w:rsidRDefault="00155EDD" w:rsidP="00155EDD">
                  <w:pPr>
                    <w:jc w:val="center"/>
                    <w:rPr>
                      <w:ins w:id="750" w:author="Gannon, Hugh (Allianz Global Life)" w:date="2026-06-29T16:21:00Z" w16du:dateUtc="2026-06-29T15:21:00Z"/>
                      <w:rFonts w:ascii="Arial" w:hAnsi="Arial" w:cs="Arial"/>
                      <w:color w:val="000000"/>
                      <w:sz w:val="16"/>
                      <w:szCs w:val="16"/>
                    </w:rPr>
                  </w:pPr>
                  <w:ins w:id="751" w:author="Gannon, Hugh (Allianz Global Life)" w:date="2026-06-29T16:21:00Z" w16du:dateUtc="2026-06-29T15:21:00Z">
                    <w:r>
                      <w:rPr>
                        <w:rFonts w:ascii="Arial" w:hAnsi="Arial" w:cs="Arial"/>
                        <w:color w:val="000000"/>
                        <w:sz w:val="16"/>
                        <w:szCs w:val="16"/>
                      </w:rPr>
                      <w:t>1.5% to 4%</w:t>
                    </w:r>
                  </w:ins>
                </w:p>
              </w:tc>
              <w:tc>
                <w:tcPr>
                  <w:tcW w:w="1417" w:type="dxa"/>
                  <w:tcBorders>
                    <w:top w:val="nil"/>
                    <w:left w:val="nil"/>
                    <w:bottom w:val="single" w:sz="4" w:space="0" w:color="auto"/>
                    <w:right w:val="single" w:sz="4" w:space="0" w:color="auto"/>
                  </w:tcBorders>
                  <w:noWrap/>
                  <w:vAlign w:val="bottom"/>
                  <w:hideMark/>
                  <w:tcPrChange w:id="752" w:author="Gannon, Hugh (Allianz Global Life)" w:date="2026-06-29T16:22:00Z" w16du:dateUtc="2026-06-29T15:22:00Z">
                    <w:tcPr>
                      <w:tcW w:w="1880" w:type="dxa"/>
                      <w:tcBorders>
                        <w:top w:val="nil"/>
                        <w:left w:val="nil"/>
                        <w:bottom w:val="single" w:sz="4" w:space="0" w:color="auto"/>
                        <w:right w:val="single" w:sz="4" w:space="0" w:color="auto"/>
                      </w:tcBorders>
                      <w:noWrap/>
                      <w:vAlign w:val="bottom"/>
                      <w:hideMark/>
                    </w:tcPr>
                  </w:tcPrChange>
                </w:tcPr>
                <w:p w14:paraId="5C09D3F4" w14:textId="77777777" w:rsidR="00155EDD" w:rsidRDefault="00155EDD" w:rsidP="00155EDD">
                  <w:pPr>
                    <w:jc w:val="center"/>
                    <w:rPr>
                      <w:ins w:id="753" w:author="Gannon, Hugh (Allianz Global Life)" w:date="2026-06-29T16:21:00Z" w16du:dateUtc="2026-06-29T15:21:00Z"/>
                      <w:rFonts w:ascii="Arial" w:hAnsi="Arial" w:cs="Arial"/>
                      <w:color w:val="000000"/>
                      <w:sz w:val="16"/>
                      <w:szCs w:val="16"/>
                    </w:rPr>
                  </w:pPr>
                  <w:ins w:id="754" w:author="Gannon, Hugh (Allianz Global Life)" w:date="2026-06-29T16:21:00Z" w16du:dateUtc="2026-06-29T15:21:00Z">
                    <w:r>
                      <w:rPr>
                        <w:rFonts w:ascii="Arial" w:hAnsi="Arial" w:cs="Arial"/>
                        <w:color w:val="000000"/>
                        <w:sz w:val="16"/>
                        <w:szCs w:val="16"/>
                      </w:rPr>
                      <w:t>98.5% to 101%</w:t>
                    </w:r>
                  </w:ins>
                </w:p>
              </w:tc>
            </w:tr>
            <w:tr w:rsidR="00155EDD" w14:paraId="78B2C05E" w14:textId="77777777" w:rsidTr="00155EDD">
              <w:trPr>
                <w:trHeight w:val="255"/>
                <w:ins w:id="755" w:author="Gannon, Hugh (Allianz Global Life)" w:date="2026-06-29T16:21:00Z"/>
                <w:trPrChange w:id="756" w:author="Gannon, Hugh (Allianz Global Life)" w:date="2026-06-29T16:22:00Z" w16du:dateUtc="2026-06-29T15:22:00Z">
                  <w:trPr>
                    <w:trHeight w:val="255"/>
                  </w:trPr>
                </w:trPrChange>
              </w:trPr>
              <w:tc>
                <w:tcPr>
                  <w:tcW w:w="1000" w:type="dxa"/>
                  <w:tcBorders>
                    <w:top w:val="nil"/>
                    <w:left w:val="single" w:sz="4" w:space="0" w:color="auto"/>
                    <w:bottom w:val="single" w:sz="4" w:space="0" w:color="auto"/>
                    <w:right w:val="single" w:sz="4" w:space="0" w:color="auto"/>
                  </w:tcBorders>
                  <w:noWrap/>
                  <w:vAlign w:val="bottom"/>
                  <w:hideMark/>
                  <w:tcPrChange w:id="757" w:author="Gannon, Hugh (Allianz Global Life)" w:date="2026-06-29T16:22:00Z" w16du:dateUtc="2026-06-29T15:22:00Z">
                    <w:tcPr>
                      <w:tcW w:w="1000" w:type="dxa"/>
                      <w:tcBorders>
                        <w:top w:val="nil"/>
                        <w:left w:val="single" w:sz="4" w:space="0" w:color="auto"/>
                        <w:bottom w:val="single" w:sz="4" w:space="0" w:color="auto"/>
                        <w:right w:val="single" w:sz="4" w:space="0" w:color="auto"/>
                      </w:tcBorders>
                      <w:noWrap/>
                      <w:vAlign w:val="bottom"/>
                      <w:hideMark/>
                    </w:tcPr>
                  </w:tcPrChange>
                </w:tcPr>
                <w:p w14:paraId="4454E175" w14:textId="77777777" w:rsidR="00155EDD" w:rsidRDefault="00155EDD" w:rsidP="00155EDD">
                  <w:pPr>
                    <w:jc w:val="center"/>
                    <w:rPr>
                      <w:ins w:id="758" w:author="Gannon, Hugh (Allianz Global Life)" w:date="2026-06-29T16:21:00Z" w16du:dateUtc="2026-06-29T15:21:00Z"/>
                      <w:rFonts w:ascii="Arial" w:hAnsi="Arial" w:cs="Arial"/>
                      <w:color w:val="000000"/>
                      <w:sz w:val="16"/>
                      <w:szCs w:val="16"/>
                    </w:rPr>
                  </w:pPr>
                  <w:ins w:id="759" w:author="Gannon, Hugh (Allianz Global Life)" w:date="2026-06-29T16:21:00Z" w16du:dateUtc="2026-06-29T15:21:00Z">
                    <w:r>
                      <w:rPr>
                        <w:rFonts w:ascii="Arial" w:hAnsi="Arial" w:cs="Arial"/>
                        <w:color w:val="000000"/>
                        <w:sz w:val="16"/>
                        <w:szCs w:val="16"/>
                      </w:rPr>
                      <w:t>H4</w:t>
                    </w:r>
                  </w:ins>
                </w:p>
              </w:tc>
              <w:tc>
                <w:tcPr>
                  <w:tcW w:w="1446" w:type="dxa"/>
                  <w:tcBorders>
                    <w:top w:val="nil"/>
                    <w:left w:val="nil"/>
                    <w:bottom w:val="single" w:sz="4" w:space="0" w:color="auto"/>
                    <w:right w:val="single" w:sz="4" w:space="0" w:color="auto"/>
                  </w:tcBorders>
                  <w:noWrap/>
                  <w:vAlign w:val="bottom"/>
                  <w:hideMark/>
                  <w:tcPrChange w:id="760" w:author="Gannon, Hugh (Allianz Global Life)" w:date="2026-06-29T16:22:00Z" w16du:dateUtc="2026-06-29T15:22:00Z">
                    <w:tcPr>
                      <w:tcW w:w="2200" w:type="dxa"/>
                      <w:gridSpan w:val="2"/>
                      <w:tcBorders>
                        <w:top w:val="nil"/>
                        <w:left w:val="nil"/>
                        <w:bottom w:val="single" w:sz="4" w:space="0" w:color="auto"/>
                        <w:right w:val="single" w:sz="4" w:space="0" w:color="auto"/>
                      </w:tcBorders>
                      <w:noWrap/>
                      <w:vAlign w:val="bottom"/>
                      <w:hideMark/>
                    </w:tcPr>
                  </w:tcPrChange>
                </w:tcPr>
                <w:p w14:paraId="075A2365" w14:textId="77777777" w:rsidR="00155EDD" w:rsidRDefault="00155EDD" w:rsidP="00155EDD">
                  <w:pPr>
                    <w:jc w:val="center"/>
                    <w:rPr>
                      <w:ins w:id="761" w:author="Gannon, Hugh (Allianz Global Life)" w:date="2026-06-29T16:21:00Z" w16du:dateUtc="2026-06-29T15:21:00Z"/>
                      <w:rFonts w:ascii="Arial" w:hAnsi="Arial" w:cs="Arial"/>
                      <w:color w:val="000000"/>
                      <w:sz w:val="16"/>
                      <w:szCs w:val="16"/>
                    </w:rPr>
                  </w:pPr>
                  <w:ins w:id="762" w:author="Gannon, Hugh (Allianz Global Life)" w:date="2026-06-29T16:21:00Z" w16du:dateUtc="2026-06-29T15:21:00Z">
                    <w:r>
                      <w:rPr>
                        <w:rFonts w:ascii="Arial" w:hAnsi="Arial" w:cs="Arial"/>
                        <w:color w:val="000000"/>
                        <w:sz w:val="16"/>
                        <w:szCs w:val="16"/>
                      </w:rPr>
                      <w:t>3.00%</w:t>
                    </w:r>
                  </w:ins>
                </w:p>
              </w:tc>
              <w:tc>
                <w:tcPr>
                  <w:tcW w:w="1701" w:type="dxa"/>
                  <w:tcBorders>
                    <w:top w:val="nil"/>
                    <w:left w:val="nil"/>
                    <w:bottom w:val="single" w:sz="4" w:space="0" w:color="auto"/>
                    <w:right w:val="single" w:sz="4" w:space="0" w:color="auto"/>
                  </w:tcBorders>
                  <w:noWrap/>
                  <w:vAlign w:val="bottom"/>
                  <w:hideMark/>
                  <w:tcPrChange w:id="763" w:author="Gannon, Hugh (Allianz Global Life)" w:date="2026-06-29T16:22:00Z" w16du:dateUtc="2026-06-29T15:22:00Z">
                    <w:tcPr>
                      <w:tcW w:w="2140" w:type="dxa"/>
                      <w:gridSpan w:val="2"/>
                      <w:tcBorders>
                        <w:top w:val="nil"/>
                        <w:left w:val="nil"/>
                        <w:bottom w:val="single" w:sz="4" w:space="0" w:color="auto"/>
                        <w:right w:val="single" w:sz="4" w:space="0" w:color="auto"/>
                      </w:tcBorders>
                      <w:noWrap/>
                      <w:vAlign w:val="bottom"/>
                      <w:hideMark/>
                    </w:tcPr>
                  </w:tcPrChange>
                </w:tcPr>
                <w:p w14:paraId="280C8B4C" w14:textId="77777777" w:rsidR="00155EDD" w:rsidRDefault="00155EDD" w:rsidP="00155EDD">
                  <w:pPr>
                    <w:jc w:val="center"/>
                    <w:rPr>
                      <w:ins w:id="764" w:author="Gannon, Hugh (Allianz Global Life)" w:date="2026-06-29T16:21:00Z" w16du:dateUtc="2026-06-29T15:21:00Z"/>
                      <w:rFonts w:ascii="Arial" w:hAnsi="Arial" w:cs="Arial"/>
                      <w:color w:val="000000"/>
                      <w:sz w:val="16"/>
                      <w:szCs w:val="16"/>
                    </w:rPr>
                  </w:pPr>
                  <w:ins w:id="765" w:author="Gannon, Hugh (Allianz Global Life)" w:date="2026-06-29T16:21:00Z" w16du:dateUtc="2026-06-29T15:21:00Z">
                    <w:r>
                      <w:rPr>
                        <w:rFonts w:ascii="Arial" w:hAnsi="Arial" w:cs="Arial"/>
                        <w:color w:val="000000"/>
                        <w:sz w:val="16"/>
                        <w:szCs w:val="16"/>
                      </w:rPr>
                      <w:t>100%</w:t>
                    </w:r>
                  </w:ins>
                </w:p>
              </w:tc>
              <w:tc>
                <w:tcPr>
                  <w:tcW w:w="1418" w:type="dxa"/>
                  <w:tcBorders>
                    <w:top w:val="nil"/>
                    <w:left w:val="nil"/>
                    <w:bottom w:val="single" w:sz="4" w:space="0" w:color="auto"/>
                    <w:right w:val="single" w:sz="4" w:space="0" w:color="auto"/>
                  </w:tcBorders>
                  <w:noWrap/>
                  <w:vAlign w:val="bottom"/>
                  <w:hideMark/>
                  <w:tcPrChange w:id="766" w:author="Gannon, Hugh (Allianz Global Life)" w:date="2026-06-29T16:22:00Z" w16du:dateUtc="2026-06-29T15:22:00Z">
                    <w:tcPr>
                      <w:tcW w:w="1720" w:type="dxa"/>
                      <w:gridSpan w:val="3"/>
                      <w:tcBorders>
                        <w:top w:val="nil"/>
                        <w:left w:val="nil"/>
                        <w:bottom w:val="single" w:sz="4" w:space="0" w:color="auto"/>
                        <w:right w:val="single" w:sz="4" w:space="0" w:color="auto"/>
                      </w:tcBorders>
                      <w:noWrap/>
                      <w:vAlign w:val="bottom"/>
                      <w:hideMark/>
                    </w:tcPr>
                  </w:tcPrChange>
                </w:tcPr>
                <w:p w14:paraId="04489F88" w14:textId="77777777" w:rsidR="00155EDD" w:rsidRDefault="00155EDD" w:rsidP="00155EDD">
                  <w:pPr>
                    <w:jc w:val="center"/>
                    <w:rPr>
                      <w:ins w:id="767" w:author="Gannon, Hugh (Allianz Global Life)" w:date="2026-06-29T16:21:00Z" w16du:dateUtc="2026-06-29T15:21:00Z"/>
                      <w:rFonts w:ascii="Arial" w:hAnsi="Arial" w:cs="Arial"/>
                      <w:color w:val="000000"/>
                      <w:sz w:val="16"/>
                      <w:szCs w:val="16"/>
                    </w:rPr>
                  </w:pPr>
                  <w:ins w:id="768" w:author="Gannon, Hugh (Allianz Global Life)" w:date="2026-06-29T16:21:00Z" w16du:dateUtc="2026-06-29T15:21:00Z">
                    <w:r>
                      <w:rPr>
                        <w:rFonts w:ascii="Arial" w:hAnsi="Arial" w:cs="Arial"/>
                        <w:color w:val="000000"/>
                        <w:sz w:val="16"/>
                        <w:szCs w:val="16"/>
                      </w:rPr>
                      <w:t>2% to 4%</w:t>
                    </w:r>
                  </w:ins>
                </w:p>
              </w:tc>
              <w:tc>
                <w:tcPr>
                  <w:tcW w:w="1417" w:type="dxa"/>
                  <w:tcBorders>
                    <w:top w:val="nil"/>
                    <w:left w:val="nil"/>
                    <w:bottom w:val="single" w:sz="4" w:space="0" w:color="auto"/>
                    <w:right w:val="single" w:sz="4" w:space="0" w:color="auto"/>
                  </w:tcBorders>
                  <w:noWrap/>
                  <w:vAlign w:val="bottom"/>
                  <w:hideMark/>
                  <w:tcPrChange w:id="769" w:author="Gannon, Hugh (Allianz Global Life)" w:date="2026-06-29T16:22:00Z" w16du:dateUtc="2026-06-29T15:22:00Z">
                    <w:tcPr>
                      <w:tcW w:w="1880" w:type="dxa"/>
                      <w:tcBorders>
                        <w:top w:val="nil"/>
                        <w:left w:val="nil"/>
                        <w:bottom w:val="single" w:sz="4" w:space="0" w:color="auto"/>
                        <w:right w:val="single" w:sz="4" w:space="0" w:color="auto"/>
                      </w:tcBorders>
                      <w:noWrap/>
                      <w:vAlign w:val="bottom"/>
                      <w:hideMark/>
                    </w:tcPr>
                  </w:tcPrChange>
                </w:tcPr>
                <w:p w14:paraId="711CCB5E" w14:textId="77777777" w:rsidR="00155EDD" w:rsidRDefault="00155EDD" w:rsidP="00155EDD">
                  <w:pPr>
                    <w:jc w:val="center"/>
                    <w:rPr>
                      <w:ins w:id="770" w:author="Gannon, Hugh (Allianz Global Life)" w:date="2026-06-29T16:21:00Z" w16du:dateUtc="2026-06-29T15:21:00Z"/>
                      <w:rFonts w:ascii="Arial" w:hAnsi="Arial" w:cs="Arial"/>
                      <w:color w:val="000000"/>
                      <w:sz w:val="16"/>
                      <w:szCs w:val="16"/>
                    </w:rPr>
                  </w:pPr>
                  <w:ins w:id="771" w:author="Gannon, Hugh (Allianz Global Life)" w:date="2026-06-29T16:21:00Z" w16du:dateUtc="2026-06-29T15:21:00Z">
                    <w:r>
                      <w:rPr>
                        <w:rFonts w:ascii="Arial" w:hAnsi="Arial" w:cs="Arial"/>
                        <w:color w:val="000000"/>
                        <w:sz w:val="16"/>
                        <w:szCs w:val="16"/>
                      </w:rPr>
                      <w:t>99% to 101%</w:t>
                    </w:r>
                  </w:ins>
                </w:p>
              </w:tc>
            </w:tr>
            <w:tr w:rsidR="00155EDD" w14:paraId="744CA727" w14:textId="77777777" w:rsidTr="00155EDD">
              <w:trPr>
                <w:trHeight w:val="255"/>
                <w:ins w:id="772" w:author="Gannon, Hugh (Allianz Global Life)" w:date="2026-06-29T16:21:00Z"/>
                <w:trPrChange w:id="773" w:author="Gannon, Hugh (Allianz Global Life)" w:date="2026-06-29T16:22:00Z" w16du:dateUtc="2026-06-29T15:22:00Z">
                  <w:trPr>
                    <w:trHeight w:val="255"/>
                  </w:trPr>
                </w:trPrChange>
              </w:trPr>
              <w:tc>
                <w:tcPr>
                  <w:tcW w:w="1000" w:type="dxa"/>
                  <w:tcBorders>
                    <w:top w:val="nil"/>
                    <w:left w:val="single" w:sz="4" w:space="0" w:color="auto"/>
                    <w:bottom w:val="single" w:sz="4" w:space="0" w:color="auto"/>
                    <w:right w:val="single" w:sz="4" w:space="0" w:color="auto"/>
                  </w:tcBorders>
                  <w:noWrap/>
                  <w:vAlign w:val="bottom"/>
                  <w:hideMark/>
                  <w:tcPrChange w:id="774" w:author="Gannon, Hugh (Allianz Global Life)" w:date="2026-06-29T16:22:00Z" w16du:dateUtc="2026-06-29T15:22:00Z">
                    <w:tcPr>
                      <w:tcW w:w="1000" w:type="dxa"/>
                      <w:tcBorders>
                        <w:top w:val="nil"/>
                        <w:left w:val="single" w:sz="4" w:space="0" w:color="auto"/>
                        <w:bottom w:val="single" w:sz="4" w:space="0" w:color="auto"/>
                        <w:right w:val="single" w:sz="4" w:space="0" w:color="auto"/>
                      </w:tcBorders>
                      <w:noWrap/>
                      <w:vAlign w:val="bottom"/>
                      <w:hideMark/>
                    </w:tcPr>
                  </w:tcPrChange>
                </w:tcPr>
                <w:p w14:paraId="7C8AD3A6" w14:textId="77777777" w:rsidR="00155EDD" w:rsidRDefault="00155EDD" w:rsidP="00155EDD">
                  <w:pPr>
                    <w:jc w:val="center"/>
                    <w:rPr>
                      <w:ins w:id="775" w:author="Gannon, Hugh (Allianz Global Life)" w:date="2026-06-29T16:21:00Z" w16du:dateUtc="2026-06-29T15:21:00Z"/>
                      <w:rFonts w:ascii="Arial" w:hAnsi="Arial" w:cs="Arial"/>
                      <w:color w:val="000000"/>
                      <w:sz w:val="16"/>
                      <w:szCs w:val="16"/>
                    </w:rPr>
                  </w:pPr>
                  <w:ins w:id="776" w:author="Gannon, Hugh (Allianz Global Life)" w:date="2026-06-29T16:21:00Z" w16du:dateUtc="2026-06-29T15:21:00Z">
                    <w:r>
                      <w:rPr>
                        <w:rFonts w:ascii="Arial" w:hAnsi="Arial" w:cs="Arial"/>
                        <w:color w:val="000000"/>
                        <w:sz w:val="16"/>
                        <w:szCs w:val="16"/>
                      </w:rPr>
                      <w:t>J1</w:t>
                    </w:r>
                  </w:ins>
                </w:p>
              </w:tc>
              <w:tc>
                <w:tcPr>
                  <w:tcW w:w="1446" w:type="dxa"/>
                  <w:tcBorders>
                    <w:top w:val="nil"/>
                    <w:left w:val="nil"/>
                    <w:bottom w:val="single" w:sz="4" w:space="0" w:color="auto"/>
                    <w:right w:val="single" w:sz="4" w:space="0" w:color="auto"/>
                  </w:tcBorders>
                  <w:noWrap/>
                  <w:vAlign w:val="bottom"/>
                  <w:hideMark/>
                  <w:tcPrChange w:id="777" w:author="Gannon, Hugh (Allianz Global Life)" w:date="2026-06-29T16:22:00Z" w16du:dateUtc="2026-06-29T15:22:00Z">
                    <w:tcPr>
                      <w:tcW w:w="2200" w:type="dxa"/>
                      <w:gridSpan w:val="2"/>
                      <w:tcBorders>
                        <w:top w:val="nil"/>
                        <w:left w:val="nil"/>
                        <w:bottom w:val="single" w:sz="4" w:space="0" w:color="auto"/>
                        <w:right w:val="single" w:sz="4" w:space="0" w:color="auto"/>
                      </w:tcBorders>
                      <w:noWrap/>
                      <w:vAlign w:val="bottom"/>
                      <w:hideMark/>
                    </w:tcPr>
                  </w:tcPrChange>
                </w:tcPr>
                <w:p w14:paraId="74E69118" w14:textId="77777777" w:rsidR="00155EDD" w:rsidRDefault="00155EDD" w:rsidP="00155EDD">
                  <w:pPr>
                    <w:jc w:val="center"/>
                    <w:rPr>
                      <w:ins w:id="778" w:author="Gannon, Hugh (Allianz Global Life)" w:date="2026-06-29T16:21:00Z" w16du:dateUtc="2026-06-29T15:21:00Z"/>
                      <w:rFonts w:ascii="Arial" w:hAnsi="Arial" w:cs="Arial"/>
                      <w:color w:val="000000"/>
                      <w:sz w:val="16"/>
                      <w:szCs w:val="16"/>
                    </w:rPr>
                  </w:pPr>
                  <w:ins w:id="779" w:author="Gannon, Hugh (Allianz Global Life)" w:date="2026-06-29T16:21:00Z" w16du:dateUtc="2026-06-29T15:21:00Z">
                    <w:r>
                      <w:rPr>
                        <w:rFonts w:ascii="Arial" w:hAnsi="Arial" w:cs="Arial"/>
                        <w:color w:val="000000"/>
                        <w:sz w:val="16"/>
                        <w:szCs w:val="16"/>
                      </w:rPr>
                      <w:t>1.00%</w:t>
                    </w:r>
                  </w:ins>
                </w:p>
              </w:tc>
              <w:tc>
                <w:tcPr>
                  <w:tcW w:w="1701" w:type="dxa"/>
                  <w:tcBorders>
                    <w:top w:val="nil"/>
                    <w:left w:val="nil"/>
                    <w:bottom w:val="single" w:sz="4" w:space="0" w:color="auto"/>
                    <w:right w:val="single" w:sz="4" w:space="0" w:color="auto"/>
                  </w:tcBorders>
                  <w:noWrap/>
                  <w:vAlign w:val="bottom"/>
                  <w:hideMark/>
                  <w:tcPrChange w:id="780" w:author="Gannon, Hugh (Allianz Global Life)" w:date="2026-06-29T16:22:00Z" w16du:dateUtc="2026-06-29T15:22:00Z">
                    <w:tcPr>
                      <w:tcW w:w="2140" w:type="dxa"/>
                      <w:gridSpan w:val="2"/>
                      <w:tcBorders>
                        <w:top w:val="nil"/>
                        <w:left w:val="nil"/>
                        <w:bottom w:val="single" w:sz="4" w:space="0" w:color="auto"/>
                        <w:right w:val="single" w:sz="4" w:space="0" w:color="auto"/>
                      </w:tcBorders>
                      <w:noWrap/>
                      <w:vAlign w:val="bottom"/>
                      <w:hideMark/>
                    </w:tcPr>
                  </w:tcPrChange>
                </w:tcPr>
                <w:p w14:paraId="4C59476B" w14:textId="77777777" w:rsidR="00155EDD" w:rsidRDefault="00155EDD" w:rsidP="00155EDD">
                  <w:pPr>
                    <w:jc w:val="center"/>
                    <w:rPr>
                      <w:ins w:id="781" w:author="Gannon, Hugh (Allianz Global Life)" w:date="2026-06-29T16:21:00Z" w16du:dateUtc="2026-06-29T15:21:00Z"/>
                      <w:rFonts w:ascii="Arial" w:hAnsi="Arial" w:cs="Arial"/>
                      <w:color w:val="000000"/>
                      <w:sz w:val="16"/>
                      <w:szCs w:val="16"/>
                    </w:rPr>
                  </w:pPr>
                  <w:ins w:id="782" w:author="Gannon, Hugh (Allianz Global Life)" w:date="2026-06-29T16:21:00Z" w16du:dateUtc="2026-06-29T15:21:00Z">
                    <w:r>
                      <w:rPr>
                        <w:rFonts w:ascii="Arial" w:hAnsi="Arial" w:cs="Arial"/>
                        <w:color w:val="000000"/>
                        <w:sz w:val="16"/>
                        <w:szCs w:val="16"/>
                      </w:rPr>
                      <w:t>100%</w:t>
                    </w:r>
                  </w:ins>
                </w:p>
              </w:tc>
              <w:tc>
                <w:tcPr>
                  <w:tcW w:w="1418" w:type="dxa"/>
                  <w:tcBorders>
                    <w:top w:val="nil"/>
                    <w:left w:val="nil"/>
                    <w:bottom w:val="single" w:sz="4" w:space="0" w:color="auto"/>
                    <w:right w:val="single" w:sz="4" w:space="0" w:color="auto"/>
                  </w:tcBorders>
                  <w:noWrap/>
                  <w:vAlign w:val="bottom"/>
                  <w:hideMark/>
                  <w:tcPrChange w:id="783" w:author="Gannon, Hugh (Allianz Global Life)" w:date="2026-06-29T16:22:00Z" w16du:dateUtc="2026-06-29T15:22:00Z">
                    <w:tcPr>
                      <w:tcW w:w="1720" w:type="dxa"/>
                      <w:gridSpan w:val="3"/>
                      <w:tcBorders>
                        <w:top w:val="nil"/>
                        <w:left w:val="nil"/>
                        <w:bottom w:val="single" w:sz="4" w:space="0" w:color="auto"/>
                        <w:right w:val="single" w:sz="4" w:space="0" w:color="auto"/>
                      </w:tcBorders>
                      <w:noWrap/>
                      <w:vAlign w:val="bottom"/>
                      <w:hideMark/>
                    </w:tcPr>
                  </w:tcPrChange>
                </w:tcPr>
                <w:p w14:paraId="1815BDE6" w14:textId="77777777" w:rsidR="00155EDD" w:rsidRDefault="00155EDD" w:rsidP="00155EDD">
                  <w:pPr>
                    <w:jc w:val="center"/>
                    <w:rPr>
                      <w:ins w:id="784" w:author="Gannon, Hugh (Allianz Global Life)" w:date="2026-06-29T16:21:00Z" w16du:dateUtc="2026-06-29T15:21:00Z"/>
                      <w:rFonts w:ascii="Arial" w:hAnsi="Arial" w:cs="Arial"/>
                      <w:color w:val="000000"/>
                      <w:sz w:val="16"/>
                      <w:szCs w:val="16"/>
                    </w:rPr>
                  </w:pPr>
                  <w:ins w:id="785" w:author="Gannon, Hugh (Allianz Global Life)" w:date="2026-06-29T16:21:00Z" w16du:dateUtc="2026-06-29T15:21:00Z">
                    <w:r>
                      <w:rPr>
                        <w:rFonts w:ascii="Arial" w:hAnsi="Arial" w:cs="Arial"/>
                        <w:color w:val="000000"/>
                        <w:sz w:val="16"/>
                        <w:szCs w:val="16"/>
                      </w:rPr>
                      <w:t>0% to 4%</w:t>
                    </w:r>
                  </w:ins>
                </w:p>
              </w:tc>
              <w:tc>
                <w:tcPr>
                  <w:tcW w:w="1417" w:type="dxa"/>
                  <w:tcBorders>
                    <w:top w:val="nil"/>
                    <w:left w:val="nil"/>
                    <w:bottom w:val="single" w:sz="4" w:space="0" w:color="auto"/>
                    <w:right w:val="single" w:sz="4" w:space="0" w:color="auto"/>
                  </w:tcBorders>
                  <w:noWrap/>
                  <w:vAlign w:val="bottom"/>
                  <w:hideMark/>
                  <w:tcPrChange w:id="786" w:author="Gannon, Hugh (Allianz Global Life)" w:date="2026-06-29T16:22:00Z" w16du:dateUtc="2026-06-29T15:22:00Z">
                    <w:tcPr>
                      <w:tcW w:w="1880" w:type="dxa"/>
                      <w:tcBorders>
                        <w:top w:val="nil"/>
                        <w:left w:val="nil"/>
                        <w:bottom w:val="single" w:sz="4" w:space="0" w:color="auto"/>
                        <w:right w:val="single" w:sz="4" w:space="0" w:color="auto"/>
                      </w:tcBorders>
                      <w:noWrap/>
                      <w:vAlign w:val="bottom"/>
                      <w:hideMark/>
                    </w:tcPr>
                  </w:tcPrChange>
                </w:tcPr>
                <w:p w14:paraId="1522D4DC" w14:textId="77777777" w:rsidR="00155EDD" w:rsidRDefault="00155EDD" w:rsidP="00155EDD">
                  <w:pPr>
                    <w:jc w:val="center"/>
                    <w:rPr>
                      <w:ins w:id="787" w:author="Gannon, Hugh (Allianz Global Life)" w:date="2026-06-29T16:21:00Z" w16du:dateUtc="2026-06-29T15:21:00Z"/>
                      <w:rFonts w:ascii="Arial" w:hAnsi="Arial" w:cs="Arial"/>
                      <w:color w:val="000000"/>
                      <w:sz w:val="16"/>
                      <w:szCs w:val="16"/>
                    </w:rPr>
                  </w:pPr>
                  <w:ins w:id="788" w:author="Gannon, Hugh (Allianz Global Life)" w:date="2026-06-29T16:21:00Z" w16du:dateUtc="2026-06-29T15:21:00Z">
                    <w:r>
                      <w:rPr>
                        <w:rFonts w:ascii="Arial" w:hAnsi="Arial" w:cs="Arial"/>
                        <w:color w:val="000000"/>
                        <w:sz w:val="16"/>
                        <w:szCs w:val="16"/>
                      </w:rPr>
                      <w:t>97% to 101%</w:t>
                    </w:r>
                  </w:ins>
                </w:p>
              </w:tc>
            </w:tr>
            <w:tr w:rsidR="00155EDD" w14:paraId="5AE95816" w14:textId="77777777" w:rsidTr="00155EDD">
              <w:trPr>
                <w:trHeight w:val="255"/>
                <w:ins w:id="789" w:author="Gannon, Hugh (Allianz Global Life)" w:date="2026-06-29T16:21:00Z"/>
                <w:trPrChange w:id="790" w:author="Gannon, Hugh (Allianz Global Life)" w:date="2026-06-29T16:22:00Z" w16du:dateUtc="2026-06-29T15:22:00Z">
                  <w:trPr>
                    <w:trHeight w:val="255"/>
                  </w:trPr>
                </w:trPrChange>
              </w:trPr>
              <w:tc>
                <w:tcPr>
                  <w:tcW w:w="1000" w:type="dxa"/>
                  <w:tcBorders>
                    <w:top w:val="nil"/>
                    <w:left w:val="single" w:sz="4" w:space="0" w:color="auto"/>
                    <w:bottom w:val="single" w:sz="4" w:space="0" w:color="auto"/>
                    <w:right w:val="single" w:sz="4" w:space="0" w:color="auto"/>
                  </w:tcBorders>
                  <w:noWrap/>
                  <w:vAlign w:val="bottom"/>
                  <w:hideMark/>
                  <w:tcPrChange w:id="791" w:author="Gannon, Hugh (Allianz Global Life)" w:date="2026-06-29T16:22:00Z" w16du:dateUtc="2026-06-29T15:22:00Z">
                    <w:tcPr>
                      <w:tcW w:w="1000" w:type="dxa"/>
                      <w:tcBorders>
                        <w:top w:val="nil"/>
                        <w:left w:val="single" w:sz="4" w:space="0" w:color="auto"/>
                        <w:bottom w:val="single" w:sz="4" w:space="0" w:color="auto"/>
                        <w:right w:val="single" w:sz="4" w:space="0" w:color="auto"/>
                      </w:tcBorders>
                      <w:noWrap/>
                      <w:vAlign w:val="bottom"/>
                      <w:hideMark/>
                    </w:tcPr>
                  </w:tcPrChange>
                </w:tcPr>
                <w:p w14:paraId="3BB57BF4" w14:textId="77777777" w:rsidR="00155EDD" w:rsidRDefault="00155EDD" w:rsidP="00155EDD">
                  <w:pPr>
                    <w:jc w:val="center"/>
                    <w:rPr>
                      <w:ins w:id="792" w:author="Gannon, Hugh (Allianz Global Life)" w:date="2026-06-29T16:21:00Z" w16du:dateUtc="2026-06-29T15:21:00Z"/>
                      <w:rFonts w:ascii="Arial" w:hAnsi="Arial" w:cs="Arial"/>
                      <w:color w:val="000000"/>
                      <w:sz w:val="16"/>
                      <w:szCs w:val="16"/>
                    </w:rPr>
                  </w:pPr>
                  <w:ins w:id="793" w:author="Gannon, Hugh (Allianz Global Life)" w:date="2026-06-29T16:21:00Z" w16du:dateUtc="2026-06-29T15:21:00Z">
                    <w:r>
                      <w:rPr>
                        <w:rFonts w:ascii="Arial" w:hAnsi="Arial" w:cs="Arial"/>
                        <w:color w:val="000000"/>
                        <w:sz w:val="16"/>
                        <w:szCs w:val="16"/>
                      </w:rPr>
                      <w:t>J2</w:t>
                    </w:r>
                  </w:ins>
                </w:p>
              </w:tc>
              <w:tc>
                <w:tcPr>
                  <w:tcW w:w="1446" w:type="dxa"/>
                  <w:tcBorders>
                    <w:top w:val="nil"/>
                    <w:left w:val="nil"/>
                    <w:bottom w:val="single" w:sz="4" w:space="0" w:color="auto"/>
                    <w:right w:val="single" w:sz="4" w:space="0" w:color="auto"/>
                  </w:tcBorders>
                  <w:noWrap/>
                  <w:vAlign w:val="bottom"/>
                  <w:hideMark/>
                  <w:tcPrChange w:id="794" w:author="Gannon, Hugh (Allianz Global Life)" w:date="2026-06-29T16:22:00Z" w16du:dateUtc="2026-06-29T15:22:00Z">
                    <w:tcPr>
                      <w:tcW w:w="2200" w:type="dxa"/>
                      <w:gridSpan w:val="2"/>
                      <w:tcBorders>
                        <w:top w:val="nil"/>
                        <w:left w:val="nil"/>
                        <w:bottom w:val="single" w:sz="4" w:space="0" w:color="auto"/>
                        <w:right w:val="single" w:sz="4" w:space="0" w:color="auto"/>
                      </w:tcBorders>
                      <w:noWrap/>
                      <w:vAlign w:val="bottom"/>
                      <w:hideMark/>
                    </w:tcPr>
                  </w:tcPrChange>
                </w:tcPr>
                <w:p w14:paraId="3C6111FD" w14:textId="77777777" w:rsidR="00155EDD" w:rsidRDefault="00155EDD" w:rsidP="00155EDD">
                  <w:pPr>
                    <w:jc w:val="center"/>
                    <w:rPr>
                      <w:ins w:id="795" w:author="Gannon, Hugh (Allianz Global Life)" w:date="2026-06-29T16:21:00Z" w16du:dateUtc="2026-06-29T15:21:00Z"/>
                      <w:rFonts w:ascii="Arial" w:hAnsi="Arial" w:cs="Arial"/>
                      <w:color w:val="000000"/>
                      <w:sz w:val="16"/>
                      <w:szCs w:val="16"/>
                    </w:rPr>
                  </w:pPr>
                  <w:ins w:id="796" w:author="Gannon, Hugh (Allianz Global Life)" w:date="2026-06-29T16:21:00Z" w16du:dateUtc="2026-06-29T15:21:00Z">
                    <w:r>
                      <w:rPr>
                        <w:rFonts w:ascii="Arial" w:hAnsi="Arial" w:cs="Arial"/>
                        <w:color w:val="000000"/>
                        <w:sz w:val="16"/>
                        <w:szCs w:val="16"/>
                      </w:rPr>
                      <w:t>2.00%</w:t>
                    </w:r>
                  </w:ins>
                </w:p>
              </w:tc>
              <w:tc>
                <w:tcPr>
                  <w:tcW w:w="1701" w:type="dxa"/>
                  <w:tcBorders>
                    <w:top w:val="nil"/>
                    <w:left w:val="nil"/>
                    <w:bottom w:val="single" w:sz="4" w:space="0" w:color="auto"/>
                    <w:right w:val="single" w:sz="4" w:space="0" w:color="auto"/>
                  </w:tcBorders>
                  <w:noWrap/>
                  <w:vAlign w:val="bottom"/>
                  <w:hideMark/>
                  <w:tcPrChange w:id="797" w:author="Gannon, Hugh (Allianz Global Life)" w:date="2026-06-29T16:22:00Z" w16du:dateUtc="2026-06-29T15:22:00Z">
                    <w:tcPr>
                      <w:tcW w:w="2140" w:type="dxa"/>
                      <w:gridSpan w:val="2"/>
                      <w:tcBorders>
                        <w:top w:val="nil"/>
                        <w:left w:val="nil"/>
                        <w:bottom w:val="single" w:sz="4" w:space="0" w:color="auto"/>
                        <w:right w:val="single" w:sz="4" w:space="0" w:color="auto"/>
                      </w:tcBorders>
                      <w:noWrap/>
                      <w:vAlign w:val="bottom"/>
                      <w:hideMark/>
                    </w:tcPr>
                  </w:tcPrChange>
                </w:tcPr>
                <w:p w14:paraId="72FBE249" w14:textId="77777777" w:rsidR="00155EDD" w:rsidRDefault="00155EDD" w:rsidP="00155EDD">
                  <w:pPr>
                    <w:jc w:val="center"/>
                    <w:rPr>
                      <w:ins w:id="798" w:author="Gannon, Hugh (Allianz Global Life)" w:date="2026-06-29T16:21:00Z" w16du:dateUtc="2026-06-29T15:21:00Z"/>
                      <w:rFonts w:ascii="Arial" w:hAnsi="Arial" w:cs="Arial"/>
                      <w:color w:val="000000"/>
                      <w:sz w:val="16"/>
                      <w:szCs w:val="16"/>
                    </w:rPr>
                  </w:pPr>
                  <w:ins w:id="799" w:author="Gannon, Hugh (Allianz Global Life)" w:date="2026-06-29T16:21:00Z" w16du:dateUtc="2026-06-29T15:21:00Z">
                    <w:r>
                      <w:rPr>
                        <w:rFonts w:ascii="Arial" w:hAnsi="Arial" w:cs="Arial"/>
                        <w:color w:val="000000"/>
                        <w:sz w:val="16"/>
                        <w:szCs w:val="16"/>
                      </w:rPr>
                      <w:t>100%</w:t>
                    </w:r>
                  </w:ins>
                </w:p>
              </w:tc>
              <w:tc>
                <w:tcPr>
                  <w:tcW w:w="1418" w:type="dxa"/>
                  <w:tcBorders>
                    <w:top w:val="nil"/>
                    <w:left w:val="nil"/>
                    <w:bottom w:val="single" w:sz="4" w:space="0" w:color="auto"/>
                    <w:right w:val="single" w:sz="4" w:space="0" w:color="auto"/>
                  </w:tcBorders>
                  <w:noWrap/>
                  <w:vAlign w:val="bottom"/>
                  <w:hideMark/>
                  <w:tcPrChange w:id="800" w:author="Gannon, Hugh (Allianz Global Life)" w:date="2026-06-29T16:22:00Z" w16du:dateUtc="2026-06-29T15:22:00Z">
                    <w:tcPr>
                      <w:tcW w:w="1720" w:type="dxa"/>
                      <w:gridSpan w:val="3"/>
                      <w:tcBorders>
                        <w:top w:val="nil"/>
                        <w:left w:val="nil"/>
                        <w:bottom w:val="single" w:sz="4" w:space="0" w:color="auto"/>
                        <w:right w:val="single" w:sz="4" w:space="0" w:color="auto"/>
                      </w:tcBorders>
                      <w:noWrap/>
                      <w:vAlign w:val="bottom"/>
                      <w:hideMark/>
                    </w:tcPr>
                  </w:tcPrChange>
                </w:tcPr>
                <w:p w14:paraId="44250062" w14:textId="77777777" w:rsidR="00155EDD" w:rsidRDefault="00155EDD" w:rsidP="00155EDD">
                  <w:pPr>
                    <w:jc w:val="center"/>
                    <w:rPr>
                      <w:ins w:id="801" w:author="Gannon, Hugh (Allianz Global Life)" w:date="2026-06-29T16:21:00Z" w16du:dateUtc="2026-06-29T15:21:00Z"/>
                      <w:rFonts w:ascii="Arial" w:hAnsi="Arial" w:cs="Arial"/>
                      <w:color w:val="000000"/>
                      <w:sz w:val="16"/>
                      <w:szCs w:val="16"/>
                    </w:rPr>
                  </w:pPr>
                  <w:ins w:id="802" w:author="Gannon, Hugh (Allianz Global Life)" w:date="2026-06-29T16:21:00Z" w16du:dateUtc="2026-06-29T15:21:00Z">
                    <w:r>
                      <w:rPr>
                        <w:rFonts w:ascii="Arial" w:hAnsi="Arial" w:cs="Arial"/>
                        <w:color w:val="000000"/>
                        <w:sz w:val="16"/>
                        <w:szCs w:val="16"/>
                      </w:rPr>
                      <w:t>1% to 4%</w:t>
                    </w:r>
                  </w:ins>
                </w:p>
              </w:tc>
              <w:tc>
                <w:tcPr>
                  <w:tcW w:w="1417" w:type="dxa"/>
                  <w:tcBorders>
                    <w:top w:val="nil"/>
                    <w:left w:val="nil"/>
                    <w:bottom w:val="single" w:sz="4" w:space="0" w:color="auto"/>
                    <w:right w:val="single" w:sz="4" w:space="0" w:color="auto"/>
                  </w:tcBorders>
                  <w:noWrap/>
                  <w:vAlign w:val="bottom"/>
                  <w:hideMark/>
                  <w:tcPrChange w:id="803" w:author="Gannon, Hugh (Allianz Global Life)" w:date="2026-06-29T16:22:00Z" w16du:dateUtc="2026-06-29T15:22:00Z">
                    <w:tcPr>
                      <w:tcW w:w="1880" w:type="dxa"/>
                      <w:tcBorders>
                        <w:top w:val="nil"/>
                        <w:left w:val="nil"/>
                        <w:bottom w:val="single" w:sz="4" w:space="0" w:color="auto"/>
                        <w:right w:val="single" w:sz="4" w:space="0" w:color="auto"/>
                      </w:tcBorders>
                      <w:noWrap/>
                      <w:vAlign w:val="bottom"/>
                      <w:hideMark/>
                    </w:tcPr>
                  </w:tcPrChange>
                </w:tcPr>
                <w:p w14:paraId="5A8C7ECD" w14:textId="77777777" w:rsidR="00155EDD" w:rsidRDefault="00155EDD" w:rsidP="00155EDD">
                  <w:pPr>
                    <w:jc w:val="center"/>
                    <w:rPr>
                      <w:ins w:id="804" w:author="Gannon, Hugh (Allianz Global Life)" w:date="2026-06-29T16:21:00Z" w16du:dateUtc="2026-06-29T15:21:00Z"/>
                      <w:rFonts w:ascii="Arial" w:hAnsi="Arial" w:cs="Arial"/>
                      <w:color w:val="000000"/>
                      <w:sz w:val="16"/>
                      <w:szCs w:val="16"/>
                    </w:rPr>
                  </w:pPr>
                  <w:ins w:id="805" w:author="Gannon, Hugh (Allianz Global Life)" w:date="2026-06-29T16:21:00Z" w16du:dateUtc="2026-06-29T15:21:00Z">
                    <w:r>
                      <w:rPr>
                        <w:rFonts w:ascii="Arial" w:hAnsi="Arial" w:cs="Arial"/>
                        <w:color w:val="000000"/>
                        <w:sz w:val="16"/>
                        <w:szCs w:val="16"/>
                      </w:rPr>
                      <w:t>98% to 101%</w:t>
                    </w:r>
                  </w:ins>
                </w:p>
              </w:tc>
            </w:tr>
            <w:tr w:rsidR="00155EDD" w14:paraId="54AF6798" w14:textId="77777777" w:rsidTr="00155EDD">
              <w:trPr>
                <w:trHeight w:val="255"/>
                <w:ins w:id="806" w:author="Gannon, Hugh (Allianz Global Life)" w:date="2026-06-29T16:21:00Z"/>
                <w:trPrChange w:id="807" w:author="Gannon, Hugh (Allianz Global Life)" w:date="2026-06-29T16:22:00Z" w16du:dateUtc="2026-06-29T15:22:00Z">
                  <w:trPr>
                    <w:trHeight w:val="255"/>
                  </w:trPr>
                </w:trPrChange>
              </w:trPr>
              <w:tc>
                <w:tcPr>
                  <w:tcW w:w="1000" w:type="dxa"/>
                  <w:tcBorders>
                    <w:top w:val="nil"/>
                    <w:left w:val="single" w:sz="4" w:space="0" w:color="auto"/>
                    <w:bottom w:val="single" w:sz="4" w:space="0" w:color="auto"/>
                    <w:right w:val="single" w:sz="4" w:space="0" w:color="auto"/>
                  </w:tcBorders>
                  <w:noWrap/>
                  <w:vAlign w:val="bottom"/>
                  <w:hideMark/>
                  <w:tcPrChange w:id="808" w:author="Gannon, Hugh (Allianz Global Life)" w:date="2026-06-29T16:22:00Z" w16du:dateUtc="2026-06-29T15:22:00Z">
                    <w:tcPr>
                      <w:tcW w:w="1000" w:type="dxa"/>
                      <w:tcBorders>
                        <w:top w:val="nil"/>
                        <w:left w:val="single" w:sz="4" w:space="0" w:color="auto"/>
                        <w:bottom w:val="single" w:sz="4" w:space="0" w:color="auto"/>
                        <w:right w:val="single" w:sz="4" w:space="0" w:color="auto"/>
                      </w:tcBorders>
                      <w:noWrap/>
                      <w:vAlign w:val="bottom"/>
                      <w:hideMark/>
                    </w:tcPr>
                  </w:tcPrChange>
                </w:tcPr>
                <w:p w14:paraId="44E5271F" w14:textId="77777777" w:rsidR="00155EDD" w:rsidRDefault="00155EDD" w:rsidP="00155EDD">
                  <w:pPr>
                    <w:jc w:val="center"/>
                    <w:rPr>
                      <w:ins w:id="809" w:author="Gannon, Hugh (Allianz Global Life)" w:date="2026-06-29T16:21:00Z" w16du:dateUtc="2026-06-29T15:21:00Z"/>
                      <w:rFonts w:ascii="Arial" w:hAnsi="Arial" w:cs="Arial"/>
                      <w:color w:val="000000"/>
                      <w:sz w:val="16"/>
                      <w:szCs w:val="16"/>
                    </w:rPr>
                  </w:pPr>
                  <w:ins w:id="810" w:author="Gannon, Hugh (Allianz Global Life)" w:date="2026-06-29T16:21:00Z" w16du:dateUtc="2026-06-29T15:21:00Z">
                    <w:r>
                      <w:rPr>
                        <w:rFonts w:ascii="Arial" w:hAnsi="Arial" w:cs="Arial"/>
                        <w:color w:val="000000"/>
                        <w:sz w:val="16"/>
                        <w:szCs w:val="16"/>
                      </w:rPr>
                      <w:t>J3</w:t>
                    </w:r>
                  </w:ins>
                </w:p>
              </w:tc>
              <w:tc>
                <w:tcPr>
                  <w:tcW w:w="1446" w:type="dxa"/>
                  <w:tcBorders>
                    <w:top w:val="nil"/>
                    <w:left w:val="nil"/>
                    <w:bottom w:val="single" w:sz="4" w:space="0" w:color="auto"/>
                    <w:right w:val="single" w:sz="4" w:space="0" w:color="auto"/>
                  </w:tcBorders>
                  <w:noWrap/>
                  <w:vAlign w:val="bottom"/>
                  <w:hideMark/>
                  <w:tcPrChange w:id="811" w:author="Gannon, Hugh (Allianz Global Life)" w:date="2026-06-29T16:22:00Z" w16du:dateUtc="2026-06-29T15:22:00Z">
                    <w:tcPr>
                      <w:tcW w:w="2200" w:type="dxa"/>
                      <w:gridSpan w:val="2"/>
                      <w:tcBorders>
                        <w:top w:val="nil"/>
                        <w:left w:val="nil"/>
                        <w:bottom w:val="single" w:sz="4" w:space="0" w:color="auto"/>
                        <w:right w:val="single" w:sz="4" w:space="0" w:color="auto"/>
                      </w:tcBorders>
                      <w:noWrap/>
                      <w:vAlign w:val="bottom"/>
                      <w:hideMark/>
                    </w:tcPr>
                  </w:tcPrChange>
                </w:tcPr>
                <w:p w14:paraId="261AB604" w14:textId="77777777" w:rsidR="00155EDD" w:rsidRDefault="00155EDD" w:rsidP="00155EDD">
                  <w:pPr>
                    <w:jc w:val="center"/>
                    <w:rPr>
                      <w:ins w:id="812" w:author="Gannon, Hugh (Allianz Global Life)" w:date="2026-06-29T16:21:00Z" w16du:dateUtc="2026-06-29T15:21:00Z"/>
                      <w:rFonts w:ascii="Arial" w:hAnsi="Arial" w:cs="Arial"/>
                      <w:color w:val="000000"/>
                      <w:sz w:val="16"/>
                      <w:szCs w:val="16"/>
                    </w:rPr>
                  </w:pPr>
                  <w:ins w:id="813" w:author="Gannon, Hugh (Allianz Global Life)" w:date="2026-06-29T16:21:00Z" w16du:dateUtc="2026-06-29T15:21:00Z">
                    <w:r>
                      <w:rPr>
                        <w:rFonts w:ascii="Arial" w:hAnsi="Arial" w:cs="Arial"/>
                        <w:color w:val="000000"/>
                        <w:sz w:val="16"/>
                        <w:szCs w:val="16"/>
                      </w:rPr>
                      <w:t>2.50%</w:t>
                    </w:r>
                  </w:ins>
                </w:p>
              </w:tc>
              <w:tc>
                <w:tcPr>
                  <w:tcW w:w="1701" w:type="dxa"/>
                  <w:tcBorders>
                    <w:top w:val="nil"/>
                    <w:left w:val="nil"/>
                    <w:bottom w:val="single" w:sz="4" w:space="0" w:color="auto"/>
                    <w:right w:val="single" w:sz="4" w:space="0" w:color="auto"/>
                  </w:tcBorders>
                  <w:noWrap/>
                  <w:vAlign w:val="bottom"/>
                  <w:hideMark/>
                  <w:tcPrChange w:id="814" w:author="Gannon, Hugh (Allianz Global Life)" w:date="2026-06-29T16:22:00Z" w16du:dateUtc="2026-06-29T15:22:00Z">
                    <w:tcPr>
                      <w:tcW w:w="2140" w:type="dxa"/>
                      <w:gridSpan w:val="2"/>
                      <w:tcBorders>
                        <w:top w:val="nil"/>
                        <w:left w:val="nil"/>
                        <w:bottom w:val="single" w:sz="4" w:space="0" w:color="auto"/>
                        <w:right w:val="single" w:sz="4" w:space="0" w:color="auto"/>
                      </w:tcBorders>
                      <w:noWrap/>
                      <w:vAlign w:val="bottom"/>
                      <w:hideMark/>
                    </w:tcPr>
                  </w:tcPrChange>
                </w:tcPr>
                <w:p w14:paraId="69C5848D" w14:textId="77777777" w:rsidR="00155EDD" w:rsidRDefault="00155EDD" w:rsidP="00155EDD">
                  <w:pPr>
                    <w:jc w:val="center"/>
                    <w:rPr>
                      <w:ins w:id="815" w:author="Gannon, Hugh (Allianz Global Life)" w:date="2026-06-29T16:21:00Z" w16du:dateUtc="2026-06-29T15:21:00Z"/>
                      <w:rFonts w:ascii="Arial" w:hAnsi="Arial" w:cs="Arial"/>
                      <w:color w:val="000000"/>
                      <w:sz w:val="16"/>
                      <w:szCs w:val="16"/>
                    </w:rPr>
                  </w:pPr>
                  <w:ins w:id="816" w:author="Gannon, Hugh (Allianz Global Life)" w:date="2026-06-29T16:21:00Z" w16du:dateUtc="2026-06-29T15:21:00Z">
                    <w:r>
                      <w:rPr>
                        <w:rFonts w:ascii="Arial" w:hAnsi="Arial" w:cs="Arial"/>
                        <w:color w:val="000000"/>
                        <w:sz w:val="16"/>
                        <w:szCs w:val="16"/>
                      </w:rPr>
                      <w:t>100%</w:t>
                    </w:r>
                  </w:ins>
                </w:p>
              </w:tc>
              <w:tc>
                <w:tcPr>
                  <w:tcW w:w="1418" w:type="dxa"/>
                  <w:tcBorders>
                    <w:top w:val="nil"/>
                    <w:left w:val="nil"/>
                    <w:bottom w:val="single" w:sz="4" w:space="0" w:color="auto"/>
                    <w:right w:val="single" w:sz="4" w:space="0" w:color="auto"/>
                  </w:tcBorders>
                  <w:noWrap/>
                  <w:vAlign w:val="bottom"/>
                  <w:hideMark/>
                  <w:tcPrChange w:id="817" w:author="Gannon, Hugh (Allianz Global Life)" w:date="2026-06-29T16:22:00Z" w16du:dateUtc="2026-06-29T15:22:00Z">
                    <w:tcPr>
                      <w:tcW w:w="1720" w:type="dxa"/>
                      <w:gridSpan w:val="3"/>
                      <w:tcBorders>
                        <w:top w:val="nil"/>
                        <w:left w:val="nil"/>
                        <w:bottom w:val="single" w:sz="4" w:space="0" w:color="auto"/>
                        <w:right w:val="single" w:sz="4" w:space="0" w:color="auto"/>
                      </w:tcBorders>
                      <w:noWrap/>
                      <w:vAlign w:val="bottom"/>
                      <w:hideMark/>
                    </w:tcPr>
                  </w:tcPrChange>
                </w:tcPr>
                <w:p w14:paraId="597B11E7" w14:textId="77777777" w:rsidR="00155EDD" w:rsidRDefault="00155EDD" w:rsidP="00155EDD">
                  <w:pPr>
                    <w:jc w:val="center"/>
                    <w:rPr>
                      <w:ins w:id="818" w:author="Gannon, Hugh (Allianz Global Life)" w:date="2026-06-29T16:21:00Z" w16du:dateUtc="2026-06-29T15:21:00Z"/>
                      <w:rFonts w:ascii="Arial" w:hAnsi="Arial" w:cs="Arial"/>
                      <w:color w:val="000000"/>
                      <w:sz w:val="16"/>
                      <w:szCs w:val="16"/>
                    </w:rPr>
                  </w:pPr>
                  <w:ins w:id="819" w:author="Gannon, Hugh (Allianz Global Life)" w:date="2026-06-29T16:21:00Z" w16du:dateUtc="2026-06-29T15:21:00Z">
                    <w:r>
                      <w:rPr>
                        <w:rFonts w:ascii="Arial" w:hAnsi="Arial" w:cs="Arial"/>
                        <w:color w:val="000000"/>
                        <w:sz w:val="16"/>
                        <w:szCs w:val="16"/>
                      </w:rPr>
                      <w:t>1.5% to 4%</w:t>
                    </w:r>
                  </w:ins>
                </w:p>
              </w:tc>
              <w:tc>
                <w:tcPr>
                  <w:tcW w:w="1417" w:type="dxa"/>
                  <w:tcBorders>
                    <w:top w:val="nil"/>
                    <w:left w:val="nil"/>
                    <w:bottom w:val="single" w:sz="4" w:space="0" w:color="auto"/>
                    <w:right w:val="single" w:sz="4" w:space="0" w:color="auto"/>
                  </w:tcBorders>
                  <w:noWrap/>
                  <w:vAlign w:val="bottom"/>
                  <w:hideMark/>
                  <w:tcPrChange w:id="820" w:author="Gannon, Hugh (Allianz Global Life)" w:date="2026-06-29T16:22:00Z" w16du:dateUtc="2026-06-29T15:22:00Z">
                    <w:tcPr>
                      <w:tcW w:w="1880" w:type="dxa"/>
                      <w:tcBorders>
                        <w:top w:val="nil"/>
                        <w:left w:val="nil"/>
                        <w:bottom w:val="single" w:sz="4" w:space="0" w:color="auto"/>
                        <w:right w:val="single" w:sz="4" w:space="0" w:color="auto"/>
                      </w:tcBorders>
                      <w:noWrap/>
                      <w:vAlign w:val="bottom"/>
                      <w:hideMark/>
                    </w:tcPr>
                  </w:tcPrChange>
                </w:tcPr>
                <w:p w14:paraId="616AAE59" w14:textId="77777777" w:rsidR="00155EDD" w:rsidRDefault="00155EDD" w:rsidP="00155EDD">
                  <w:pPr>
                    <w:jc w:val="center"/>
                    <w:rPr>
                      <w:ins w:id="821" w:author="Gannon, Hugh (Allianz Global Life)" w:date="2026-06-29T16:21:00Z" w16du:dateUtc="2026-06-29T15:21:00Z"/>
                      <w:rFonts w:ascii="Arial" w:hAnsi="Arial" w:cs="Arial"/>
                      <w:color w:val="000000"/>
                      <w:sz w:val="16"/>
                      <w:szCs w:val="16"/>
                    </w:rPr>
                  </w:pPr>
                  <w:ins w:id="822" w:author="Gannon, Hugh (Allianz Global Life)" w:date="2026-06-29T16:21:00Z" w16du:dateUtc="2026-06-29T15:21:00Z">
                    <w:r>
                      <w:rPr>
                        <w:rFonts w:ascii="Arial" w:hAnsi="Arial" w:cs="Arial"/>
                        <w:color w:val="000000"/>
                        <w:sz w:val="16"/>
                        <w:szCs w:val="16"/>
                      </w:rPr>
                      <w:t>98.5% to 101%</w:t>
                    </w:r>
                  </w:ins>
                </w:p>
              </w:tc>
            </w:tr>
            <w:tr w:rsidR="00155EDD" w14:paraId="3B5E057A" w14:textId="77777777" w:rsidTr="00155EDD">
              <w:trPr>
                <w:trHeight w:val="270"/>
                <w:ins w:id="823" w:author="Gannon, Hugh (Allianz Global Life)" w:date="2026-06-29T16:21:00Z"/>
                <w:trPrChange w:id="824" w:author="Gannon, Hugh (Allianz Global Life)" w:date="2026-06-29T16:22:00Z" w16du:dateUtc="2026-06-29T15:22:00Z">
                  <w:trPr>
                    <w:trHeight w:val="270"/>
                  </w:trPr>
                </w:trPrChange>
              </w:trPr>
              <w:tc>
                <w:tcPr>
                  <w:tcW w:w="1000" w:type="dxa"/>
                  <w:tcBorders>
                    <w:top w:val="nil"/>
                    <w:left w:val="single" w:sz="4" w:space="0" w:color="auto"/>
                    <w:bottom w:val="single" w:sz="4" w:space="0" w:color="auto"/>
                    <w:right w:val="single" w:sz="4" w:space="0" w:color="auto"/>
                  </w:tcBorders>
                  <w:noWrap/>
                  <w:vAlign w:val="bottom"/>
                  <w:hideMark/>
                  <w:tcPrChange w:id="825" w:author="Gannon, Hugh (Allianz Global Life)" w:date="2026-06-29T16:22:00Z" w16du:dateUtc="2026-06-29T15:22:00Z">
                    <w:tcPr>
                      <w:tcW w:w="1000" w:type="dxa"/>
                      <w:tcBorders>
                        <w:top w:val="nil"/>
                        <w:left w:val="single" w:sz="4" w:space="0" w:color="auto"/>
                        <w:bottom w:val="single" w:sz="4" w:space="0" w:color="auto"/>
                        <w:right w:val="single" w:sz="4" w:space="0" w:color="auto"/>
                      </w:tcBorders>
                      <w:noWrap/>
                      <w:vAlign w:val="bottom"/>
                      <w:hideMark/>
                    </w:tcPr>
                  </w:tcPrChange>
                </w:tcPr>
                <w:p w14:paraId="68261532" w14:textId="77777777" w:rsidR="00155EDD" w:rsidRDefault="00155EDD" w:rsidP="00155EDD">
                  <w:pPr>
                    <w:jc w:val="center"/>
                    <w:rPr>
                      <w:ins w:id="826" w:author="Gannon, Hugh (Allianz Global Life)" w:date="2026-06-29T16:21:00Z" w16du:dateUtc="2026-06-29T15:21:00Z"/>
                      <w:rFonts w:ascii="Arial" w:hAnsi="Arial" w:cs="Arial"/>
                      <w:color w:val="000000"/>
                      <w:sz w:val="16"/>
                      <w:szCs w:val="16"/>
                    </w:rPr>
                  </w:pPr>
                  <w:ins w:id="827" w:author="Gannon, Hugh (Allianz Global Life)" w:date="2026-06-29T16:21:00Z" w16du:dateUtc="2026-06-29T15:21:00Z">
                    <w:r>
                      <w:rPr>
                        <w:rFonts w:ascii="Arial" w:hAnsi="Arial" w:cs="Arial"/>
                        <w:color w:val="000000"/>
                        <w:sz w:val="16"/>
                        <w:szCs w:val="16"/>
                      </w:rPr>
                      <w:t>J4</w:t>
                    </w:r>
                  </w:ins>
                </w:p>
              </w:tc>
              <w:tc>
                <w:tcPr>
                  <w:tcW w:w="1446" w:type="dxa"/>
                  <w:tcBorders>
                    <w:top w:val="nil"/>
                    <w:left w:val="nil"/>
                    <w:bottom w:val="single" w:sz="4" w:space="0" w:color="auto"/>
                    <w:right w:val="single" w:sz="4" w:space="0" w:color="auto"/>
                  </w:tcBorders>
                  <w:noWrap/>
                  <w:vAlign w:val="bottom"/>
                  <w:hideMark/>
                  <w:tcPrChange w:id="828" w:author="Gannon, Hugh (Allianz Global Life)" w:date="2026-06-29T16:22:00Z" w16du:dateUtc="2026-06-29T15:22:00Z">
                    <w:tcPr>
                      <w:tcW w:w="2200" w:type="dxa"/>
                      <w:gridSpan w:val="2"/>
                      <w:tcBorders>
                        <w:top w:val="nil"/>
                        <w:left w:val="nil"/>
                        <w:bottom w:val="single" w:sz="4" w:space="0" w:color="auto"/>
                        <w:right w:val="single" w:sz="4" w:space="0" w:color="auto"/>
                      </w:tcBorders>
                      <w:noWrap/>
                      <w:vAlign w:val="bottom"/>
                      <w:hideMark/>
                    </w:tcPr>
                  </w:tcPrChange>
                </w:tcPr>
                <w:p w14:paraId="18081D59" w14:textId="77777777" w:rsidR="00155EDD" w:rsidRDefault="00155EDD" w:rsidP="00155EDD">
                  <w:pPr>
                    <w:jc w:val="center"/>
                    <w:rPr>
                      <w:ins w:id="829" w:author="Gannon, Hugh (Allianz Global Life)" w:date="2026-06-29T16:21:00Z" w16du:dateUtc="2026-06-29T15:21:00Z"/>
                      <w:rFonts w:ascii="Arial" w:hAnsi="Arial" w:cs="Arial"/>
                      <w:color w:val="000000"/>
                      <w:sz w:val="16"/>
                      <w:szCs w:val="16"/>
                    </w:rPr>
                  </w:pPr>
                  <w:ins w:id="830" w:author="Gannon, Hugh (Allianz Global Life)" w:date="2026-06-29T16:21:00Z" w16du:dateUtc="2026-06-29T15:21:00Z">
                    <w:r>
                      <w:rPr>
                        <w:rFonts w:ascii="Arial" w:hAnsi="Arial" w:cs="Arial"/>
                        <w:color w:val="000000"/>
                        <w:sz w:val="16"/>
                        <w:szCs w:val="16"/>
                      </w:rPr>
                      <w:t>3.00%</w:t>
                    </w:r>
                  </w:ins>
                </w:p>
              </w:tc>
              <w:tc>
                <w:tcPr>
                  <w:tcW w:w="1701" w:type="dxa"/>
                  <w:tcBorders>
                    <w:top w:val="nil"/>
                    <w:left w:val="nil"/>
                    <w:bottom w:val="single" w:sz="4" w:space="0" w:color="auto"/>
                    <w:right w:val="single" w:sz="4" w:space="0" w:color="auto"/>
                  </w:tcBorders>
                  <w:noWrap/>
                  <w:vAlign w:val="bottom"/>
                  <w:hideMark/>
                  <w:tcPrChange w:id="831" w:author="Gannon, Hugh (Allianz Global Life)" w:date="2026-06-29T16:22:00Z" w16du:dateUtc="2026-06-29T15:22:00Z">
                    <w:tcPr>
                      <w:tcW w:w="2140" w:type="dxa"/>
                      <w:gridSpan w:val="2"/>
                      <w:tcBorders>
                        <w:top w:val="nil"/>
                        <w:left w:val="nil"/>
                        <w:bottom w:val="single" w:sz="4" w:space="0" w:color="auto"/>
                        <w:right w:val="single" w:sz="4" w:space="0" w:color="auto"/>
                      </w:tcBorders>
                      <w:noWrap/>
                      <w:vAlign w:val="bottom"/>
                      <w:hideMark/>
                    </w:tcPr>
                  </w:tcPrChange>
                </w:tcPr>
                <w:p w14:paraId="0A5A8E51" w14:textId="77777777" w:rsidR="00155EDD" w:rsidRDefault="00155EDD" w:rsidP="00155EDD">
                  <w:pPr>
                    <w:jc w:val="center"/>
                    <w:rPr>
                      <w:ins w:id="832" w:author="Gannon, Hugh (Allianz Global Life)" w:date="2026-06-29T16:21:00Z" w16du:dateUtc="2026-06-29T15:21:00Z"/>
                      <w:rFonts w:ascii="Arial" w:hAnsi="Arial" w:cs="Arial"/>
                      <w:color w:val="000000"/>
                      <w:sz w:val="16"/>
                      <w:szCs w:val="16"/>
                    </w:rPr>
                  </w:pPr>
                  <w:ins w:id="833" w:author="Gannon, Hugh (Allianz Global Life)" w:date="2026-06-29T16:21:00Z" w16du:dateUtc="2026-06-29T15:21:00Z">
                    <w:r>
                      <w:rPr>
                        <w:rFonts w:ascii="Arial" w:hAnsi="Arial" w:cs="Arial"/>
                        <w:color w:val="000000"/>
                        <w:sz w:val="16"/>
                        <w:szCs w:val="16"/>
                      </w:rPr>
                      <w:t>100%</w:t>
                    </w:r>
                  </w:ins>
                </w:p>
              </w:tc>
              <w:tc>
                <w:tcPr>
                  <w:tcW w:w="1418" w:type="dxa"/>
                  <w:tcBorders>
                    <w:top w:val="nil"/>
                    <w:left w:val="nil"/>
                    <w:bottom w:val="single" w:sz="4" w:space="0" w:color="auto"/>
                    <w:right w:val="single" w:sz="4" w:space="0" w:color="auto"/>
                  </w:tcBorders>
                  <w:noWrap/>
                  <w:vAlign w:val="bottom"/>
                  <w:hideMark/>
                  <w:tcPrChange w:id="834" w:author="Gannon, Hugh (Allianz Global Life)" w:date="2026-06-29T16:22:00Z" w16du:dateUtc="2026-06-29T15:22:00Z">
                    <w:tcPr>
                      <w:tcW w:w="1720" w:type="dxa"/>
                      <w:gridSpan w:val="3"/>
                      <w:tcBorders>
                        <w:top w:val="nil"/>
                        <w:left w:val="nil"/>
                        <w:bottom w:val="single" w:sz="4" w:space="0" w:color="auto"/>
                        <w:right w:val="single" w:sz="4" w:space="0" w:color="auto"/>
                      </w:tcBorders>
                      <w:noWrap/>
                      <w:vAlign w:val="bottom"/>
                      <w:hideMark/>
                    </w:tcPr>
                  </w:tcPrChange>
                </w:tcPr>
                <w:p w14:paraId="4F1268A1" w14:textId="77777777" w:rsidR="00155EDD" w:rsidRDefault="00155EDD" w:rsidP="00155EDD">
                  <w:pPr>
                    <w:jc w:val="center"/>
                    <w:rPr>
                      <w:ins w:id="835" w:author="Gannon, Hugh (Allianz Global Life)" w:date="2026-06-29T16:21:00Z" w16du:dateUtc="2026-06-29T15:21:00Z"/>
                      <w:rFonts w:ascii="Arial" w:hAnsi="Arial" w:cs="Arial"/>
                      <w:color w:val="000000"/>
                      <w:sz w:val="16"/>
                      <w:szCs w:val="16"/>
                    </w:rPr>
                  </w:pPr>
                  <w:ins w:id="836" w:author="Gannon, Hugh (Allianz Global Life)" w:date="2026-06-29T16:21:00Z" w16du:dateUtc="2026-06-29T15:21:00Z">
                    <w:r>
                      <w:rPr>
                        <w:rFonts w:ascii="Arial" w:hAnsi="Arial" w:cs="Arial"/>
                        <w:color w:val="000000"/>
                        <w:sz w:val="16"/>
                        <w:szCs w:val="16"/>
                      </w:rPr>
                      <w:t>2% to 4%</w:t>
                    </w:r>
                  </w:ins>
                </w:p>
              </w:tc>
              <w:tc>
                <w:tcPr>
                  <w:tcW w:w="1417" w:type="dxa"/>
                  <w:tcBorders>
                    <w:top w:val="nil"/>
                    <w:left w:val="nil"/>
                    <w:bottom w:val="single" w:sz="4" w:space="0" w:color="auto"/>
                    <w:right w:val="single" w:sz="4" w:space="0" w:color="auto"/>
                  </w:tcBorders>
                  <w:noWrap/>
                  <w:vAlign w:val="bottom"/>
                  <w:hideMark/>
                  <w:tcPrChange w:id="837" w:author="Gannon, Hugh (Allianz Global Life)" w:date="2026-06-29T16:22:00Z" w16du:dateUtc="2026-06-29T15:22:00Z">
                    <w:tcPr>
                      <w:tcW w:w="1880" w:type="dxa"/>
                      <w:tcBorders>
                        <w:top w:val="nil"/>
                        <w:left w:val="nil"/>
                        <w:bottom w:val="single" w:sz="4" w:space="0" w:color="auto"/>
                        <w:right w:val="single" w:sz="4" w:space="0" w:color="auto"/>
                      </w:tcBorders>
                      <w:noWrap/>
                      <w:vAlign w:val="bottom"/>
                      <w:hideMark/>
                    </w:tcPr>
                  </w:tcPrChange>
                </w:tcPr>
                <w:p w14:paraId="1044D2F7" w14:textId="77777777" w:rsidR="00155EDD" w:rsidRDefault="00155EDD" w:rsidP="00155EDD">
                  <w:pPr>
                    <w:jc w:val="center"/>
                    <w:rPr>
                      <w:ins w:id="838" w:author="Gannon, Hugh (Allianz Global Life)" w:date="2026-06-29T16:21:00Z" w16du:dateUtc="2026-06-29T15:21:00Z"/>
                      <w:rFonts w:ascii="Arial" w:hAnsi="Arial" w:cs="Arial"/>
                      <w:color w:val="000000"/>
                      <w:sz w:val="16"/>
                      <w:szCs w:val="16"/>
                    </w:rPr>
                  </w:pPr>
                  <w:ins w:id="839" w:author="Gannon, Hugh (Allianz Global Life)" w:date="2026-06-29T16:21:00Z" w16du:dateUtc="2026-06-29T15:21:00Z">
                    <w:r>
                      <w:rPr>
                        <w:rFonts w:ascii="Arial" w:hAnsi="Arial" w:cs="Arial"/>
                        <w:color w:val="000000"/>
                        <w:sz w:val="16"/>
                        <w:szCs w:val="16"/>
                      </w:rPr>
                      <w:t>99% to 101%</w:t>
                    </w:r>
                  </w:ins>
                </w:p>
              </w:tc>
            </w:tr>
            <w:tr w:rsidR="00155EDD" w14:paraId="1D23FF3A" w14:textId="77777777" w:rsidTr="00155EDD">
              <w:trPr>
                <w:trHeight w:val="255"/>
                <w:ins w:id="840" w:author="Gannon, Hugh (Allianz Global Life)" w:date="2026-06-29T16:21:00Z"/>
                <w:trPrChange w:id="841" w:author="Gannon, Hugh (Allianz Global Life)" w:date="2026-06-29T16:22:00Z" w16du:dateUtc="2026-06-29T15:22:00Z">
                  <w:trPr>
                    <w:trHeight w:val="255"/>
                  </w:trPr>
                </w:trPrChange>
              </w:trPr>
              <w:tc>
                <w:tcPr>
                  <w:tcW w:w="1000" w:type="dxa"/>
                  <w:tcBorders>
                    <w:top w:val="nil"/>
                    <w:left w:val="single" w:sz="4" w:space="0" w:color="auto"/>
                    <w:bottom w:val="single" w:sz="4" w:space="0" w:color="auto"/>
                    <w:right w:val="single" w:sz="4" w:space="0" w:color="auto"/>
                  </w:tcBorders>
                  <w:noWrap/>
                  <w:vAlign w:val="bottom"/>
                  <w:hideMark/>
                  <w:tcPrChange w:id="842" w:author="Gannon, Hugh (Allianz Global Life)" w:date="2026-06-29T16:22:00Z" w16du:dateUtc="2026-06-29T15:22:00Z">
                    <w:tcPr>
                      <w:tcW w:w="1000" w:type="dxa"/>
                      <w:tcBorders>
                        <w:top w:val="nil"/>
                        <w:left w:val="single" w:sz="4" w:space="0" w:color="auto"/>
                        <w:bottom w:val="single" w:sz="4" w:space="0" w:color="auto"/>
                        <w:right w:val="single" w:sz="4" w:space="0" w:color="auto"/>
                      </w:tcBorders>
                      <w:noWrap/>
                      <w:vAlign w:val="bottom"/>
                      <w:hideMark/>
                    </w:tcPr>
                  </w:tcPrChange>
                </w:tcPr>
                <w:p w14:paraId="2104F88E" w14:textId="77777777" w:rsidR="00155EDD" w:rsidRDefault="00155EDD" w:rsidP="00155EDD">
                  <w:pPr>
                    <w:jc w:val="center"/>
                    <w:rPr>
                      <w:ins w:id="843" w:author="Gannon, Hugh (Allianz Global Life)" w:date="2026-06-29T16:21:00Z" w16du:dateUtc="2026-06-29T15:21:00Z"/>
                      <w:rFonts w:ascii="Arial" w:hAnsi="Arial" w:cs="Arial"/>
                      <w:color w:val="000000"/>
                      <w:sz w:val="16"/>
                      <w:szCs w:val="16"/>
                    </w:rPr>
                  </w:pPr>
                  <w:ins w:id="844" w:author="Gannon, Hugh (Allianz Global Life)" w:date="2026-06-29T16:21:00Z" w16du:dateUtc="2026-06-29T15:21:00Z">
                    <w:r>
                      <w:rPr>
                        <w:rFonts w:ascii="Arial" w:hAnsi="Arial" w:cs="Arial"/>
                        <w:color w:val="000000"/>
                        <w:sz w:val="16"/>
                        <w:szCs w:val="16"/>
                      </w:rPr>
                      <w:t>K1</w:t>
                    </w:r>
                  </w:ins>
                </w:p>
              </w:tc>
              <w:tc>
                <w:tcPr>
                  <w:tcW w:w="1446" w:type="dxa"/>
                  <w:tcBorders>
                    <w:top w:val="nil"/>
                    <w:left w:val="nil"/>
                    <w:bottom w:val="single" w:sz="4" w:space="0" w:color="auto"/>
                    <w:right w:val="single" w:sz="4" w:space="0" w:color="auto"/>
                  </w:tcBorders>
                  <w:noWrap/>
                  <w:vAlign w:val="bottom"/>
                  <w:hideMark/>
                  <w:tcPrChange w:id="845" w:author="Gannon, Hugh (Allianz Global Life)" w:date="2026-06-29T16:22:00Z" w16du:dateUtc="2026-06-29T15:22:00Z">
                    <w:tcPr>
                      <w:tcW w:w="2200" w:type="dxa"/>
                      <w:gridSpan w:val="2"/>
                      <w:tcBorders>
                        <w:top w:val="nil"/>
                        <w:left w:val="nil"/>
                        <w:bottom w:val="single" w:sz="4" w:space="0" w:color="auto"/>
                        <w:right w:val="single" w:sz="4" w:space="0" w:color="auto"/>
                      </w:tcBorders>
                      <w:noWrap/>
                      <w:vAlign w:val="bottom"/>
                      <w:hideMark/>
                    </w:tcPr>
                  </w:tcPrChange>
                </w:tcPr>
                <w:p w14:paraId="56C03441" w14:textId="77777777" w:rsidR="00155EDD" w:rsidRDefault="00155EDD" w:rsidP="00155EDD">
                  <w:pPr>
                    <w:jc w:val="center"/>
                    <w:rPr>
                      <w:ins w:id="846" w:author="Gannon, Hugh (Allianz Global Life)" w:date="2026-06-29T16:21:00Z" w16du:dateUtc="2026-06-29T15:21:00Z"/>
                      <w:rFonts w:ascii="Arial" w:hAnsi="Arial" w:cs="Arial"/>
                      <w:color w:val="000000"/>
                      <w:sz w:val="16"/>
                      <w:szCs w:val="16"/>
                    </w:rPr>
                  </w:pPr>
                  <w:ins w:id="847" w:author="Gannon, Hugh (Allianz Global Life)" w:date="2026-06-29T16:21:00Z" w16du:dateUtc="2026-06-29T15:21:00Z">
                    <w:r>
                      <w:rPr>
                        <w:rFonts w:ascii="Arial" w:hAnsi="Arial" w:cs="Arial"/>
                        <w:color w:val="000000"/>
                        <w:sz w:val="16"/>
                        <w:szCs w:val="16"/>
                      </w:rPr>
                      <w:t>2.50%</w:t>
                    </w:r>
                  </w:ins>
                </w:p>
              </w:tc>
              <w:tc>
                <w:tcPr>
                  <w:tcW w:w="1701" w:type="dxa"/>
                  <w:tcBorders>
                    <w:top w:val="nil"/>
                    <w:left w:val="nil"/>
                    <w:bottom w:val="single" w:sz="4" w:space="0" w:color="auto"/>
                    <w:right w:val="single" w:sz="4" w:space="0" w:color="auto"/>
                  </w:tcBorders>
                  <w:noWrap/>
                  <w:vAlign w:val="bottom"/>
                  <w:hideMark/>
                  <w:tcPrChange w:id="848" w:author="Gannon, Hugh (Allianz Global Life)" w:date="2026-06-29T16:22:00Z" w16du:dateUtc="2026-06-29T15:22:00Z">
                    <w:tcPr>
                      <w:tcW w:w="2140" w:type="dxa"/>
                      <w:gridSpan w:val="2"/>
                      <w:tcBorders>
                        <w:top w:val="nil"/>
                        <w:left w:val="nil"/>
                        <w:bottom w:val="single" w:sz="4" w:space="0" w:color="auto"/>
                        <w:right w:val="single" w:sz="4" w:space="0" w:color="auto"/>
                      </w:tcBorders>
                      <w:noWrap/>
                      <w:vAlign w:val="bottom"/>
                      <w:hideMark/>
                    </w:tcPr>
                  </w:tcPrChange>
                </w:tcPr>
                <w:p w14:paraId="26A18532" w14:textId="77777777" w:rsidR="00155EDD" w:rsidRDefault="00155EDD" w:rsidP="00155EDD">
                  <w:pPr>
                    <w:jc w:val="center"/>
                    <w:rPr>
                      <w:ins w:id="849" w:author="Gannon, Hugh (Allianz Global Life)" w:date="2026-06-29T16:21:00Z" w16du:dateUtc="2026-06-29T15:21:00Z"/>
                      <w:rFonts w:ascii="Arial" w:hAnsi="Arial" w:cs="Arial"/>
                      <w:color w:val="000000"/>
                      <w:sz w:val="16"/>
                      <w:szCs w:val="16"/>
                    </w:rPr>
                  </w:pPr>
                  <w:ins w:id="850" w:author="Gannon, Hugh (Allianz Global Life)" w:date="2026-06-29T16:21:00Z" w16du:dateUtc="2026-06-29T15:21:00Z">
                    <w:r>
                      <w:rPr>
                        <w:rFonts w:ascii="Arial" w:hAnsi="Arial" w:cs="Arial"/>
                        <w:color w:val="000000"/>
                        <w:sz w:val="16"/>
                        <w:szCs w:val="16"/>
                      </w:rPr>
                      <w:t>101%</w:t>
                    </w:r>
                  </w:ins>
                </w:p>
              </w:tc>
              <w:tc>
                <w:tcPr>
                  <w:tcW w:w="1418" w:type="dxa"/>
                  <w:tcBorders>
                    <w:top w:val="nil"/>
                    <w:left w:val="nil"/>
                    <w:bottom w:val="single" w:sz="4" w:space="0" w:color="auto"/>
                    <w:right w:val="single" w:sz="4" w:space="0" w:color="auto"/>
                  </w:tcBorders>
                  <w:noWrap/>
                  <w:vAlign w:val="bottom"/>
                  <w:hideMark/>
                  <w:tcPrChange w:id="851" w:author="Gannon, Hugh (Allianz Global Life)" w:date="2026-06-29T16:22:00Z" w16du:dateUtc="2026-06-29T15:22:00Z">
                    <w:tcPr>
                      <w:tcW w:w="1720" w:type="dxa"/>
                      <w:gridSpan w:val="3"/>
                      <w:tcBorders>
                        <w:top w:val="nil"/>
                        <w:left w:val="nil"/>
                        <w:bottom w:val="single" w:sz="4" w:space="0" w:color="auto"/>
                        <w:right w:val="single" w:sz="4" w:space="0" w:color="auto"/>
                      </w:tcBorders>
                      <w:noWrap/>
                      <w:vAlign w:val="bottom"/>
                      <w:hideMark/>
                    </w:tcPr>
                  </w:tcPrChange>
                </w:tcPr>
                <w:p w14:paraId="1D7F9201" w14:textId="77777777" w:rsidR="00155EDD" w:rsidRDefault="00155EDD" w:rsidP="00155EDD">
                  <w:pPr>
                    <w:jc w:val="center"/>
                    <w:rPr>
                      <w:ins w:id="852" w:author="Gannon, Hugh (Allianz Global Life)" w:date="2026-06-29T16:21:00Z" w16du:dateUtc="2026-06-29T15:21:00Z"/>
                      <w:rFonts w:ascii="Arial" w:hAnsi="Arial" w:cs="Arial"/>
                      <w:color w:val="000000"/>
                      <w:sz w:val="16"/>
                      <w:szCs w:val="16"/>
                    </w:rPr>
                  </w:pPr>
                  <w:ins w:id="853" w:author="Gannon, Hugh (Allianz Global Life)" w:date="2026-06-29T16:21:00Z" w16du:dateUtc="2026-06-29T15:21:00Z">
                    <w:r>
                      <w:rPr>
                        <w:rFonts w:ascii="Arial" w:hAnsi="Arial" w:cs="Arial"/>
                        <w:color w:val="000000"/>
                        <w:sz w:val="16"/>
                        <w:szCs w:val="16"/>
                      </w:rPr>
                      <w:t>0% to 4%</w:t>
                    </w:r>
                  </w:ins>
                </w:p>
              </w:tc>
              <w:tc>
                <w:tcPr>
                  <w:tcW w:w="1417" w:type="dxa"/>
                  <w:tcBorders>
                    <w:top w:val="nil"/>
                    <w:left w:val="nil"/>
                    <w:bottom w:val="single" w:sz="4" w:space="0" w:color="auto"/>
                    <w:right w:val="single" w:sz="4" w:space="0" w:color="auto"/>
                  </w:tcBorders>
                  <w:noWrap/>
                  <w:vAlign w:val="bottom"/>
                  <w:hideMark/>
                  <w:tcPrChange w:id="854" w:author="Gannon, Hugh (Allianz Global Life)" w:date="2026-06-29T16:22:00Z" w16du:dateUtc="2026-06-29T15:22:00Z">
                    <w:tcPr>
                      <w:tcW w:w="1880" w:type="dxa"/>
                      <w:tcBorders>
                        <w:top w:val="nil"/>
                        <w:left w:val="nil"/>
                        <w:bottom w:val="single" w:sz="4" w:space="0" w:color="auto"/>
                        <w:right w:val="single" w:sz="4" w:space="0" w:color="auto"/>
                      </w:tcBorders>
                      <w:noWrap/>
                      <w:vAlign w:val="bottom"/>
                      <w:hideMark/>
                    </w:tcPr>
                  </w:tcPrChange>
                </w:tcPr>
                <w:p w14:paraId="4210E4BD" w14:textId="77777777" w:rsidR="00155EDD" w:rsidRDefault="00155EDD" w:rsidP="00155EDD">
                  <w:pPr>
                    <w:jc w:val="center"/>
                    <w:rPr>
                      <w:ins w:id="855" w:author="Gannon, Hugh (Allianz Global Life)" w:date="2026-06-29T16:21:00Z" w16du:dateUtc="2026-06-29T15:21:00Z"/>
                      <w:rFonts w:ascii="Arial" w:hAnsi="Arial" w:cs="Arial"/>
                      <w:color w:val="000000"/>
                      <w:sz w:val="16"/>
                      <w:szCs w:val="16"/>
                    </w:rPr>
                  </w:pPr>
                  <w:ins w:id="856" w:author="Gannon, Hugh (Allianz Global Life)" w:date="2026-06-29T16:21:00Z" w16du:dateUtc="2026-06-29T15:21:00Z">
                    <w:r>
                      <w:rPr>
                        <w:rFonts w:ascii="Arial" w:hAnsi="Arial" w:cs="Arial"/>
                        <w:color w:val="000000"/>
                        <w:sz w:val="16"/>
                        <w:szCs w:val="16"/>
                      </w:rPr>
                      <w:t>99.50% to 103.50%</w:t>
                    </w:r>
                  </w:ins>
                </w:p>
              </w:tc>
            </w:tr>
            <w:tr w:rsidR="00155EDD" w14:paraId="5ADE521E" w14:textId="77777777" w:rsidTr="00155EDD">
              <w:trPr>
                <w:trHeight w:val="255"/>
                <w:ins w:id="857" w:author="Gannon, Hugh (Allianz Global Life)" w:date="2026-06-29T16:21:00Z"/>
                <w:trPrChange w:id="858" w:author="Gannon, Hugh (Allianz Global Life)" w:date="2026-06-29T16:22:00Z" w16du:dateUtc="2026-06-29T15:22:00Z">
                  <w:trPr>
                    <w:trHeight w:val="255"/>
                  </w:trPr>
                </w:trPrChange>
              </w:trPr>
              <w:tc>
                <w:tcPr>
                  <w:tcW w:w="1000" w:type="dxa"/>
                  <w:tcBorders>
                    <w:top w:val="nil"/>
                    <w:left w:val="single" w:sz="4" w:space="0" w:color="auto"/>
                    <w:bottom w:val="single" w:sz="4" w:space="0" w:color="auto"/>
                    <w:right w:val="single" w:sz="4" w:space="0" w:color="auto"/>
                  </w:tcBorders>
                  <w:noWrap/>
                  <w:vAlign w:val="bottom"/>
                  <w:hideMark/>
                  <w:tcPrChange w:id="859" w:author="Gannon, Hugh (Allianz Global Life)" w:date="2026-06-29T16:22:00Z" w16du:dateUtc="2026-06-29T15:22:00Z">
                    <w:tcPr>
                      <w:tcW w:w="1000" w:type="dxa"/>
                      <w:tcBorders>
                        <w:top w:val="nil"/>
                        <w:left w:val="single" w:sz="4" w:space="0" w:color="auto"/>
                        <w:bottom w:val="single" w:sz="4" w:space="0" w:color="auto"/>
                        <w:right w:val="single" w:sz="4" w:space="0" w:color="auto"/>
                      </w:tcBorders>
                      <w:noWrap/>
                      <w:vAlign w:val="bottom"/>
                      <w:hideMark/>
                    </w:tcPr>
                  </w:tcPrChange>
                </w:tcPr>
                <w:p w14:paraId="09032260" w14:textId="77777777" w:rsidR="00155EDD" w:rsidRDefault="00155EDD" w:rsidP="00155EDD">
                  <w:pPr>
                    <w:jc w:val="center"/>
                    <w:rPr>
                      <w:ins w:id="860" w:author="Gannon, Hugh (Allianz Global Life)" w:date="2026-06-29T16:21:00Z" w16du:dateUtc="2026-06-29T15:21:00Z"/>
                      <w:rFonts w:ascii="Arial" w:hAnsi="Arial" w:cs="Arial"/>
                      <w:color w:val="000000"/>
                      <w:sz w:val="16"/>
                      <w:szCs w:val="16"/>
                    </w:rPr>
                  </w:pPr>
                  <w:ins w:id="861" w:author="Gannon, Hugh (Allianz Global Life)" w:date="2026-06-29T16:21:00Z" w16du:dateUtc="2026-06-29T15:21:00Z">
                    <w:r>
                      <w:rPr>
                        <w:rFonts w:ascii="Arial" w:hAnsi="Arial" w:cs="Arial"/>
                        <w:color w:val="000000"/>
                        <w:sz w:val="16"/>
                        <w:szCs w:val="16"/>
                      </w:rPr>
                      <w:t>K2</w:t>
                    </w:r>
                  </w:ins>
                </w:p>
              </w:tc>
              <w:tc>
                <w:tcPr>
                  <w:tcW w:w="1446" w:type="dxa"/>
                  <w:tcBorders>
                    <w:top w:val="nil"/>
                    <w:left w:val="nil"/>
                    <w:bottom w:val="single" w:sz="4" w:space="0" w:color="auto"/>
                    <w:right w:val="single" w:sz="4" w:space="0" w:color="auto"/>
                  </w:tcBorders>
                  <w:noWrap/>
                  <w:vAlign w:val="bottom"/>
                  <w:hideMark/>
                  <w:tcPrChange w:id="862" w:author="Gannon, Hugh (Allianz Global Life)" w:date="2026-06-29T16:22:00Z" w16du:dateUtc="2026-06-29T15:22:00Z">
                    <w:tcPr>
                      <w:tcW w:w="2200" w:type="dxa"/>
                      <w:gridSpan w:val="2"/>
                      <w:tcBorders>
                        <w:top w:val="nil"/>
                        <w:left w:val="nil"/>
                        <w:bottom w:val="single" w:sz="4" w:space="0" w:color="auto"/>
                        <w:right w:val="single" w:sz="4" w:space="0" w:color="auto"/>
                      </w:tcBorders>
                      <w:noWrap/>
                      <w:vAlign w:val="bottom"/>
                      <w:hideMark/>
                    </w:tcPr>
                  </w:tcPrChange>
                </w:tcPr>
                <w:p w14:paraId="584A693B" w14:textId="77777777" w:rsidR="00155EDD" w:rsidRDefault="00155EDD" w:rsidP="00155EDD">
                  <w:pPr>
                    <w:jc w:val="center"/>
                    <w:rPr>
                      <w:ins w:id="863" w:author="Gannon, Hugh (Allianz Global Life)" w:date="2026-06-29T16:21:00Z" w16du:dateUtc="2026-06-29T15:21:00Z"/>
                      <w:rFonts w:ascii="Arial" w:hAnsi="Arial" w:cs="Arial"/>
                      <w:color w:val="000000"/>
                      <w:sz w:val="16"/>
                      <w:szCs w:val="16"/>
                    </w:rPr>
                  </w:pPr>
                  <w:ins w:id="864" w:author="Gannon, Hugh (Allianz Global Life)" w:date="2026-06-29T16:21:00Z" w16du:dateUtc="2026-06-29T15:21:00Z">
                    <w:r>
                      <w:rPr>
                        <w:rFonts w:ascii="Arial" w:hAnsi="Arial" w:cs="Arial"/>
                        <w:color w:val="000000"/>
                        <w:sz w:val="16"/>
                        <w:szCs w:val="16"/>
                      </w:rPr>
                      <w:t>3.50%</w:t>
                    </w:r>
                  </w:ins>
                </w:p>
              </w:tc>
              <w:tc>
                <w:tcPr>
                  <w:tcW w:w="1701" w:type="dxa"/>
                  <w:tcBorders>
                    <w:top w:val="nil"/>
                    <w:left w:val="nil"/>
                    <w:bottom w:val="single" w:sz="4" w:space="0" w:color="auto"/>
                    <w:right w:val="single" w:sz="4" w:space="0" w:color="auto"/>
                  </w:tcBorders>
                  <w:noWrap/>
                  <w:vAlign w:val="bottom"/>
                  <w:hideMark/>
                  <w:tcPrChange w:id="865" w:author="Gannon, Hugh (Allianz Global Life)" w:date="2026-06-29T16:22:00Z" w16du:dateUtc="2026-06-29T15:22:00Z">
                    <w:tcPr>
                      <w:tcW w:w="2140" w:type="dxa"/>
                      <w:gridSpan w:val="2"/>
                      <w:tcBorders>
                        <w:top w:val="nil"/>
                        <w:left w:val="nil"/>
                        <w:bottom w:val="single" w:sz="4" w:space="0" w:color="auto"/>
                        <w:right w:val="single" w:sz="4" w:space="0" w:color="auto"/>
                      </w:tcBorders>
                      <w:noWrap/>
                      <w:vAlign w:val="bottom"/>
                      <w:hideMark/>
                    </w:tcPr>
                  </w:tcPrChange>
                </w:tcPr>
                <w:p w14:paraId="39B3EAA7" w14:textId="77777777" w:rsidR="00155EDD" w:rsidRDefault="00155EDD" w:rsidP="00155EDD">
                  <w:pPr>
                    <w:jc w:val="center"/>
                    <w:rPr>
                      <w:ins w:id="866" w:author="Gannon, Hugh (Allianz Global Life)" w:date="2026-06-29T16:21:00Z" w16du:dateUtc="2026-06-29T15:21:00Z"/>
                      <w:rFonts w:ascii="Arial" w:hAnsi="Arial" w:cs="Arial"/>
                      <w:color w:val="000000"/>
                      <w:sz w:val="16"/>
                      <w:szCs w:val="16"/>
                    </w:rPr>
                  </w:pPr>
                  <w:ins w:id="867" w:author="Gannon, Hugh (Allianz Global Life)" w:date="2026-06-29T16:21:00Z" w16du:dateUtc="2026-06-29T15:21:00Z">
                    <w:r>
                      <w:rPr>
                        <w:rFonts w:ascii="Arial" w:hAnsi="Arial" w:cs="Arial"/>
                        <w:color w:val="000000"/>
                        <w:sz w:val="16"/>
                        <w:szCs w:val="16"/>
                      </w:rPr>
                      <w:t>100%</w:t>
                    </w:r>
                  </w:ins>
                </w:p>
              </w:tc>
              <w:tc>
                <w:tcPr>
                  <w:tcW w:w="1418" w:type="dxa"/>
                  <w:tcBorders>
                    <w:top w:val="nil"/>
                    <w:left w:val="nil"/>
                    <w:bottom w:val="single" w:sz="4" w:space="0" w:color="auto"/>
                    <w:right w:val="single" w:sz="4" w:space="0" w:color="auto"/>
                  </w:tcBorders>
                  <w:noWrap/>
                  <w:vAlign w:val="bottom"/>
                  <w:hideMark/>
                  <w:tcPrChange w:id="868" w:author="Gannon, Hugh (Allianz Global Life)" w:date="2026-06-29T16:22:00Z" w16du:dateUtc="2026-06-29T15:22:00Z">
                    <w:tcPr>
                      <w:tcW w:w="1720" w:type="dxa"/>
                      <w:gridSpan w:val="3"/>
                      <w:tcBorders>
                        <w:top w:val="nil"/>
                        <w:left w:val="nil"/>
                        <w:bottom w:val="single" w:sz="4" w:space="0" w:color="auto"/>
                        <w:right w:val="single" w:sz="4" w:space="0" w:color="auto"/>
                      </w:tcBorders>
                      <w:noWrap/>
                      <w:vAlign w:val="bottom"/>
                      <w:hideMark/>
                    </w:tcPr>
                  </w:tcPrChange>
                </w:tcPr>
                <w:p w14:paraId="463DE9ED" w14:textId="77777777" w:rsidR="00155EDD" w:rsidRDefault="00155EDD" w:rsidP="00155EDD">
                  <w:pPr>
                    <w:jc w:val="center"/>
                    <w:rPr>
                      <w:ins w:id="869" w:author="Gannon, Hugh (Allianz Global Life)" w:date="2026-06-29T16:21:00Z" w16du:dateUtc="2026-06-29T15:21:00Z"/>
                      <w:rFonts w:ascii="Arial" w:hAnsi="Arial" w:cs="Arial"/>
                      <w:color w:val="000000"/>
                      <w:sz w:val="16"/>
                      <w:szCs w:val="16"/>
                    </w:rPr>
                  </w:pPr>
                  <w:ins w:id="870" w:author="Gannon, Hugh (Allianz Global Life)" w:date="2026-06-29T16:21:00Z" w16du:dateUtc="2026-06-29T15:21:00Z">
                    <w:r>
                      <w:rPr>
                        <w:rFonts w:ascii="Arial" w:hAnsi="Arial" w:cs="Arial"/>
                        <w:color w:val="000000"/>
                        <w:sz w:val="16"/>
                        <w:szCs w:val="16"/>
                      </w:rPr>
                      <w:t>0% to 4%</w:t>
                    </w:r>
                  </w:ins>
                </w:p>
              </w:tc>
              <w:tc>
                <w:tcPr>
                  <w:tcW w:w="1417" w:type="dxa"/>
                  <w:tcBorders>
                    <w:top w:val="nil"/>
                    <w:left w:val="nil"/>
                    <w:bottom w:val="single" w:sz="4" w:space="0" w:color="auto"/>
                    <w:right w:val="single" w:sz="4" w:space="0" w:color="auto"/>
                  </w:tcBorders>
                  <w:noWrap/>
                  <w:vAlign w:val="bottom"/>
                  <w:hideMark/>
                  <w:tcPrChange w:id="871" w:author="Gannon, Hugh (Allianz Global Life)" w:date="2026-06-29T16:22:00Z" w16du:dateUtc="2026-06-29T15:22:00Z">
                    <w:tcPr>
                      <w:tcW w:w="1880" w:type="dxa"/>
                      <w:tcBorders>
                        <w:top w:val="nil"/>
                        <w:left w:val="nil"/>
                        <w:bottom w:val="single" w:sz="4" w:space="0" w:color="auto"/>
                        <w:right w:val="single" w:sz="4" w:space="0" w:color="auto"/>
                      </w:tcBorders>
                      <w:noWrap/>
                      <w:vAlign w:val="bottom"/>
                      <w:hideMark/>
                    </w:tcPr>
                  </w:tcPrChange>
                </w:tcPr>
                <w:p w14:paraId="5043FA18" w14:textId="77777777" w:rsidR="00155EDD" w:rsidRDefault="00155EDD" w:rsidP="00155EDD">
                  <w:pPr>
                    <w:jc w:val="center"/>
                    <w:rPr>
                      <w:ins w:id="872" w:author="Gannon, Hugh (Allianz Global Life)" w:date="2026-06-29T16:21:00Z" w16du:dateUtc="2026-06-29T15:21:00Z"/>
                      <w:rFonts w:ascii="Arial" w:hAnsi="Arial" w:cs="Arial"/>
                      <w:color w:val="000000"/>
                      <w:sz w:val="16"/>
                      <w:szCs w:val="16"/>
                    </w:rPr>
                  </w:pPr>
                  <w:ins w:id="873" w:author="Gannon, Hugh (Allianz Global Life)" w:date="2026-06-29T16:21:00Z" w16du:dateUtc="2026-06-29T15:21:00Z">
                    <w:r>
                      <w:rPr>
                        <w:rFonts w:ascii="Arial" w:hAnsi="Arial" w:cs="Arial"/>
                        <w:color w:val="000000"/>
                        <w:sz w:val="16"/>
                        <w:szCs w:val="16"/>
                      </w:rPr>
                      <w:t>99.5% to 103.50%</w:t>
                    </w:r>
                  </w:ins>
                </w:p>
              </w:tc>
            </w:tr>
            <w:tr w:rsidR="00155EDD" w14:paraId="3B32C62B" w14:textId="77777777" w:rsidTr="00155EDD">
              <w:trPr>
                <w:trHeight w:val="255"/>
                <w:ins w:id="874" w:author="Gannon, Hugh (Allianz Global Life)" w:date="2026-06-29T16:21:00Z"/>
                <w:trPrChange w:id="875" w:author="Gannon, Hugh (Allianz Global Life)" w:date="2026-06-29T16:22:00Z" w16du:dateUtc="2026-06-29T15:22:00Z">
                  <w:trPr>
                    <w:trHeight w:val="255"/>
                  </w:trPr>
                </w:trPrChange>
              </w:trPr>
              <w:tc>
                <w:tcPr>
                  <w:tcW w:w="1000" w:type="dxa"/>
                  <w:tcBorders>
                    <w:top w:val="nil"/>
                    <w:left w:val="single" w:sz="4" w:space="0" w:color="auto"/>
                    <w:bottom w:val="single" w:sz="4" w:space="0" w:color="auto"/>
                    <w:right w:val="single" w:sz="4" w:space="0" w:color="auto"/>
                  </w:tcBorders>
                  <w:noWrap/>
                  <w:vAlign w:val="bottom"/>
                  <w:hideMark/>
                  <w:tcPrChange w:id="876" w:author="Gannon, Hugh (Allianz Global Life)" w:date="2026-06-29T16:22:00Z" w16du:dateUtc="2026-06-29T15:22:00Z">
                    <w:tcPr>
                      <w:tcW w:w="1000" w:type="dxa"/>
                      <w:tcBorders>
                        <w:top w:val="nil"/>
                        <w:left w:val="single" w:sz="4" w:space="0" w:color="auto"/>
                        <w:bottom w:val="single" w:sz="4" w:space="0" w:color="auto"/>
                        <w:right w:val="single" w:sz="4" w:space="0" w:color="auto"/>
                      </w:tcBorders>
                      <w:noWrap/>
                      <w:vAlign w:val="bottom"/>
                      <w:hideMark/>
                    </w:tcPr>
                  </w:tcPrChange>
                </w:tcPr>
                <w:p w14:paraId="1E013C37" w14:textId="77777777" w:rsidR="00155EDD" w:rsidRDefault="00155EDD" w:rsidP="00155EDD">
                  <w:pPr>
                    <w:jc w:val="center"/>
                    <w:rPr>
                      <w:ins w:id="877" w:author="Gannon, Hugh (Allianz Global Life)" w:date="2026-06-29T16:21:00Z" w16du:dateUtc="2026-06-29T15:21:00Z"/>
                      <w:rFonts w:ascii="Arial" w:hAnsi="Arial" w:cs="Arial"/>
                      <w:color w:val="000000"/>
                      <w:sz w:val="16"/>
                      <w:szCs w:val="16"/>
                    </w:rPr>
                  </w:pPr>
                  <w:ins w:id="878" w:author="Gannon, Hugh (Allianz Global Life)" w:date="2026-06-29T16:21:00Z" w16du:dateUtc="2026-06-29T15:21:00Z">
                    <w:r>
                      <w:rPr>
                        <w:rFonts w:ascii="Arial" w:hAnsi="Arial" w:cs="Arial"/>
                        <w:color w:val="000000"/>
                        <w:sz w:val="16"/>
                        <w:szCs w:val="16"/>
                      </w:rPr>
                      <w:t>L1</w:t>
                    </w:r>
                  </w:ins>
                </w:p>
              </w:tc>
              <w:tc>
                <w:tcPr>
                  <w:tcW w:w="1446" w:type="dxa"/>
                  <w:tcBorders>
                    <w:top w:val="nil"/>
                    <w:left w:val="nil"/>
                    <w:bottom w:val="single" w:sz="4" w:space="0" w:color="auto"/>
                    <w:right w:val="single" w:sz="4" w:space="0" w:color="auto"/>
                  </w:tcBorders>
                  <w:noWrap/>
                  <w:vAlign w:val="bottom"/>
                  <w:hideMark/>
                  <w:tcPrChange w:id="879" w:author="Gannon, Hugh (Allianz Global Life)" w:date="2026-06-29T16:22:00Z" w16du:dateUtc="2026-06-29T15:22:00Z">
                    <w:tcPr>
                      <w:tcW w:w="2200" w:type="dxa"/>
                      <w:gridSpan w:val="2"/>
                      <w:tcBorders>
                        <w:top w:val="nil"/>
                        <w:left w:val="nil"/>
                        <w:bottom w:val="single" w:sz="4" w:space="0" w:color="auto"/>
                        <w:right w:val="single" w:sz="4" w:space="0" w:color="auto"/>
                      </w:tcBorders>
                      <w:noWrap/>
                      <w:vAlign w:val="bottom"/>
                      <w:hideMark/>
                    </w:tcPr>
                  </w:tcPrChange>
                </w:tcPr>
                <w:p w14:paraId="306FD25D" w14:textId="77777777" w:rsidR="00155EDD" w:rsidRDefault="00155EDD" w:rsidP="00155EDD">
                  <w:pPr>
                    <w:jc w:val="center"/>
                    <w:rPr>
                      <w:ins w:id="880" w:author="Gannon, Hugh (Allianz Global Life)" w:date="2026-06-29T16:21:00Z" w16du:dateUtc="2026-06-29T15:21:00Z"/>
                      <w:rFonts w:ascii="Arial" w:hAnsi="Arial" w:cs="Arial"/>
                      <w:color w:val="000000"/>
                      <w:sz w:val="16"/>
                      <w:szCs w:val="16"/>
                    </w:rPr>
                  </w:pPr>
                  <w:ins w:id="881" w:author="Gannon, Hugh (Allianz Global Life)" w:date="2026-06-29T16:21:00Z" w16du:dateUtc="2026-06-29T15:21:00Z">
                    <w:r>
                      <w:rPr>
                        <w:rFonts w:ascii="Arial" w:hAnsi="Arial" w:cs="Arial"/>
                        <w:color w:val="000000"/>
                        <w:sz w:val="16"/>
                        <w:szCs w:val="16"/>
                      </w:rPr>
                      <w:t>2.50%</w:t>
                    </w:r>
                  </w:ins>
                </w:p>
              </w:tc>
              <w:tc>
                <w:tcPr>
                  <w:tcW w:w="1701" w:type="dxa"/>
                  <w:tcBorders>
                    <w:top w:val="nil"/>
                    <w:left w:val="nil"/>
                    <w:bottom w:val="single" w:sz="4" w:space="0" w:color="auto"/>
                    <w:right w:val="single" w:sz="4" w:space="0" w:color="auto"/>
                  </w:tcBorders>
                  <w:noWrap/>
                  <w:vAlign w:val="bottom"/>
                  <w:hideMark/>
                  <w:tcPrChange w:id="882" w:author="Gannon, Hugh (Allianz Global Life)" w:date="2026-06-29T16:22:00Z" w16du:dateUtc="2026-06-29T15:22:00Z">
                    <w:tcPr>
                      <w:tcW w:w="2140" w:type="dxa"/>
                      <w:gridSpan w:val="2"/>
                      <w:tcBorders>
                        <w:top w:val="nil"/>
                        <w:left w:val="nil"/>
                        <w:bottom w:val="single" w:sz="4" w:space="0" w:color="auto"/>
                        <w:right w:val="single" w:sz="4" w:space="0" w:color="auto"/>
                      </w:tcBorders>
                      <w:noWrap/>
                      <w:vAlign w:val="bottom"/>
                      <w:hideMark/>
                    </w:tcPr>
                  </w:tcPrChange>
                </w:tcPr>
                <w:p w14:paraId="4CE5FF18" w14:textId="77777777" w:rsidR="00155EDD" w:rsidRDefault="00155EDD" w:rsidP="00155EDD">
                  <w:pPr>
                    <w:jc w:val="center"/>
                    <w:rPr>
                      <w:ins w:id="883" w:author="Gannon, Hugh (Allianz Global Life)" w:date="2026-06-29T16:21:00Z" w16du:dateUtc="2026-06-29T15:21:00Z"/>
                      <w:rFonts w:ascii="Arial" w:hAnsi="Arial" w:cs="Arial"/>
                      <w:color w:val="000000"/>
                      <w:sz w:val="16"/>
                      <w:szCs w:val="16"/>
                    </w:rPr>
                  </w:pPr>
                  <w:ins w:id="884" w:author="Gannon, Hugh (Allianz Global Life)" w:date="2026-06-29T16:21:00Z" w16du:dateUtc="2026-06-29T15:21:00Z">
                    <w:r>
                      <w:rPr>
                        <w:rFonts w:ascii="Arial" w:hAnsi="Arial" w:cs="Arial"/>
                        <w:color w:val="000000"/>
                        <w:sz w:val="16"/>
                        <w:szCs w:val="16"/>
                      </w:rPr>
                      <w:t>101%</w:t>
                    </w:r>
                  </w:ins>
                </w:p>
              </w:tc>
              <w:tc>
                <w:tcPr>
                  <w:tcW w:w="1418" w:type="dxa"/>
                  <w:tcBorders>
                    <w:top w:val="nil"/>
                    <w:left w:val="nil"/>
                    <w:bottom w:val="single" w:sz="4" w:space="0" w:color="auto"/>
                    <w:right w:val="single" w:sz="4" w:space="0" w:color="auto"/>
                  </w:tcBorders>
                  <w:noWrap/>
                  <w:vAlign w:val="bottom"/>
                  <w:hideMark/>
                  <w:tcPrChange w:id="885" w:author="Gannon, Hugh (Allianz Global Life)" w:date="2026-06-29T16:22:00Z" w16du:dateUtc="2026-06-29T15:22:00Z">
                    <w:tcPr>
                      <w:tcW w:w="1720" w:type="dxa"/>
                      <w:gridSpan w:val="3"/>
                      <w:tcBorders>
                        <w:top w:val="nil"/>
                        <w:left w:val="nil"/>
                        <w:bottom w:val="single" w:sz="4" w:space="0" w:color="auto"/>
                        <w:right w:val="single" w:sz="4" w:space="0" w:color="auto"/>
                      </w:tcBorders>
                      <w:noWrap/>
                      <w:vAlign w:val="bottom"/>
                      <w:hideMark/>
                    </w:tcPr>
                  </w:tcPrChange>
                </w:tcPr>
                <w:p w14:paraId="2E78163C" w14:textId="77777777" w:rsidR="00155EDD" w:rsidRDefault="00155EDD" w:rsidP="00155EDD">
                  <w:pPr>
                    <w:jc w:val="center"/>
                    <w:rPr>
                      <w:ins w:id="886" w:author="Gannon, Hugh (Allianz Global Life)" w:date="2026-06-29T16:21:00Z" w16du:dateUtc="2026-06-29T15:21:00Z"/>
                      <w:rFonts w:ascii="Arial" w:hAnsi="Arial" w:cs="Arial"/>
                      <w:color w:val="000000"/>
                      <w:sz w:val="16"/>
                      <w:szCs w:val="16"/>
                    </w:rPr>
                  </w:pPr>
                  <w:ins w:id="887" w:author="Gannon, Hugh (Allianz Global Life)" w:date="2026-06-29T16:21:00Z" w16du:dateUtc="2026-06-29T15:21:00Z">
                    <w:r>
                      <w:rPr>
                        <w:rFonts w:ascii="Arial" w:hAnsi="Arial" w:cs="Arial"/>
                        <w:color w:val="000000"/>
                        <w:sz w:val="16"/>
                        <w:szCs w:val="16"/>
                      </w:rPr>
                      <w:t>0% to 4%</w:t>
                    </w:r>
                  </w:ins>
                </w:p>
              </w:tc>
              <w:tc>
                <w:tcPr>
                  <w:tcW w:w="1417" w:type="dxa"/>
                  <w:tcBorders>
                    <w:top w:val="nil"/>
                    <w:left w:val="nil"/>
                    <w:bottom w:val="single" w:sz="4" w:space="0" w:color="auto"/>
                    <w:right w:val="single" w:sz="4" w:space="0" w:color="auto"/>
                  </w:tcBorders>
                  <w:noWrap/>
                  <w:vAlign w:val="bottom"/>
                  <w:hideMark/>
                  <w:tcPrChange w:id="888" w:author="Gannon, Hugh (Allianz Global Life)" w:date="2026-06-29T16:22:00Z" w16du:dateUtc="2026-06-29T15:22:00Z">
                    <w:tcPr>
                      <w:tcW w:w="1880" w:type="dxa"/>
                      <w:tcBorders>
                        <w:top w:val="nil"/>
                        <w:left w:val="nil"/>
                        <w:bottom w:val="single" w:sz="4" w:space="0" w:color="auto"/>
                        <w:right w:val="single" w:sz="4" w:space="0" w:color="auto"/>
                      </w:tcBorders>
                      <w:noWrap/>
                      <w:vAlign w:val="bottom"/>
                      <w:hideMark/>
                    </w:tcPr>
                  </w:tcPrChange>
                </w:tcPr>
                <w:p w14:paraId="4FF9BF75" w14:textId="77777777" w:rsidR="00155EDD" w:rsidRDefault="00155EDD" w:rsidP="00155EDD">
                  <w:pPr>
                    <w:jc w:val="center"/>
                    <w:rPr>
                      <w:ins w:id="889" w:author="Gannon, Hugh (Allianz Global Life)" w:date="2026-06-29T16:21:00Z" w16du:dateUtc="2026-06-29T15:21:00Z"/>
                      <w:rFonts w:ascii="Arial" w:hAnsi="Arial" w:cs="Arial"/>
                      <w:color w:val="000000"/>
                      <w:sz w:val="16"/>
                      <w:szCs w:val="16"/>
                    </w:rPr>
                  </w:pPr>
                  <w:ins w:id="890" w:author="Gannon, Hugh (Allianz Global Life)" w:date="2026-06-29T16:21:00Z" w16du:dateUtc="2026-06-29T15:21:00Z">
                    <w:r>
                      <w:rPr>
                        <w:rFonts w:ascii="Arial" w:hAnsi="Arial" w:cs="Arial"/>
                        <w:color w:val="000000"/>
                        <w:sz w:val="16"/>
                        <w:szCs w:val="16"/>
                      </w:rPr>
                      <w:t>99.50% to 103.50%</w:t>
                    </w:r>
                  </w:ins>
                </w:p>
              </w:tc>
            </w:tr>
            <w:tr w:rsidR="00155EDD" w14:paraId="1302796F" w14:textId="77777777" w:rsidTr="00155EDD">
              <w:trPr>
                <w:trHeight w:val="255"/>
                <w:ins w:id="891" w:author="Gannon, Hugh (Allianz Global Life)" w:date="2026-06-29T16:21:00Z"/>
                <w:trPrChange w:id="892" w:author="Gannon, Hugh (Allianz Global Life)" w:date="2026-06-29T16:22:00Z" w16du:dateUtc="2026-06-29T15:22:00Z">
                  <w:trPr>
                    <w:trHeight w:val="255"/>
                  </w:trPr>
                </w:trPrChange>
              </w:trPr>
              <w:tc>
                <w:tcPr>
                  <w:tcW w:w="1000" w:type="dxa"/>
                  <w:tcBorders>
                    <w:top w:val="nil"/>
                    <w:left w:val="single" w:sz="4" w:space="0" w:color="auto"/>
                    <w:bottom w:val="single" w:sz="4" w:space="0" w:color="auto"/>
                    <w:right w:val="single" w:sz="4" w:space="0" w:color="auto"/>
                  </w:tcBorders>
                  <w:noWrap/>
                  <w:vAlign w:val="bottom"/>
                  <w:hideMark/>
                  <w:tcPrChange w:id="893" w:author="Gannon, Hugh (Allianz Global Life)" w:date="2026-06-29T16:22:00Z" w16du:dateUtc="2026-06-29T15:22:00Z">
                    <w:tcPr>
                      <w:tcW w:w="1000" w:type="dxa"/>
                      <w:tcBorders>
                        <w:top w:val="nil"/>
                        <w:left w:val="single" w:sz="4" w:space="0" w:color="auto"/>
                        <w:bottom w:val="single" w:sz="4" w:space="0" w:color="auto"/>
                        <w:right w:val="single" w:sz="4" w:space="0" w:color="auto"/>
                      </w:tcBorders>
                      <w:noWrap/>
                      <w:vAlign w:val="bottom"/>
                      <w:hideMark/>
                    </w:tcPr>
                  </w:tcPrChange>
                </w:tcPr>
                <w:p w14:paraId="25E93138" w14:textId="77777777" w:rsidR="00155EDD" w:rsidRDefault="00155EDD" w:rsidP="00155EDD">
                  <w:pPr>
                    <w:jc w:val="center"/>
                    <w:rPr>
                      <w:ins w:id="894" w:author="Gannon, Hugh (Allianz Global Life)" w:date="2026-06-29T16:21:00Z" w16du:dateUtc="2026-06-29T15:21:00Z"/>
                      <w:rFonts w:ascii="Arial" w:hAnsi="Arial" w:cs="Arial"/>
                      <w:color w:val="000000"/>
                      <w:sz w:val="16"/>
                      <w:szCs w:val="16"/>
                    </w:rPr>
                  </w:pPr>
                  <w:ins w:id="895" w:author="Gannon, Hugh (Allianz Global Life)" w:date="2026-06-29T16:21:00Z" w16du:dateUtc="2026-06-29T15:21:00Z">
                    <w:r>
                      <w:rPr>
                        <w:rFonts w:ascii="Arial" w:hAnsi="Arial" w:cs="Arial"/>
                        <w:color w:val="000000"/>
                        <w:sz w:val="16"/>
                        <w:szCs w:val="16"/>
                      </w:rPr>
                      <w:t>L2</w:t>
                    </w:r>
                  </w:ins>
                </w:p>
              </w:tc>
              <w:tc>
                <w:tcPr>
                  <w:tcW w:w="1446" w:type="dxa"/>
                  <w:tcBorders>
                    <w:top w:val="nil"/>
                    <w:left w:val="nil"/>
                    <w:bottom w:val="single" w:sz="4" w:space="0" w:color="auto"/>
                    <w:right w:val="single" w:sz="4" w:space="0" w:color="auto"/>
                  </w:tcBorders>
                  <w:noWrap/>
                  <w:vAlign w:val="bottom"/>
                  <w:hideMark/>
                  <w:tcPrChange w:id="896" w:author="Gannon, Hugh (Allianz Global Life)" w:date="2026-06-29T16:22:00Z" w16du:dateUtc="2026-06-29T15:22:00Z">
                    <w:tcPr>
                      <w:tcW w:w="2200" w:type="dxa"/>
                      <w:gridSpan w:val="2"/>
                      <w:tcBorders>
                        <w:top w:val="nil"/>
                        <w:left w:val="nil"/>
                        <w:bottom w:val="single" w:sz="4" w:space="0" w:color="auto"/>
                        <w:right w:val="single" w:sz="4" w:space="0" w:color="auto"/>
                      </w:tcBorders>
                      <w:noWrap/>
                      <w:vAlign w:val="bottom"/>
                      <w:hideMark/>
                    </w:tcPr>
                  </w:tcPrChange>
                </w:tcPr>
                <w:p w14:paraId="7E1203C3" w14:textId="77777777" w:rsidR="00155EDD" w:rsidRDefault="00155EDD" w:rsidP="00155EDD">
                  <w:pPr>
                    <w:jc w:val="center"/>
                    <w:rPr>
                      <w:ins w:id="897" w:author="Gannon, Hugh (Allianz Global Life)" w:date="2026-06-29T16:21:00Z" w16du:dateUtc="2026-06-29T15:21:00Z"/>
                      <w:rFonts w:ascii="Arial" w:hAnsi="Arial" w:cs="Arial"/>
                      <w:color w:val="000000"/>
                      <w:sz w:val="16"/>
                      <w:szCs w:val="16"/>
                    </w:rPr>
                  </w:pPr>
                  <w:ins w:id="898" w:author="Gannon, Hugh (Allianz Global Life)" w:date="2026-06-29T16:21:00Z" w16du:dateUtc="2026-06-29T15:21:00Z">
                    <w:r>
                      <w:rPr>
                        <w:rFonts w:ascii="Arial" w:hAnsi="Arial" w:cs="Arial"/>
                        <w:color w:val="000000"/>
                        <w:sz w:val="16"/>
                        <w:szCs w:val="16"/>
                      </w:rPr>
                      <w:t>3.50%</w:t>
                    </w:r>
                  </w:ins>
                </w:p>
              </w:tc>
              <w:tc>
                <w:tcPr>
                  <w:tcW w:w="1701" w:type="dxa"/>
                  <w:tcBorders>
                    <w:top w:val="nil"/>
                    <w:left w:val="nil"/>
                    <w:bottom w:val="single" w:sz="4" w:space="0" w:color="auto"/>
                    <w:right w:val="single" w:sz="4" w:space="0" w:color="auto"/>
                  </w:tcBorders>
                  <w:noWrap/>
                  <w:vAlign w:val="bottom"/>
                  <w:hideMark/>
                  <w:tcPrChange w:id="899" w:author="Gannon, Hugh (Allianz Global Life)" w:date="2026-06-29T16:22:00Z" w16du:dateUtc="2026-06-29T15:22:00Z">
                    <w:tcPr>
                      <w:tcW w:w="2140" w:type="dxa"/>
                      <w:gridSpan w:val="2"/>
                      <w:tcBorders>
                        <w:top w:val="nil"/>
                        <w:left w:val="nil"/>
                        <w:bottom w:val="single" w:sz="4" w:space="0" w:color="auto"/>
                        <w:right w:val="single" w:sz="4" w:space="0" w:color="auto"/>
                      </w:tcBorders>
                      <w:noWrap/>
                      <w:vAlign w:val="bottom"/>
                      <w:hideMark/>
                    </w:tcPr>
                  </w:tcPrChange>
                </w:tcPr>
                <w:p w14:paraId="1427488D" w14:textId="77777777" w:rsidR="00155EDD" w:rsidRDefault="00155EDD" w:rsidP="00155EDD">
                  <w:pPr>
                    <w:jc w:val="center"/>
                    <w:rPr>
                      <w:ins w:id="900" w:author="Gannon, Hugh (Allianz Global Life)" w:date="2026-06-29T16:21:00Z" w16du:dateUtc="2026-06-29T15:21:00Z"/>
                      <w:rFonts w:ascii="Arial" w:hAnsi="Arial" w:cs="Arial"/>
                      <w:color w:val="000000"/>
                      <w:sz w:val="16"/>
                      <w:szCs w:val="16"/>
                    </w:rPr>
                  </w:pPr>
                  <w:ins w:id="901" w:author="Gannon, Hugh (Allianz Global Life)" w:date="2026-06-29T16:21:00Z" w16du:dateUtc="2026-06-29T15:21:00Z">
                    <w:r>
                      <w:rPr>
                        <w:rFonts w:ascii="Arial" w:hAnsi="Arial" w:cs="Arial"/>
                        <w:color w:val="000000"/>
                        <w:sz w:val="16"/>
                        <w:szCs w:val="16"/>
                      </w:rPr>
                      <w:t>100%</w:t>
                    </w:r>
                  </w:ins>
                </w:p>
              </w:tc>
              <w:tc>
                <w:tcPr>
                  <w:tcW w:w="1418" w:type="dxa"/>
                  <w:tcBorders>
                    <w:top w:val="nil"/>
                    <w:left w:val="nil"/>
                    <w:bottom w:val="single" w:sz="4" w:space="0" w:color="auto"/>
                    <w:right w:val="single" w:sz="4" w:space="0" w:color="auto"/>
                  </w:tcBorders>
                  <w:noWrap/>
                  <w:vAlign w:val="bottom"/>
                  <w:hideMark/>
                  <w:tcPrChange w:id="902" w:author="Gannon, Hugh (Allianz Global Life)" w:date="2026-06-29T16:22:00Z" w16du:dateUtc="2026-06-29T15:22:00Z">
                    <w:tcPr>
                      <w:tcW w:w="1720" w:type="dxa"/>
                      <w:gridSpan w:val="3"/>
                      <w:tcBorders>
                        <w:top w:val="nil"/>
                        <w:left w:val="nil"/>
                        <w:bottom w:val="single" w:sz="4" w:space="0" w:color="auto"/>
                        <w:right w:val="single" w:sz="4" w:space="0" w:color="auto"/>
                      </w:tcBorders>
                      <w:noWrap/>
                      <w:vAlign w:val="bottom"/>
                      <w:hideMark/>
                    </w:tcPr>
                  </w:tcPrChange>
                </w:tcPr>
                <w:p w14:paraId="421714AD" w14:textId="77777777" w:rsidR="00155EDD" w:rsidRDefault="00155EDD" w:rsidP="00155EDD">
                  <w:pPr>
                    <w:jc w:val="center"/>
                    <w:rPr>
                      <w:ins w:id="903" w:author="Gannon, Hugh (Allianz Global Life)" w:date="2026-06-29T16:21:00Z" w16du:dateUtc="2026-06-29T15:21:00Z"/>
                      <w:rFonts w:ascii="Arial" w:hAnsi="Arial" w:cs="Arial"/>
                      <w:color w:val="000000"/>
                      <w:sz w:val="16"/>
                      <w:szCs w:val="16"/>
                    </w:rPr>
                  </w:pPr>
                  <w:ins w:id="904" w:author="Gannon, Hugh (Allianz Global Life)" w:date="2026-06-29T16:21:00Z" w16du:dateUtc="2026-06-29T15:21:00Z">
                    <w:r>
                      <w:rPr>
                        <w:rFonts w:ascii="Arial" w:hAnsi="Arial" w:cs="Arial"/>
                        <w:color w:val="000000"/>
                        <w:sz w:val="16"/>
                        <w:szCs w:val="16"/>
                      </w:rPr>
                      <w:t>0% to 4%</w:t>
                    </w:r>
                  </w:ins>
                </w:p>
              </w:tc>
              <w:tc>
                <w:tcPr>
                  <w:tcW w:w="1417" w:type="dxa"/>
                  <w:tcBorders>
                    <w:top w:val="nil"/>
                    <w:left w:val="nil"/>
                    <w:bottom w:val="single" w:sz="4" w:space="0" w:color="auto"/>
                    <w:right w:val="single" w:sz="4" w:space="0" w:color="auto"/>
                  </w:tcBorders>
                  <w:noWrap/>
                  <w:vAlign w:val="bottom"/>
                  <w:hideMark/>
                  <w:tcPrChange w:id="905" w:author="Gannon, Hugh (Allianz Global Life)" w:date="2026-06-29T16:22:00Z" w16du:dateUtc="2026-06-29T15:22:00Z">
                    <w:tcPr>
                      <w:tcW w:w="1880" w:type="dxa"/>
                      <w:tcBorders>
                        <w:top w:val="nil"/>
                        <w:left w:val="nil"/>
                        <w:bottom w:val="single" w:sz="4" w:space="0" w:color="auto"/>
                        <w:right w:val="single" w:sz="4" w:space="0" w:color="auto"/>
                      </w:tcBorders>
                      <w:noWrap/>
                      <w:vAlign w:val="bottom"/>
                      <w:hideMark/>
                    </w:tcPr>
                  </w:tcPrChange>
                </w:tcPr>
                <w:p w14:paraId="0A810752" w14:textId="77777777" w:rsidR="00155EDD" w:rsidRDefault="00155EDD" w:rsidP="00155EDD">
                  <w:pPr>
                    <w:jc w:val="center"/>
                    <w:rPr>
                      <w:ins w:id="906" w:author="Gannon, Hugh (Allianz Global Life)" w:date="2026-06-29T16:21:00Z" w16du:dateUtc="2026-06-29T15:21:00Z"/>
                      <w:rFonts w:ascii="Arial" w:hAnsi="Arial" w:cs="Arial"/>
                      <w:color w:val="000000"/>
                      <w:sz w:val="16"/>
                      <w:szCs w:val="16"/>
                    </w:rPr>
                  </w:pPr>
                  <w:ins w:id="907" w:author="Gannon, Hugh (Allianz Global Life)" w:date="2026-06-29T16:21:00Z" w16du:dateUtc="2026-06-29T15:21:00Z">
                    <w:r>
                      <w:rPr>
                        <w:rFonts w:ascii="Arial" w:hAnsi="Arial" w:cs="Arial"/>
                        <w:color w:val="000000"/>
                        <w:sz w:val="16"/>
                        <w:szCs w:val="16"/>
                      </w:rPr>
                      <w:t>99.5% to 103.50%</w:t>
                    </w:r>
                  </w:ins>
                </w:p>
              </w:tc>
            </w:tr>
            <w:tr w:rsidR="00155EDD" w14:paraId="5F10F84D" w14:textId="77777777" w:rsidTr="00155EDD">
              <w:trPr>
                <w:trHeight w:val="255"/>
                <w:ins w:id="908" w:author="Gannon, Hugh (Allianz Global Life)" w:date="2026-06-29T16:21:00Z"/>
                <w:trPrChange w:id="909" w:author="Gannon, Hugh (Allianz Global Life)" w:date="2026-06-29T16:22:00Z" w16du:dateUtc="2026-06-29T15:22:00Z">
                  <w:trPr>
                    <w:trHeight w:val="255"/>
                  </w:trPr>
                </w:trPrChange>
              </w:trPr>
              <w:tc>
                <w:tcPr>
                  <w:tcW w:w="1000" w:type="dxa"/>
                  <w:tcBorders>
                    <w:top w:val="nil"/>
                    <w:left w:val="single" w:sz="4" w:space="0" w:color="auto"/>
                    <w:bottom w:val="single" w:sz="4" w:space="0" w:color="auto"/>
                    <w:right w:val="single" w:sz="4" w:space="0" w:color="auto"/>
                  </w:tcBorders>
                  <w:noWrap/>
                  <w:vAlign w:val="bottom"/>
                  <w:hideMark/>
                  <w:tcPrChange w:id="910" w:author="Gannon, Hugh (Allianz Global Life)" w:date="2026-06-29T16:22:00Z" w16du:dateUtc="2026-06-29T15:22:00Z">
                    <w:tcPr>
                      <w:tcW w:w="1000" w:type="dxa"/>
                      <w:tcBorders>
                        <w:top w:val="nil"/>
                        <w:left w:val="single" w:sz="4" w:space="0" w:color="auto"/>
                        <w:bottom w:val="single" w:sz="4" w:space="0" w:color="auto"/>
                        <w:right w:val="single" w:sz="4" w:space="0" w:color="auto"/>
                      </w:tcBorders>
                      <w:noWrap/>
                      <w:vAlign w:val="bottom"/>
                      <w:hideMark/>
                    </w:tcPr>
                  </w:tcPrChange>
                </w:tcPr>
                <w:p w14:paraId="60F943FB" w14:textId="77777777" w:rsidR="00155EDD" w:rsidRDefault="00155EDD" w:rsidP="00155EDD">
                  <w:pPr>
                    <w:jc w:val="center"/>
                    <w:rPr>
                      <w:ins w:id="911" w:author="Gannon, Hugh (Allianz Global Life)" w:date="2026-06-29T16:21:00Z" w16du:dateUtc="2026-06-29T15:21:00Z"/>
                      <w:rFonts w:ascii="Arial" w:hAnsi="Arial" w:cs="Arial"/>
                      <w:color w:val="000000"/>
                      <w:sz w:val="16"/>
                      <w:szCs w:val="16"/>
                    </w:rPr>
                  </w:pPr>
                  <w:ins w:id="912" w:author="Gannon, Hugh (Allianz Global Life)" w:date="2026-06-29T16:21:00Z" w16du:dateUtc="2026-06-29T15:21:00Z">
                    <w:r>
                      <w:rPr>
                        <w:rFonts w:ascii="Arial" w:hAnsi="Arial" w:cs="Arial"/>
                        <w:color w:val="000000"/>
                        <w:sz w:val="16"/>
                        <w:szCs w:val="16"/>
                      </w:rPr>
                      <w:t>M1</w:t>
                    </w:r>
                  </w:ins>
                </w:p>
              </w:tc>
              <w:tc>
                <w:tcPr>
                  <w:tcW w:w="1446" w:type="dxa"/>
                  <w:tcBorders>
                    <w:top w:val="nil"/>
                    <w:left w:val="nil"/>
                    <w:bottom w:val="single" w:sz="4" w:space="0" w:color="auto"/>
                    <w:right w:val="single" w:sz="4" w:space="0" w:color="auto"/>
                  </w:tcBorders>
                  <w:noWrap/>
                  <w:vAlign w:val="bottom"/>
                  <w:hideMark/>
                  <w:tcPrChange w:id="913" w:author="Gannon, Hugh (Allianz Global Life)" w:date="2026-06-29T16:22:00Z" w16du:dateUtc="2026-06-29T15:22:00Z">
                    <w:tcPr>
                      <w:tcW w:w="2200" w:type="dxa"/>
                      <w:gridSpan w:val="2"/>
                      <w:tcBorders>
                        <w:top w:val="nil"/>
                        <w:left w:val="nil"/>
                        <w:bottom w:val="single" w:sz="4" w:space="0" w:color="auto"/>
                        <w:right w:val="single" w:sz="4" w:space="0" w:color="auto"/>
                      </w:tcBorders>
                      <w:noWrap/>
                      <w:vAlign w:val="bottom"/>
                      <w:hideMark/>
                    </w:tcPr>
                  </w:tcPrChange>
                </w:tcPr>
                <w:p w14:paraId="55B1D7EA" w14:textId="77777777" w:rsidR="00155EDD" w:rsidRDefault="00155EDD" w:rsidP="00155EDD">
                  <w:pPr>
                    <w:jc w:val="center"/>
                    <w:rPr>
                      <w:ins w:id="914" w:author="Gannon, Hugh (Allianz Global Life)" w:date="2026-06-29T16:21:00Z" w16du:dateUtc="2026-06-29T15:21:00Z"/>
                      <w:rFonts w:ascii="Arial" w:hAnsi="Arial" w:cs="Arial"/>
                      <w:color w:val="000000"/>
                      <w:sz w:val="16"/>
                      <w:szCs w:val="16"/>
                    </w:rPr>
                  </w:pPr>
                  <w:ins w:id="915" w:author="Gannon, Hugh (Allianz Global Life)" w:date="2026-06-29T16:21:00Z" w16du:dateUtc="2026-06-29T15:21:00Z">
                    <w:r>
                      <w:rPr>
                        <w:rFonts w:ascii="Arial" w:hAnsi="Arial" w:cs="Arial"/>
                        <w:color w:val="000000"/>
                        <w:sz w:val="16"/>
                        <w:szCs w:val="16"/>
                      </w:rPr>
                      <w:t>2.50%</w:t>
                    </w:r>
                  </w:ins>
                </w:p>
              </w:tc>
              <w:tc>
                <w:tcPr>
                  <w:tcW w:w="1701" w:type="dxa"/>
                  <w:tcBorders>
                    <w:top w:val="nil"/>
                    <w:left w:val="nil"/>
                    <w:bottom w:val="single" w:sz="4" w:space="0" w:color="auto"/>
                    <w:right w:val="single" w:sz="4" w:space="0" w:color="auto"/>
                  </w:tcBorders>
                  <w:noWrap/>
                  <w:vAlign w:val="bottom"/>
                  <w:hideMark/>
                  <w:tcPrChange w:id="916" w:author="Gannon, Hugh (Allianz Global Life)" w:date="2026-06-29T16:22:00Z" w16du:dateUtc="2026-06-29T15:22:00Z">
                    <w:tcPr>
                      <w:tcW w:w="2140" w:type="dxa"/>
                      <w:gridSpan w:val="2"/>
                      <w:tcBorders>
                        <w:top w:val="nil"/>
                        <w:left w:val="nil"/>
                        <w:bottom w:val="single" w:sz="4" w:space="0" w:color="auto"/>
                        <w:right w:val="single" w:sz="4" w:space="0" w:color="auto"/>
                      </w:tcBorders>
                      <w:noWrap/>
                      <w:vAlign w:val="bottom"/>
                      <w:hideMark/>
                    </w:tcPr>
                  </w:tcPrChange>
                </w:tcPr>
                <w:p w14:paraId="22B4FCC8" w14:textId="77777777" w:rsidR="00155EDD" w:rsidRDefault="00155EDD" w:rsidP="00155EDD">
                  <w:pPr>
                    <w:jc w:val="center"/>
                    <w:rPr>
                      <w:ins w:id="917" w:author="Gannon, Hugh (Allianz Global Life)" w:date="2026-06-29T16:21:00Z" w16du:dateUtc="2026-06-29T15:21:00Z"/>
                      <w:rFonts w:ascii="Arial" w:hAnsi="Arial" w:cs="Arial"/>
                      <w:color w:val="000000"/>
                      <w:sz w:val="16"/>
                      <w:szCs w:val="16"/>
                    </w:rPr>
                  </w:pPr>
                  <w:ins w:id="918" w:author="Gannon, Hugh (Allianz Global Life)" w:date="2026-06-29T16:21:00Z" w16du:dateUtc="2026-06-29T15:21:00Z">
                    <w:r>
                      <w:rPr>
                        <w:rFonts w:ascii="Arial" w:hAnsi="Arial" w:cs="Arial"/>
                        <w:color w:val="000000"/>
                        <w:sz w:val="16"/>
                        <w:szCs w:val="16"/>
                      </w:rPr>
                      <w:t>101%</w:t>
                    </w:r>
                  </w:ins>
                </w:p>
              </w:tc>
              <w:tc>
                <w:tcPr>
                  <w:tcW w:w="1418" w:type="dxa"/>
                  <w:tcBorders>
                    <w:top w:val="nil"/>
                    <w:left w:val="nil"/>
                    <w:bottom w:val="single" w:sz="4" w:space="0" w:color="auto"/>
                    <w:right w:val="single" w:sz="4" w:space="0" w:color="auto"/>
                  </w:tcBorders>
                  <w:noWrap/>
                  <w:vAlign w:val="bottom"/>
                  <w:hideMark/>
                  <w:tcPrChange w:id="919" w:author="Gannon, Hugh (Allianz Global Life)" w:date="2026-06-29T16:22:00Z" w16du:dateUtc="2026-06-29T15:22:00Z">
                    <w:tcPr>
                      <w:tcW w:w="1720" w:type="dxa"/>
                      <w:gridSpan w:val="3"/>
                      <w:tcBorders>
                        <w:top w:val="nil"/>
                        <w:left w:val="nil"/>
                        <w:bottom w:val="single" w:sz="4" w:space="0" w:color="auto"/>
                        <w:right w:val="single" w:sz="4" w:space="0" w:color="auto"/>
                      </w:tcBorders>
                      <w:noWrap/>
                      <w:vAlign w:val="bottom"/>
                      <w:hideMark/>
                    </w:tcPr>
                  </w:tcPrChange>
                </w:tcPr>
                <w:p w14:paraId="14525728" w14:textId="77777777" w:rsidR="00155EDD" w:rsidRDefault="00155EDD" w:rsidP="00155EDD">
                  <w:pPr>
                    <w:jc w:val="center"/>
                    <w:rPr>
                      <w:ins w:id="920" w:author="Gannon, Hugh (Allianz Global Life)" w:date="2026-06-29T16:21:00Z" w16du:dateUtc="2026-06-29T15:21:00Z"/>
                      <w:rFonts w:ascii="Arial" w:hAnsi="Arial" w:cs="Arial"/>
                      <w:color w:val="000000"/>
                      <w:sz w:val="16"/>
                      <w:szCs w:val="16"/>
                    </w:rPr>
                  </w:pPr>
                  <w:ins w:id="921" w:author="Gannon, Hugh (Allianz Global Life)" w:date="2026-06-29T16:21:00Z" w16du:dateUtc="2026-06-29T15:21:00Z">
                    <w:r>
                      <w:rPr>
                        <w:rFonts w:ascii="Arial" w:hAnsi="Arial" w:cs="Arial"/>
                        <w:color w:val="000000"/>
                        <w:sz w:val="16"/>
                        <w:szCs w:val="16"/>
                      </w:rPr>
                      <w:t>0% to 4%</w:t>
                    </w:r>
                  </w:ins>
                </w:p>
              </w:tc>
              <w:tc>
                <w:tcPr>
                  <w:tcW w:w="1417" w:type="dxa"/>
                  <w:tcBorders>
                    <w:top w:val="nil"/>
                    <w:left w:val="nil"/>
                    <w:bottom w:val="single" w:sz="4" w:space="0" w:color="auto"/>
                    <w:right w:val="single" w:sz="4" w:space="0" w:color="auto"/>
                  </w:tcBorders>
                  <w:noWrap/>
                  <w:vAlign w:val="bottom"/>
                  <w:hideMark/>
                  <w:tcPrChange w:id="922" w:author="Gannon, Hugh (Allianz Global Life)" w:date="2026-06-29T16:22:00Z" w16du:dateUtc="2026-06-29T15:22:00Z">
                    <w:tcPr>
                      <w:tcW w:w="1880" w:type="dxa"/>
                      <w:tcBorders>
                        <w:top w:val="nil"/>
                        <w:left w:val="nil"/>
                        <w:bottom w:val="single" w:sz="4" w:space="0" w:color="auto"/>
                        <w:right w:val="single" w:sz="4" w:space="0" w:color="auto"/>
                      </w:tcBorders>
                      <w:noWrap/>
                      <w:vAlign w:val="bottom"/>
                      <w:hideMark/>
                    </w:tcPr>
                  </w:tcPrChange>
                </w:tcPr>
                <w:p w14:paraId="35E64C7C" w14:textId="77777777" w:rsidR="00155EDD" w:rsidRDefault="00155EDD" w:rsidP="00155EDD">
                  <w:pPr>
                    <w:jc w:val="center"/>
                    <w:rPr>
                      <w:ins w:id="923" w:author="Gannon, Hugh (Allianz Global Life)" w:date="2026-06-29T16:21:00Z" w16du:dateUtc="2026-06-29T15:21:00Z"/>
                      <w:rFonts w:ascii="Arial" w:hAnsi="Arial" w:cs="Arial"/>
                      <w:color w:val="000000"/>
                      <w:sz w:val="16"/>
                      <w:szCs w:val="16"/>
                    </w:rPr>
                  </w:pPr>
                  <w:ins w:id="924" w:author="Gannon, Hugh (Allianz Global Life)" w:date="2026-06-29T16:21:00Z" w16du:dateUtc="2026-06-29T15:21:00Z">
                    <w:r>
                      <w:rPr>
                        <w:rFonts w:ascii="Arial" w:hAnsi="Arial" w:cs="Arial"/>
                        <w:color w:val="000000"/>
                        <w:sz w:val="16"/>
                        <w:szCs w:val="16"/>
                      </w:rPr>
                      <w:t>99.50% to 103.50%</w:t>
                    </w:r>
                  </w:ins>
                </w:p>
              </w:tc>
            </w:tr>
            <w:tr w:rsidR="00155EDD" w14:paraId="1D2D41FB" w14:textId="77777777" w:rsidTr="00155EDD">
              <w:trPr>
                <w:trHeight w:val="255"/>
                <w:ins w:id="925" w:author="Gannon, Hugh (Allianz Global Life)" w:date="2026-06-29T16:21:00Z"/>
                <w:trPrChange w:id="926" w:author="Gannon, Hugh (Allianz Global Life)" w:date="2026-06-29T16:22:00Z" w16du:dateUtc="2026-06-29T15:22:00Z">
                  <w:trPr>
                    <w:trHeight w:val="255"/>
                  </w:trPr>
                </w:trPrChange>
              </w:trPr>
              <w:tc>
                <w:tcPr>
                  <w:tcW w:w="1000" w:type="dxa"/>
                  <w:tcBorders>
                    <w:top w:val="nil"/>
                    <w:left w:val="single" w:sz="4" w:space="0" w:color="auto"/>
                    <w:bottom w:val="single" w:sz="4" w:space="0" w:color="auto"/>
                    <w:right w:val="single" w:sz="4" w:space="0" w:color="auto"/>
                  </w:tcBorders>
                  <w:noWrap/>
                  <w:vAlign w:val="bottom"/>
                  <w:hideMark/>
                  <w:tcPrChange w:id="927" w:author="Gannon, Hugh (Allianz Global Life)" w:date="2026-06-29T16:22:00Z" w16du:dateUtc="2026-06-29T15:22:00Z">
                    <w:tcPr>
                      <w:tcW w:w="1000" w:type="dxa"/>
                      <w:tcBorders>
                        <w:top w:val="nil"/>
                        <w:left w:val="single" w:sz="4" w:space="0" w:color="auto"/>
                        <w:bottom w:val="single" w:sz="4" w:space="0" w:color="auto"/>
                        <w:right w:val="single" w:sz="4" w:space="0" w:color="auto"/>
                      </w:tcBorders>
                      <w:noWrap/>
                      <w:vAlign w:val="bottom"/>
                      <w:hideMark/>
                    </w:tcPr>
                  </w:tcPrChange>
                </w:tcPr>
                <w:p w14:paraId="29129836" w14:textId="77777777" w:rsidR="00155EDD" w:rsidRDefault="00155EDD" w:rsidP="00155EDD">
                  <w:pPr>
                    <w:jc w:val="center"/>
                    <w:rPr>
                      <w:ins w:id="928" w:author="Gannon, Hugh (Allianz Global Life)" w:date="2026-06-29T16:21:00Z" w16du:dateUtc="2026-06-29T15:21:00Z"/>
                      <w:rFonts w:ascii="Arial" w:hAnsi="Arial" w:cs="Arial"/>
                      <w:color w:val="000000"/>
                      <w:sz w:val="16"/>
                      <w:szCs w:val="16"/>
                    </w:rPr>
                  </w:pPr>
                  <w:ins w:id="929" w:author="Gannon, Hugh (Allianz Global Life)" w:date="2026-06-29T16:21:00Z" w16du:dateUtc="2026-06-29T15:21:00Z">
                    <w:r>
                      <w:rPr>
                        <w:rFonts w:ascii="Arial" w:hAnsi="Arial" w:cs="Arial"/>
                        <w:color w:val="000000"/>
                        <w:sz w:val="16"/>
                        <w:szCs w:val="16"/>
                      </w:rPr>
                      <w:t>M2</w:t>
                    </w:r>
                  </w:ins>
                </w:p>
              </w:tc>
              <w:tc>
                <w:tcPr>
                  <w:tcW w:w="1446" w:type="dxa"/>
                  <w:tcBorders>
                    <w:top w:val="nil"/>
                    <w:left w:val="nil"/>
                    <w:bottom w:val="single" w:sz="4" w:space="0" w:color="auto"/>
                    <w:right w:val="single" w:sz="4" w:space="0" w:color="auto"/>
                  </w:tcBorders>
                  <w:noWrap/>
                  <w:vAlign w:val="bottom"/>
                  <w:hideMark/>
                  <w:tcPrChange w:id="930" w:author="Gannon, Hugh (Allianz Global Life)" w:date="2026-06-29T16:22:00Z" w16du:dateUtc="2026-06-29T15:22:00Z">
                    <w:tcPr>
                      <w:tcW w:w="2200" w:type="dxa"/>
                      <w:gridSpan w:val="2"/>
                      <w:tcBorders>
                        <w:top w:val="nil"/>
                        <w:left w:val="nil"/>
                        <w:bottom w:val="single" w:sz="4" w:space="0" w:color="auto"/>
                        <w:right w:val="single" w:sz="4" w:space="0" w:color="auto"/>
                      </w:tcBorders>
                      <w:noWrap/>
                      <w:vAlign w:val="bottom"/>
                      <w:hideMark/>
                    </w:tcPr>
                  </w:tcPrChange>
                </w:tcPr>
                <w:p w14:paraId="49661B38" w14:textId="77777777" w:rsidR="00155EDD" w:rsidRDefault="00155EDD" w:rsidP="00155EDD">
                  <w:pPr>
                    <w:jc w:val="center"/>
                    <w:rPr>
                      <w:ins w:id="931" w:author="Gannon, Hugh (Allianz Global Life)" w:date="2026-06-29T16:21:00Z" w16du:dateUtc="2026-06-29T15:21:00Z"/>
                      <w:rFonts w:ascii="Arial" w:hAnsi="Arial" w:cs="Arial"/>
                      <w:color w:val="000000"/>
                      <w:sz w:val="16"/>
                      <w:szCs w:val="16"/>
                    </w:rPr>
                  </w:pPr>
                  <w:ins w:id="932" w:author="Gannon, Hugh (Allianz Global Life)" w:date="2026-06-29T16:21:00Z" w16du:dateUtc="2026-06-29T15:21:00Z">
                    <w:r>
                      <w:rPr>
                        <w:rFonts w:ascii="Arial" w:hAnsi="Arial" w:cs="Arial"/>
                        <w:color w:val="000000"/>
                        <w:sz w:val="16"/>
                        <w:szCs w:val="16"/>
                      </w:rPr>
                      <w:t>3.50%</w:t>
                    </w:r>
                  </w:ins>
                </w:p>
              </w:tc>
              <w:tc>
                <w:tcPr>
                  <w:tcW w:w="1701" w:type="dxa"/>
                  <w:tcBorders>
                    <w:top w:val="nil"/>
                    <w:left w:val="nil"/>
                    <w:bottom w:val="single" w:sz="4" w:space="0" w:color="auto"/>
                    <w:right w:val="single" w:sz="4" w:space="0" w:color="auto"/>
                  </w:tcBorders>
                  <w:noWrap/>
                  <w:vAlign w:val="bottom"/>
                  <w:hideMark/>
                  <w:tcPrChange w:id="933" w:author="Gannon, Hugh (Allianz Global Life)" w:date="2026-06-29T16:22:00Z" w16du:dateUtc="2026-06-29T15:22:00Z">
                    <w:tcPr>
                      <w:tcW w:w="2140" w:type="dxa"/>
                      <w:gridSpan w:val="2"/>
                      <w:tcBorders>
                        <w:top w:val="nil"/>
                        <w:left w:val="nil"/>
                        <w:bottom w:val="single" w:sz="4" w:space="0" w:color="auto"/>
                        <w:right w:val="single" w:sz="4" w:space="0" w:color="auto"/>
                      </w:tcBorders>
                      <w:noWrap/>
                      <w:vAlign w:val="bottom"/>
                      <w:hideMark/>
                    </w:tcPr>
                  </w:tcPrChange>
                </w:tcPr>
                <w:p w14:paraId="6D2F17BF" w14:textId="77777777" w:rsidR="00155EDD" w:rsidRDefault="00155EDD" w:rsidP="00155EDD">
                  <w:pPr>
                    <w:jc w:val="center"/>
                    <w:rPr>
                      <w:ins w:id="934" w:author="Gannon, Hugh (Allianz Global Life)" w:date="2026-06-29T16:21:00Z" w16du:dateUtc="2026-06-29T15:21:00Z"/>
                      <w:rFonts w:ascii="Arial" w:hAnsi="Arial" w:cs="Arial"/>
                      <w:color w:val="000000"/>
                      <w:sz w:val="16"/>
                      <w:szCs w:val="16"/>
                    </w:rPr>
                  </w:pPr>
                  <w:ins w:id="935" w:author="Gannon, Hugh (Allianz Global Life)" w:date="2026-06-29T16:21:00Z" w16du:dateUtc="2026-06-29T15:21:00Z">
                    <w:r>
                      <w:rPr>
                        <w:rFonts w:ascii="Arial" w:hAnsi="Arial" w:cs="Arial"/>
                        <w:color w:val="000000"/>
                        <w:sz w:val="16"/>
                        <w:szCs w:val="16"/>
                      </w:rPr>
                      <w:t>100%</w:t>
                    </w:r>
                  </w:ins>
                </w:p>
              </w:tc>
              <w:tc>
                <w:tcPr>
                  <w:tcW w:w="1418" w:type="dxa"/>
                  <w:tcBorders>
                    <w:top w:val="nil"/>
                    <w:left w:val="nil"/>
                    <w:bottom w:val="single" w:sz="4" w:space="0" w:color="auto"/>
                    <w:right w:val="single" w:sz="4" w:space="0" w:color="auto"/>
                  </w:tcBorders>
                  <w:noWrap/>
                  <w:vAlign w:val="bottom"/>
                  <w:hideMark/>
                  <w:tcPrChange w:id="936" w:author="Gannon, Hugh (Allianz Global Life)" w:date="2026-06-29T16:22:00Z" w16du:dateUtc="2026-06-29T15:22:00Z">
                    <w:tcPr>
                      <w:tcW w:w="1720" w:type="dxa"/>
                      <w:gridSpan w:val="3"/>
                      <w:tcBorders>
                        <w:top w:val="nil"/>
                        <w:left w:val="nil"/>
                        <w:bottom w:val="single" w:sz="4" w:space="0" w:color="auto"/>
                        <w:right w:val="single" w:sz="4" w:space="0" w:color="auto"/>
                      </w:tcBorders>
                      <w:noWrap/>
                      <w:vAlign w:val="bottom"/>
                      <w:hideMark/>
                    </w:tcPr>
                  </w:tcPrChange>
                </w:tcPr>
                <w:p w14:paraId="42AEE383" w14:textId="77777777" w:rsidR="00155EDD" w:rsidRDefault="00155EDD" w:rsidP="00155EDD">
                  <w:pPr>
                    <w:jc w:val="center"/>
                    <w:rPr>
                      <w:ins w:id="937" w:author="Gannon, Hugh (Allianz Global Life)" w:date="2026-06-29T16:21:00Z" w16du:dateUtc="2026-06-29T15:21:00Z"/>
                      <w:rFonts w:ascii="Arial" w:hAnsi="Arial" w:cs="Arial"/>
                      <w:color w:val="000000"/>
                      <w:sz w:val="16"/>
                      <w:szCs w:val="16"/>
                    </w:rPr>
                  </w:pPr>
                  <w:ins w:id="938" w:author="Gannon, Hugh (Allianz Global Life)" w:date="2026-06-29T16:21:00Z" w16du:dateUtc="2026-06-29T15:21:00Z">
                    <w:r>
                      <w:rPr>
                        <w:rFonts w:ascii="Arial" w:hAnsi="Arial" w:cs="Arial"/>
                        <w:color w:val="000000"/>
                        <w:sz w:val="16"/>
                        <w:szCs w:val="16"/>
                      </w:rPr>
                      <w:t>0% to 4%</w:t>
                    </w:r>
                  </w:ins>
                </w:p>
              </w:tc>
              <w:tc>
                <w:tcPr>
                  <w:tcW w:w="1417" w:type="dxa"/>
                  <w:tcBorders>
                    <w:top w:val="nil"/>
                    <w:left w:val="nil"/>
                    <w:bottom w:val="single" w:sz="4" w:space="0" w:color="auto"/>
                    <w:right w:val="single" w:sz="4" w:space="0" w:color="auto"/>
                  </w:tcBorders>
                  <w:noWrap/>
                  <w:vAlign w:val="bottom"/>
                  <w:hideMark/>
                  <w:tcPrChange w:id="939" w:author="Gannon, Hugh (Allianz Global Life)" w:date="2026-06-29T16:22:00Z" w16du:dateUtc="2026-06-29T15:22:00Z">
                    <w:tcPr>
                      <w:tcW w:w="1880" w:type="dxa"/>
                      <w:tcBorders>
                        <w:top w:val="nil"/>
                        <w:left w:val="nil"/>
                        <w:bottom w:val="single" w:sz="4" w:space="0" w:color="auto"/>
                        <w:right w:val="single" w:sz="4" w:space="0" w:color="auto"/>
                      </w:tcBorders>
                      <w:noWrap/>
                      <w:vAlign w:val="bottom"/>
                      <w:hideMark/>
                    </w:tcPr>
                  </w:tcPrChange>
                </w:tcPr>
                <w:p w14:paraId="4A5AEC6F" w14:textId="77777777" w:rsidR="00155EDD" w:rsidRDefault="00155EDD" w:rsidP="00155EDD">
                  <w:pPr>
                    <w:jc w:val="center"/>
                    <w:rPr>
                      <w:ins w:id="940" w:author="Gannon, Hugh (Allianz Global Life)" w:date="2026-06-29T16:21:00Z" w16du:dateUtc="2026-06-29T15:21:00Z"/>
                      <w:rFonts w:ascii="Arial" w:hAnsi="Arial" w:cs="Arial"/>
                      <w:color w:val="000000"/>
                      <w:sz w:val="16"/>
                      <w:szCs w:val="16"/>
                    </w:rPr>
                  </w:pPr>
                  <w:ins w:id="941" w:author="Gannon, Hugh (Allianz Global Life)" w:date="2026-06-29T16:21:00Z" w16du:dateUtc="2026-06-29T15:21:00Z">
                    <w:r>
                      <w:rPr>
                        <w:rFonts w:ascii="Arial" w:hAnsi="Arial" w:cs="Arial"/>
                        <w:color w:val="000000"/>
                        <w:sz w:val="16"/>
                        <w:szCs w:val="16"/>
                      </w:rPr>
                      <w:t>99.5% to 103.50%</w:t>
                    </w:r>
                  </w:ins>
                </w:p>
              </w:tc>
            </w:tr>
          </w:tbl>
          <w:p w14:paraId="7ABB2E56" w14:textId="77777777" w:rsidR="00257A8C" w:rsidRPr="00072586" w:rsidRDefault="00257A8C" w:rsidP="00FE69DF">
            <w:pPr>
              <w:rPr>
                <w:rFonts w:asciiTheme="minorHAnsi" w:hAnsiTheme="minorHAnsi" w:cstheme="minorHAnsi"/>
                <w:color w:val="000000"/>
                <w:sz w:val="20"/>
                <w:szCs w:val="20"/>
              </w:rPr>
            </w:pPr>
          </w:p>
          <w:tbl>
            <w:tblPr>
              <w:tblW w:w="4268" w:type="dxa"/>
              <w:tblLook w:val="04A0" w:firstRow="1" w:lastRow="0" w:firstColumn="1" w:lastColumn="0" w:noHBand="0" w:noVBand="1"/>
            </w:tblPr>
            <w:tblGrid>
              <w:gridCol w:w="1717"/>
              <w:gridCol w:w="2551"/>
            </w:tblGrid>
            <w:tr w:rsidR="00E97D03" w:rsidRPr="00072586" w:rsidDel="00257A8C" w14:paraId="1B957BCF" w14:textId="5593F870">
              <w:trPr>
                <w:trHeight w:val="255"/>
                <w:del w:id="942" w:author="Gannon, Hugh (Allianz Global Life)" w:date="2026-06-29T16:18:00Z"/>
              </w:trPr>
              <w:tc>
                <w:tcPr>
                  <w:tcW w:w="1717" w:type="dxa"/>
                  <w:tcBorders>
                    <w:top w:val="single" w:sz="4" w:space="0" w:color="auto"/>
                    <w:left w:val="single" w:sz="4" w:space="0" w:color="auto"/>
                    <w:bottom w:val="single" w:sz="4" w:space="0" w:color="auto"/>
                    <w:right w:val="single" w:sz="4" w:space="0" w:color="auto"/>
                  </w:tcBorders>
                  <w:noWrap/>
                  <w:vAlign w:val="bottom"/>
                  <w:hideMark/>
                </w:tcPr>
                <w:p w14:paraId="1CCA3195" w14:textId="765BB1D4" w:rsidR="00E97D03" w:rsidRPr="00072586" w:rsidDel="00257A8C" w:rsidRDefault="00E97D03" w:rsidP="00E97D03">
                  <w:pPr>
                    <w:jc w:val="center"/>
                    <w:rPr>
                      <w:del w:id="943" w:author="Gannon, Hugh (Allianz Global Life)" w:date="2026-06-29T16:18:00Z" w16du:dateUtc="2026-06-29T15:18:00Z"/>
                      <w:rFonts w:asciiTheme="minorHAnsi" w:hAnsiTheme="minorHAnsi" w:cstheme="minorHAnsi"/>
                      <w:b/>
                      <w:bCs/>
                      <w:color w:val="000000"/>
                      <w:sz w:val="20"/>
                      <w:szCs w:val="20"/>
                    </w:rPr>
                  </w:pPr>
                  <w:del w:id="944" w:author="Gannon, Hugh (Allianz Global Life)" w:date="2026-06-29T16:18:00Z" w16du:dateUtc="2026-06-29T15:18:00Z">
                    <w:r w:rsidRPr="00072586" w:rsidDel="00257A8C">
                      <w:rPr>
                        <w:rFonts w:asciiTheme="minorHAnsi" w:hAnsiTheme="minorHAnsi" w:cstheme="minorHAnsi"/>
                        <w:b/>
                        <w:bCs/>
                        <w:color w:val="000000"/>
                        <w:sz w:val="20"/>
                        <w:szCs w:val="20"/>
                      </w:rPr>
                      <w:delText>Product Code</w:delText>
                    </w:r>
                  </w:del>
                </w:p>
              </w:tc>
              <w:tc>
                <w:tcPr>
                  <w:tcW w:w="2551" w:type="dxa"/>
                  <w:tcBorders>
                    <w:top w:val="single" w:sz="4" w:space="0" w:color="auto"/>
                    <w:left w:val="nil"/>
                    <w:bottom w:val="single" w:sz="4" w:space="0" w:color="auto"/>
                    <w:right w:val="single" w:sz="4" w:space="0" w:color="auto"/>
                  </w:tcBorders>
                  <w:noWrap/>
                  <w:vAlign w:val="bottom"/>
                  <w:hideMark/>
                </w:tcPr>
                <w:p w14:paraId="13DCE04C" w14:textId="4CA0F2EB" w:rsidR="00E97D03" w:rsidRPr="00072586" w:rsidDel="00257A8C" w:rsidRDefault="00E97D03" w:rsidP="00E97D03">
                  <w:pPr>
                    <w:jc w:val="center"/>
                    <w:rPr>
                      <w:del w:id="945" w:author="Gannon, Hugh (Allianz Global Life)" w:date="2026-06-29T16:18:00Z" w16du:dateUtc="2026-06-29T15:18:00Z"/>
                      <w:rFonts w:asciiTheme="minorHAnsi" w:hAnsiTheme="minorHAnsi" w:cstheme="minorHAnsi"/>
                      <w:b/>
                      <w:bCs/>
                      <w:color w:val="000000"/>
                      <w:sz w:val="20"/>
                      <w:szCs w:val="20"/>
                    </w:rPr>
                  </w:pPr>
                  <w:del w:id="946" w:author="Gannon, Hugh (Allianz Global Life)" w:date="2026-06-29T16:18:00Z" w16du:dateUtc="2026-06-29T15:18:00Z">
                    <w:r w:rsidRPr="00072586" w:rsidDel="00257A8C">
                      <w:rPr>
                        <w:rFonts w:asciiTheme="minorHAnsi" w:hAnsiTheme="minorHAnsi" w:cstheme="minorHAnsi"/>
                        <w:b/>
                        <w:bCs/>
                        <w:color w:val="000000"/>
                        <w:sz w:val="20"/>
                        <w:szCs w:val="20"/>
                      </w:rPr>
                      <w:delText>Upfront Commission Single Premium</w:delText>
                    </w:r>
                  </w:del>
                </w:p>
              </w:tc>
            </w:tr>
            <w:tr w:rsidR="00E97D03" w:rsidRPr="00072586" w:rsidDel="00257A8C" w14:paraId="240B7BCE" w14:textId="41C38275">
              <w:trPr>
                <w:trHeight w:val="255"/>
                <w:del w:id="947" w:author="Gannon, Hugh (Allianz Global Life)" w:date="2026-06-29T16:18:00Z"/>
              </w:trPr>
              <w:tc>
                <w:tcPr>
                  <w:tcW w:w="1717" w:type="dxa"/>
                  <w:tcBorders>
                    <w:top w:val="nil"/>
                    <w:left w:val="single" w:sz="4" w:space="0" w:color="auto"/>
                    <w:bottom w:val="single" w:sz="4" w:space="0" w:color="auto"/>
                    <w:right w:val="single" w:sz="4" w:space="0" w:color="auto"/>
                  </w:tcBorders>
                  <w:noWrap/>
                  <w:vAlign w:val="bottom"/>
                  <w:hideMark/>
                </w:tcPr>
                <w:p w14:paraId="50BB7084" w14:textId="52985A51" w:rsidR="00E97D03" w:rsidRPr="00072586" w:rsidDel="00257A8C" w:rsidRDefault="00E97D03" w:rsidP="00E97D03">
                  <w:pPr>
                    <w:jc w:val="center"/>
                    <w:rPr>
                      <w:del w:id="948" w:author="Gannon, Hugh (Allianz Global Life)" w:date="2026-06-29T16:18:00Z" w16du:dateUtc="2026-06-29T15:18:00Z"/>
                      <w:rFonts w:asciiTheme="minorHAnsi" w:hAnsiTheme="minorHAnsi" w:cstheme="minorHAnsi"/>
                      <w:color w:val="000000"/>
                      <w:sz w:val="20"/>
                      <w:szCs w:val="20"/>
                    </w:rPr>
                  </w:pPr>
                  <w:del w:id="949" w:author="Gannon, Hugh (Allianz Global Life)" w:date="2026-06-29T16:18:00Z" w16du:dateUtc="2026-06-29T15:18:00Z">
                    <w:r w:rsidRPr="00072586" w:rsidDel="00257A8C">
                      <w:rPr>
                        <w:rFonts w:asciiTheme="minorHAnsi" w:hAnsiTheme="minorHAnsi" w:cstheme="minorHAnsi"/>
                        <w:color w:val="000000"/>
                        <w:sz w:val="20"/>
                        <w:szCs w:val="20"/>
                      </w:rPr>
                      <w:delText>A1</w:delText>
                    </w:r>
                  </w:del>
                </w:p>
              </w:tc>
              <w:tc>
                <w:tcPr>
                  <w:tcW w:w="2551" w:type="dxa"/>
                  <w:tcBorders>
                    <w:top w:val="nil"/>
                    <w:left w:val="nil"/>
                    <w:bottom w:val="single" w:sz="4" w:space="0" w:color="auto"/>
                    <w:right w:val="single" w:sz="4" w:space="0" w:color="auto"/>
                  </w:tcBorders>
                  <w:noWrap/>
                  <w:vAlign w:val="bottom"/>
                  <w:hideMark/>
                </w:tcPr>
                <w:p w14:paraId="41D85A42" w14:textId="24B7FF22" w:rsidR="00E97D03" w:rsidRPr="00072586" w:rsidDel="00257A8C" w:rsidRDefault="00E97D03" w:rsidP="00E97D03">
                  <w:pPr>
                    <w:jc w:val="center"/>
                    <w:rPr>
                      <w:del w:id="950" w:author="Gannon, Hugh (Allianz Global Life)" w:date="2026-06-29T16:18:00Z" w16du:dateUtc="2026-06-29T15:18:00Z"/>
                      <w:rFonts w:asciiTheme="minorHAnsi" w:hAnsiTheme="minorHAnsi" w:cstheme="minorHAnsi"/>
                      <w:color w:val="000000"/>
                      <w:sz w:val="20"/>
                      <w:szCs w:val="20"/>
                    </w:rPr>
                  </w:pPr>
                  <w:del w:id="951" w:author="Gannon, Hugh (Allianz Global Life)" w:date="2026-06-29T16:18:00Z" w16du:dateUtc="2026-06-29T15:18:00Z">
                    <w:r w:rsidRPr="00072586" w:rsidDel="00257A8C">
                      <w:rPr>
                        <w:rFonts w:asciiTheme="minorHAnsi" w:hAnsiTheme="minorHAnsi" w:cstheme="minorHAnsi"/>
                        <w:color w:val="000000"/>
                        <w:sz w:val="20"/>
                        <w:szCs w:val="20"/>
                      </w:rPr>
                      <w:delText>0%</w:delText>
                    </w:r>
                  </w:del>
                </w:p>
              </w:tc>
            </w:tr>
            <w:tr w:rsidR="00E97D03" w:rsidRPr="00072586" w:rsidDel="00257A8C" w14:paraId="7EB6D31F" w14:textId="05737894">
              <w:trPr>
                <w:trHeight w:val="255"/>
                <w:del w:id="952" w:author="Gannon, Hugh (Allianz Global Life)" w:date="2026-06-29T16:18:00Z"/>
              </w:trPr>
              <w:tc>
                <w:tcPr>
                  <w:tcW w:w="1717" w:type="dxa"/>
                  <w:tcBorders>
                    <w:top w:val="nil"/>
                    <w:left w:val="single" w:sz="4" w:space="0" w:color="auto"/>
                    <w:bottom w:val="single" w:sz="4" w:space="0" w:color="auto"/>
                    <w:right w:val="single" w:sz="4" w:space="0" w:color="auto"/>
                  </w:tcBorders>
                  <w:noWrap/>
                  <w:vAlign w:val="bottom"/>
                  <w:hideMark/>
                </w:tcPr>
                <w:p w14:paraId="679961E7" w14:textId="715574AE" w:rsidR="00E97D03" w:rsidRPr="00072586" w:rsidDel="00257A8C" w:rsidRDefault="00E97D03" w:rsidP="00E97D03">
                  <w:pPr>
                    <w:jc w:val="center"/>
                    <w:rPr>
                      <w:del w:id="953" w:author="Gannon, Hugh (Allianz Global Life)" w:date="2026-06-29T16:18:00Z" w16du:dateUtc="2026-06-29T15:18:00Z"/>
                      <w:rFonts w:asciiTheme="minorHAnsi" w:hAnsiTheme="minorHAnsi" w:cstheme="minorHAnsi"/>
                      <w:color w:val="000000"/>
                      <w:sz w:val="20"/>
                      <w:szCs w:val="20"/>
                    </w:rPr>
                  </w:pPr>
                  <w:del w:id="954" w:author="Gannon, Hugh (Allianz Global Life)" w:date="2026-06-29T16:18:00Z" w16du:dateUtc="2026-06-29T15:18:00Z">
                    <w:r w:rsidRPr="00072586" w:rsidDel="00257A8C">
                      <w:rPr>
                        <w:rFonts w:asciiTheme="minorHAnsi" w:hAnsiTheme="minorHAnsi" w:cstheme="minorHAnsi"/>
                        <w:color w:val="000000"/>
                        <w:sz w:val="20"/>
                        <w:szCs w:val="20"/>
                      </w:rPr>
                      <w:delText>A2</w:delText>
                    </w:r>
                  </w:del>
                </w:p>
              </w:tc>
              <w:tc>
                <w:tcPr>
                  <w:tcW w:w="2551" w:type="dxa"/>
                  <w:tcBorders>
                    <w:top w:val="nil"/>
                    <w:left w:val="nil"/>
                    <w:bottom w:val="single" w:sz="4" w:space="0" w:color="auto"/>
                    <w:right w:val="single" w:sz="4" w:space="0" w:color="auto"/>
                  </w:tcBorders>
                  <w:noWrap/>
                  <w:vAlign w:val="bottom"/>
                  <w:hideMark/>
                </w:tcPr>
                <w:p w14:paraId="024DD37B" w14:textId="5F95809A" w:rsidR="00E97D03" w:rsidRPr="00072586" w:rsidDel="00257A8C" w:rsidRDefault="00E97D03" w:rsidP="00E97D03">
                  <w:pPr>
                    <w:jc w:val="center"/>
                    <w:rPr>
                      <w:del w:id="955" w:author="Gannon, Hugh (Allianz Global Life)" w:date="2026-06-29T16:18:00Z" w16du:dateUtc="2026-06-29T15:18:00Z"/>
                      <w:rFonts w:asciiTheme="minorHAnsi" w:hAnsiTheme="minorHAnsi" w:cstheme="minorHAnsi"/>
                      <w:color w:val="000000"/>
                      <w:sz w:val="20"/>
                      <w:szCs w:val="20"/>
                    </w:rPr>
                  </w:pPr>
                  <w:del w:id="956" w:author="Gannon, Hugh (Allianz Global Life)" w:date="2026-06-29T16:18:00Z" w16du:dateUtc="2026-06-29T15:18:00Z">
                    <w:r w:rsidRPr="00072586" w:rsidDel="00257A8C">
                      <w:rPr>
                        <w:rFonts w:asciiTheme="minorHAnsi" w:hAnsiTheme="minorHAnsi" w:cstheme="minorHAnsi"/>
                        <w:color w:val="000000"/>
                        <w:sz w:val="20"/>
                        <w:szCs w:val="20"/>
                      </w:rPr>
                      <w:delText>1%</w:delText>
                    </w:r>
                  </w:del>
                </w:p>
              </w:tc>
            </w:tr>
            <w:tr w:rsidR="00E97D03" w:rsidRPr="00072586" w:rsidDel="00257A8C" w14:paraId="0FCA54AB" w14:textId="0EFBD69E">
              <w:trPr>
                <w:trHeight w:val="255"/>
                <w:del w:id="957" w:author="Gannon, Hugh (Allianz Global Life)" w:date="2026-06-29T16:18:00Z"/>
              </w:trPr>
              <w:tc>
                <w:tcPr>
                  <w:tcW w:w="1717" w:type="dxa"/>
                  <w:tcBorders>
                    <w:top w:val="nil"/>
                    <w:left w:val="single" w:sz="4" w:space="0" w:color="auto"/>
                    <w:bottom w:val="single" w:sz="4" w:space="0" w:color="auto"/>
                    <w:right w:val="single" w:sz="4" w:space="0" w:color="auto"/>
                  </w:tcBorders>
                  <w:noWrap/>
                  <w:vAlign w:val="bottom"/>
                  <w:hideMark/>
                </w:tcPr>
                <w:p w14:paraId="46CE4A5E" w14:textId="3315B4F2" w:rsidR="00E97D03" w:rsidRPr="00072586" w:rsidDel="00257A8C" w:rsidRDefault="00E97D03" w:rsidP="00E97D03">
                  <w:pPr>
                    <w:jc w:val="center"/>
                    <w:rPr>
                      <w:del w:id="958" w:author="Gannon, Hugh (Allianz Global Life)" w:date="2026-06-29T16:18:00Z" w16du:dateUtc="2026-06-29T15:18:00Z"/>
                      <w:rFonts w:asciiTheme="minorHAnsi" w:hAnsiTheme="minorHAnsi" w:cstheme="minorHAnsi"/>
                      <w:color w:val="000000"/>
                      <w:sz w:val="20"/>
                      <w:szCs w:val="20"/>
                    </w:rPr>
                  </w:pPr>
                  <w:del w:id="959" w:author="Gannon, Hugh (Allianz Global Life)" w:date="2026-06-29T16:18:00Z" w16du:dateUtc="2026-06-29T15:18:00Z">
                    <w:r w:rsidRPr="00072586" w:rsidDel="00257A8C">
                      <w:rPr>
                        <w:rFonts w:asciiTheme="minorHAnsi" w:hAnsiTheme="minorHAnsi" w:cstheme="minorHAnsi"/>
                        <w:color w:val="000000"/>
                        <w:sz w:val="20"/>
                        <w:szCs w:val="20"/>
                      </w:rPr>
                      <w:delText>A3</w:delText>
                    </w:r>
                  </w:del>
                </w:p>
              </w:tc>
              <w:tc>
                <w:tcPr>
                  <w:tcW w:w="2551" w:type="dxa"/>
                  <w:tcBorders>
                    <w:top w:val="nil"/>
                    <w:left w:val="nil"/>
                    <w:bottom w:val="single" w:sz="4" w:space="0" w:color="auto"/>
                    <w:right w:val="single" w:sz="4" w:space="0" w:color="auto"/>
                  </w:tcBorders>
                  <w:noWrap/>
                  <w:vAlign w:val="bottom"/>
                  <w:hideMark/>
                </w:tcPr>
                <w:p w14:paraId="7307DD86" w14:textId="34D5F3EF" w:rsidR="00E97D03" w:rsidRPr="00072586" w:rsidDel="00257A8C" w:rsidRDefault="00E97D03" w:rsidP="00E97D03">
                  <w:pPr>
                    <w:jc w:val="center"/>
                    <w:rPr>
                      <w:del w:id="960" w:author="Gannon, Hugh (Allianz Global Life)" w:date="2026-06-29T16:18:00Z" w16du:dateUtc="2026-06-29T15:18:00Z"/>
                      <w:rFonts w:asciiTheme="minorHAnsi" w:hAnsiTheme="minorHAnsi" w:cstheme="minorHAnsi"/>
                      <w:color w:val="000000"/>
                      <w:sz w:val="20"/>
                      <w:szCs w:val="20"/>
                    </w:rPr>
                  </w:pPr>
                  <w:del w:id="961" w:author="Gannon, Hugh (Allianz Global Life)" w:date="2026-06-29T16:18:00Z" w16du:dateUtc="2026-06-29T15:18:00Z">
                    <w:r w:rsidRPr="00072586" w:rsidDel="00257A8C">
                      <w:rPr>
                        <w:rFonts w:asciiTheme="minorHAnsi" w:hAnsiTheme="minorHAnsi" w:cstheme="minorHAnsi"/>
                        <w:color w:val="000000"/>
                        <w:sz w:val="20"/>
                        <w:szCs w:val="20"/>
                      </w:rPr>
                      <w:delText>2%</w:delText>
                    </w:r>
                  </w:del>
                </w:p>
              </w:tc>
            </w:tr>
            <w:tr w:rsidR="00E97D03" w:rsidRPr="00072586" w:rsidDel="00257A8C" w14:paraId="22151813" w14:textId="156B2E51">
              <w:trPr>
                <w:trHeight w:val="255"/>
                <w:del w:id="962" w:author="Gannon, Hugh (Allianz Global Life)" w:date="2026-06-29T16:18:00Z"/>
              </w:trPr>
              <w:tc>
                <w:tcPr>
                  <w:tcW w:w="1717" w:type="dxa"/>
                  <w:tcBorders>
                    <w:top w:val="nil"/>
                    <w:left w:val="single" w:sz="4" w:space="0" w:color="auto"/>
                    <w:bottom w:val="single" w:sz="4" w:space="0" w:color="auto"/>
                    <w:right w:val="single" w:sz="4" w:space="0" w:color="auto"/>
                  </w:tcBorders>
                  <w:noWrap/>
                  <w:vAlign w:val="bottom"/>
                </w:tcPr>
                <w:p w14:paraId="601EE8AE" w14:textId="399A7AD2" w:rsidR="00E97D03" w:rsidRPr="00072586" w:rsidDel="00257A8C" w:rsidRDefault="00E97D03" w:rsidP="00E97D03">
                  <w:pPr>
                    <w:jc w:val="center"/>
                    <w:rPr>
                      <w:del w:id="963" w:author="Gannon, Hugh (Allianz Global Life)" w:date="2026-06-29T16:18:00Z" w16du:dateUtc="2026-06-29T15:18:00Z"/>
                      <w:rFonts w:asciiTheme="minorHAnsi" w:hAnsiTheme="minorHAnsi" w:cstheme="minorHAnsi"/>
                      <w:color w:val="000000"/>
                      <w:sz w:val="20"/>
                      <w:szCs w:val="20"/>
                    </w:rPr>
                  </w:pPr>
                  <w:del w:id="964" w:author="Gannon, Hugh (Allianz Global Life)" w:date="2026-06-29T16:18:00Z" w16du:dateUtc="2026-06-29T15:18:00Z">
                    <w:r w:rsidRPr="00072586" w:rsidDel="00257A8C">
                      <w:rPr>
                        <w:rFonts w:asciiTheme="minorHAnsi" w:hAnsiTheme="minorHAnsi" w:cstheme="minorHAnsi"/>
                        <w:color w:val="000000"/>
                        <w:sz w:val="20"/>
                        <w:szCs w:val="20"/>
                      </w:rPr>
                      <w:delText>A4</w:delText>
                    </w:r>
                  </w:del>
                </w:p>
              </w:tc>
              <w:tc>
                <w:tcPr>
                  <w:tcW w:w="2551" w:type="dxa"/>
                  <w:tcBorders>
                    <w:top w:val="nil"/>
                    <w:left w:val="nil"/>
                    <w:bottom w:val="single" w:sz="4" w:space="0" w:color="auto"/>
                    <w:right w:val="single" w:sz="4" w:space="0" w:color="auto"/>
                  </w:tcBorders>
                  <w:noWrap/>
                  <w:vAlign w:val="bottom"/>
                </w:tcPr>
                <w:p w14:paraId="1CD13CC5" w14:textId="5BB04C47" w:rsidR="00E97D03" w:rsidRPr="00072586" w:rsidDel="00257A8C" w:rsidRDefault="00E97D03" w:rsidP="00E97D03">
                  <w:pPr>
                    <w:jc w:val="center"/>
                    <w:rPr>
                      <w:del w:id="965" w:author="Gannon, Hugh (Allianz Global Life)" w:date="2026-06-29T16:18:00Z" w16du:dateUtc="2026-06-29T15:18:00Z"/>
                      <w:rFonts w:asciiTheme="minorHAnsi" w:hAnsiTheme="minorHAnsi" w:cstheme="minorHAnsi"/>
                      <w:color w:val="000000"/>
                      <w:sz w:val="20"/>
                      <w:szCs w:val="20"/>
                    </w:rPr>
                  </w:pPr>
                  <w:del w:id="966" w:author="Gannon, Hugh (Allianz Global Life)" w:date="2026-06-29T16:18:00Z" w16du:dateUtc="2026-06-29T15:18:00Z">
                    <w:r w:rsidRPr="00072586" w:rsidDel="00257A8C">
                      <w:rPr>
                        <w:rFonts w:asciiTheme="minorHAnsi" w:hAnsiTheme="minorHAnsi" w:cstheme="minorHAnsi"/>
                        <w:color w:val="000000"/>
                        <w:sz w:val="20"/>
                        <w:szCs w:val="20"/>
                      </w:rPr>
                      <w:delText>3%</w:delText>
                    </w:r>
                  </w:del>
                </w:p>
              </w:tc>
            </w:tr>
            <w:tr w:rsidR="00E97D03" w:rsidRPr="00072586" w:rsidDel="00257A8C" w14:paraId="5E4F8051" w14:textId="74B1CA28">
              <w:trPr>
                <w:trHeight w:val="255"/>
                <w:del w:id="967" w:author="Gannon, Hugh (Allianz Global Life)" w:date="2026-06-29T16:18:00Z"/>
              </w:trPr>
              <w:tc>
                <w:tcPr>
                  <w:tcW w:w="1717" w:type="dxa"/>
                  <w:tcBorders>
                    <w:top w:val="nil"/>
                    <w:left w:val="single" w:sz="4" w:space="0" w:color="auto"/>
                    <w:bottom w:val="single" w:sz="4" w:space="0" w:color="auto"/>
                    <w:right w:val="single" w:sz="4" w:space="0" w:color="auto"/>
                  </w:tcBorders>
                  <w:noWrap/>
                  <w:vAlign w:val="bottom"/>
                </w:tcPr>
                <w:p w14:paraId="1E4967D2" w14:textId="66A070E4" w:rsidR="00E97D03" w:rsidRPr="00072586" w:rsidDel="00257A8C" w:rsidRDefault="00E97D03" w:rsidP="00E97D03">
                  <w:pPr>
                    <w:jc w:val="center"/>
                    <w:rPr>
                      <w:del w:id="968" w:author="Gannon, Hugh (Allianz Global Life)" w:date="2026-06-29T16:18:00Z" w16du:dateUtc="2026-06-29T15:18:00Z"/>
                      <w:rFonts w:asciiTheme="minorHAnsi" w:hAnsiTheme="minorHAnsi" w:cstheme="minorHAnsi"/>
                      <w:color w:val="000000"/>
                      <w:sz w:val="20"/>
                      <w:szCs w:val="20"/>
                    </w:rPr>
                  </w:pPr>
                  <w:del w:id="969" w:author="Gannon, Hugh (Allianz Global Life)" w:date="2026-06-29T16:18:00Z" w16du:dateUtc="2026-06-29T15:18:00Z">
                    <w:r w:rsidRPr="00072586" w:rsidDel="00257A8C">
                      <w:rPr>
                        <w:rFonts w:asciiTheme="minorHAnsi" w:hAnsiTheme="minorHAnsi" w:cstheme="minorHAnsi"/>
                        <w:color w:val="000000"/>
                        <w:sz w:val="20"/>
                        <w:szCs w:val="20"/>
                      </w:rPr>
                      <w:delText>A5</w:delText>
                    </w:r>
                  </w:del>
                </w:p>
              </w:tc>
              <w:tc>
                <w:tcPr>
                  <w:tcW w:w="2551" w:type="dxa"/>
                  <w:tcBorders>
                    <w:top w:val="nil"/>
                    <w:left w:val="nil"/>
                    <w:bottom w:val="single" w:sz="4" w:space="0" w:color="auto"/>
                    <w:right w:val="single" w:sz="4" w:space="0" w:color="auto"/>
                  </w:tcBorders>
                  <w:noWrap/>
                  <w:vAlign w:val="bottom"/>
                </w:tcPr>
                <w:p w14:paraId="0120B1BE" w14:textId="0EBC9BCD" w:rsidR="00E97D03" w:rsidRPr="00072586" w:rsidDel="00257A8C" w:rsidRDefault="00E97D03" w:rsidP="00E97D03">
                  <w:pPr>
                    <w:jc w:val="center"/>
                    <w:rPr>
                      <w:del w:id="970" w:author="Gannon, Hugh (Allianz Global Life)" w:date="2026-06-29T16:18:00Z" w16du:dateUtc="2026-06-29T15:18:00Z"/>
                      <w:rFonts w:asciiTheme="minorHAnsi" w:hAnsiTheme="minorHAnsi" w:cstheme="minorHAnsi"/>
                      <w:color w:val="000000"/>
                      <w:sz w:val="20"/>
                      <w:szCs w:val="20"/>
                    </w:rPr>
                  </w:pPr>
                  <w:del w:id="971" w:author="Gannon, Hugh (Allianz Global Life)" w:date="2026-06-29T16:18:00Z" w16du:dateUtc="2026-06-29T15:18:00Z">
                    <w:r w:rsidRPr="00072586" w:rsidDel="00257A8C">
                      <w:rPr>
                        <w:rFonts w:asciiTheme="minorHAnsi" w:hAnsiTheme="minorHAnsi" w:cstheme="minorHAnsi"/>
                        <w:color w:val="000000"/>
                        <w:sz w:val="20"/>
                        <w:szCs w:val="20"/>
                      </w:rPr>
                      <w:delText>4%</w:delText>
                    </w:r>
                  </w:del>
                </w:p>
              </w:tc>
            </w:tr>
            <w:tr w:rsidR="00E97D03" w:rsidRPr="00072586" w:rsidDel="00257A8C" w14:paraId="16FEE9C5" w14:textId="1BBDDA2F">
              <w:trPr>
                <w:trHeight w:val="255"/>
                <w:del w:id="972" w:author="Gannon, Hugh (Allianz Global Life)" w:date="2026-06-29T16:18:00Z"/>
              </w:trPr>
              <w:tc>
                <w:tcPr>
                  <w:tcW w:w="1717" w:type="dxa"/>
                  <w:tcBorders>
                    <w:top w:val="nil"/>
                    <w:left w:val="single" w:sz="4" w:space="0" w:color="auto"/>
                    <w:bottom w:val="single" w:sz="4" w:space="0" w:color="auto"/>
                    <w:right w:val="single" w:sz="4" w:space="0" w:color="auto"/>
                  </w:tcBorders>
                  <w:noWrap/>
                  <w:vAlign w:val="bottom"/>
                  <w:hideMark/>
                </w:tcPr>
                <w:p w14:paraId="2AFA8968" w14:textId="5888B48C" w:rsidR="00E97D03" w:rsidRPr="00072586" w:rsidDel="00257A8C" w:rsidRDefault="00E97D03" w:rsidP="00E97D03">
                  <w:pPr>
                    <w:jc w:val="center"/>
                    <w:rPr>
                      <w:del w:id="973" w:author="Gannon, Hugh (Allianz Global Life)" w:date="2026-06-29T16:18:00Z" w16du:dateUtc="2026-06-29T15:18:00Z"/>
                      <w:rFonts w:asciiTheme="minorHAnsi" w:hAnsiTheme="minorHAnsi" w:cstheme="minorHAnsi"/>
                      <w:color w:val="000000"/>
                      <w:sz w:val="20"/>
                      <w:szCs w:val="20"/>
                    </w:rPr>
                  </w:pPr>
                  <w:del w:id="974" w:author="Gannon, Hugh (Allianz Global Life)" w:date="2026-06-29T16:18:00Z" w16du:dateUtc="2026-06-29T15:18:00Z">
                    <w:r w:rsidRPr="00072586" w:rsidDel="00257A8C">
                      <w:rPr>
                        <w:rFonts w:asciiTheme="minorHAnsi" w:hAnsiTheme="minorHAnsi" w:cstheme="minorHAnsi"/>
                        <w:color w:val="000000"/>
                        <w:sz w:val="20"/>
                        <w:szCs w:val="20"/>
                      </w:rPr>
                      <w:delText>B1</w:delText>
                    </w:r>
                  </w:del>
                </w:p>
              </w:tc>
              <w:tc>
                <w:tcPr>
                  <w:tcW w:w="2551" w:type="dxa"/>
                  <w:tcBorders>
                    <w:top w:val="nil"/>
                    <w:left w:val="nil"/>
                    <w:bottom w:val="single" w:sz="4" w:space="0" w:color="auto"/>
                    <w:right w:val="single" w:sz="4" w:space="0" w:color="auto"/>
                  </w:tcBorders>
                  <w:noWrap/>
                  <w:vAlign w:val="bottom"/>
                  <w:hideMark/>
                </w:tcPr>
                <w:p w14:paraId="687621E3" w14:textId="3756E5E2" w:rsidR="00E97D03" w:rsidRPr="00072586" w:rsidDel="00257A8C" w:rsidRDefault="00E97D03" w:rsidP="00E97D03">
                  <w:pPr>
                    <w:jc w:val="center"/>
                    <w:rPr>
                      <w:del w:id="975" w:author="Gannon, Hugh (Allianz Global Life)" w:date="2026-06-29T16:18:00Z" w16du:dateUtc="2026-06-29T15:18:00Z"/>
                      <w:rFonts w:asciiTheme="minorHAnsi" w:hAnsiTheme="minorHAnsi" w:cstheme="minorHAnsi"/>
                      <w:color w:val="000000"/>
                      <w:sz w:val="20"/>
                      <w:szCs w:val="20"/>
                    </w:rPr>
                  </w:pPr>
                  <w:del w:id="976" w:author="Gannon, Hugh (Allianz Global Life)" w:date="2026-06-29T16:18:00Z" w16du:dateUtc="2026-06-29T15:18:00Z">
                    <w:r w:rsidRPr="00072586" w:rsidDel="00257A8C">
                      <w:rPr>
                        <w:rFonts w:asciiTheme="minorHAnsi" w:hAnsiTheme="minorHAnsi" w:cstheme="minorHAnsi"/>
                        <w:color w:val="000000"/>
                        <w:sz w:val="20"/>
                        <w:szCs w:val="20"/>
                      </w:rPr>
                      <w:delText>0%</w:delText>
                    </w:r>
                  </w:del>
                </w:p>
              </w:tc>
            </w:tr>
            <w:tr w:rsidR="00E97D03" w:rsidRPr="00072586" w:rsidDel="00257A8C" w14:paraId="4A4EEB42" w14:textId="515CFB7E">
              <w:trPr>
                <w:trHeight w:val="255"/>
                <w:del w:id="977" w:author="Gannon, Hugh (Allianz Global Life)" w:date="2026-06-29T16:18:00Z"/>
              </w:trPr>
              <w:tc>
                <w:tcPr>
                  <w:tcW w:w="1717" w:type="dxa"/>
                  <w:tcBorders>
                    <w:top w:val="nil"/>
                    <w:left w:val="single" w:sz="4" w:space="0" w:color="auto"/>
                    <w:bottom w:val="single" w:sz="4" w:space="0" w:color="auto"/>
                    <w:right w:val="single" w:sz="4" w:space="0" w:color="auto"/>
                  </w:tcBorders>
                  <w:noWrap/>
                  <w:vAlign w:val="bottom"/>
                  <w:hideMark/>
                </w:tcPr>
                <w:p w14:paraId="4C5AD80C" w14:textId="7789E2A2" w:rsidR="00E97D03" w:rsidRPr="00072586" w:rsidDel="00257A8C" w:rsidRDefault="00E97D03" w:rsidP="00E97D03">
                  <w:pPr>
                    <w:jc w:val="center"/>
                    <w:rPr>
                      <w:del w:id="978" w:author="Gannon, Hugh (Allianz Global Life)" w:date="2026-06-29T16:18:00Z" w16du:dateUtc="2026-06-29T15:18:00Z"/>
                      <w:rFonts w:asciiTheme="minorHAnsi" w:hAnsiTheme="minorHAnsi" w:cstheme="minorHAnsi"/>
                      <w:color w:val="000000"/>
                      <w:sz w:val="20"/>
                      <w:szCs w:val="20"/>
                    </w:rPr>
                  </w:pPr>
                  <w:del w:id="979" w:author="Gannon, Hugh (Allianz Global Life)" w:date="2026-06-29T16:18:00Z" w16du:dateUtc="2026-06-29T15:18:00Z">
                    <w:r w:rsidRPr="00072586" w:rsidDel="00257A8C">
                      <w:rPr>
                        <w:rFonts w:asciiTheme="minorHAnsi" w:hAnsiTheme="minorHAnsi" w:cstheme="minorHAnsi"/>
                        <w:color w:val="000000"/>
                        <w:sz w:val="20"/>
                        <w:szCs w:val="20"/>
                      </w:rPr>
                      <w:delText>B2</w:delText>
                    </w:r>
                  </w:del>
                </w:p>
              </w:tc>
              <w:tc>
                <w:tcPr>
                  <w:tcW w:w="2551" w:type="dxa"/>
                  <w:tcBorders>
                    <w:top w:val="nil"/>
                    <w:left w:val="nil"/>
                    <w:bottom w:val="single" w:sz="4" w:space="0" w:color="auto"/>
                    <w:right w:val="single" w:sz="4" w:space="0" w:color="auto"/>
                  </w:tcBorders>
                  <w:noWrap/>
                  <w:vAlign w:val="bottom"/>
                  <w:hideMark/>
                </w:tcPr>
                <w:p w14:paraId="541F2803" w14:textId="43F2B6D6" w:rsidR="00E97D03" w:rsidRPr="00072586" w:rsidDel="00257A8C" w:rsidRDefault="00E97D03" w:rsidP="00E97D03">
                  <w:pPr>
                    <w:jc w:val="center"/>
                    <w:rPr>
                      <w:del w:id="980" w:author="Gannon, Hugh (Allianz Global Life)" w:date="2026-06-29T16:18:00Z" w16du:dateUtc="2026-06-29T15:18:00Z"/>
                      <w:rFonts w:asciiTheme="minorHAnsi" w:hAnsiTheme="minorHAnsi" w:cstheme="minorHAnsi"/>
                      <w:color w:val="000000"/>
                      <w:sz w:val="20"/>
                      <w:szCs w:val="20"/>
                    </w:rPr>
                  </w:pPr>
                  <w:del w:id="981" w:author="Gannon, Hugh (Allianz Global Life)" w:date="2026-06-29T16:18:00Z" w16du:dateUtc="2026-06-29T15:18:00Z">
                    <w:r w:rsidRPr="00072586" w:rsidDel="00257A8C">
                      <w:rPr>
                        <w:rFonts w:asciiTheme="minorHAnsi" w:hAnsiTheme="minorHAnsi" w:cstheme="minorHAnsi"/>
                        <w:color w:val="000000"/>
                        <w:sz w:val="20"/>
                        <w:szCs w:val="20"/>
                      </w:rPr>
                      <w:delText>1%</w:delText>
                    </w:r>
                  </w:del>
                </w:p>
              </w:tc>
            </w:tr>
            <w:tr w:rsidR="00E97D03" w:rsidRPr="00072586" w:rsidDel="00257A8C" w14:paraId="5F10B0AC" w14:textId="1EFD674D">
              <w:trPr>
                <w:trHeight w:val="255"/>
                <w:del w:id="982" w:author="Gannon, Hugh (Allianz Global Life)" w:date="2026-06-29T16:18:00Z"/>
              </w:trPr>
              <w:tc>
                <w:tcPr>
                  <w:tcW w:w="1717" w:type="dxa"/>
                  <w:tcBorders>
                    <w:top w:val="nil"/>
                    <w:left w:val="single" w:sz="4" w:space="0" w:color="auto"/>
                    <w:bottom w:val="single" w:sz="4" w:space="0" w:color="auto"/>
                    <w:right w:val="single" w:sz="4" w:space="0" w:color="auto"/>
                  </w:tcBorders>
                  <w:noWrap/>
                  <w:vAlign w:val="bottom"/>
                  <w:hideMark/>
                </w:tcPr>
                <w:p w14:paraId="50A41998" w14:textId="7B69506A" w:rsidR="00E97D03" w:rsidRPr="00072586" w:rsidDel="00257A8C" w:rsidRDefault="00E97D03" w:rsidP="00E97D03">
                  <w:pPr>
                    <w:jc w:val="center"/>
                    <w:rPr>
                      <w:del w:id="983" w:author="Gannon, Hugh (Allianz Global Life)" w:date="2026-06-29T16:18:00Z" w16du:dateUtc="2026-06-29T15:18:00Z"/>
                      <w:rFonts w:asciiTheme="minorHAnsi" w:hAnsiTheme="minorHAnsi" w:cstheme="minorHAnsi"/>
                      <w:color w:val="000000"/>
                      <w:sz w:val="20"/>
                      <w:szCs w:val="20"/>
                    </w:rPr>
                  </w:pPr>
                  <w:del w:id="984" w:author="Gannon, Hugh (Allianz Global Life)" w:date="2026-06-29T16:18:00Z" w16du:dateUtc="2026-06-29T15:18:00Z">
                    <w:r w:rsidRPr="00072586" w:rsidDel="00257A8C">
                      <w:rPr>
                        <w:rFonts w:asciiTheme="minorHAnsi" w:hAnsiTheme="minorHAnsi" w:cstheme="minorHAnsi"/>
                        <w:color w:val="000000"/>
                        <w:sz w:val="20"/>
                        <w:szCs w:val="20"/>
                      </w:rPr>
                      <w:delText>B3</w:delText>
                    </w:r>
                  </w:del>
                </w:p>
              </w:tc>
              <w:tc>
                <w:tcPr>
                  <w:tcW w:w="2551" w:type="dxa"/>
                  <w:tcBorders>
                    <w:top w:val="nil"/>
                    <w:left w:val="nil"/>
                    <w:bottom w:val="single" w:sz="4" w:space="0" w:color="auto"/>
                    <w:right w:val="single" w:sz="4" w:space="0" w:color="auto"/>
                  </w:tcBorders>
                  <w:noWrap/>
                  <w:vAlign w:val="bottom"/>
                  <w:hideMark/>
                </w:tcPr>
                <w:p w14:paraId="4276B529" w14:textId="1328CAEB" w:rsidR="00E97D03" w:rsidRPr="00072586" w:rsidDel="00257A8C" w:rsidRDefault="00E97D03" w:rsidP="00E97D03">
                  <w:pPr>
                    <w:jc w:val="center"/>
                    <w:rPr>
                      <w:del w:id="985" w:author="Gannon, Hugh (Allianz Global Life)" w:date="2026-06-29T16:18:00Z" w16du:dateUtc="2026-06-29T15:18:00Z"/>
                      <w:rFonts w:asciiTheme="minorHAnsi" w:hAnsiTheme="minorHAnsi" w:cstheme="minorHAnsi"/>
                      <w:color w:val="000000"/>
                      <w:sz w:val="20"/>
                      <w:szCs w:val="20"/>
                    </w:rPr>
                  </w:pPr>
                  <w:del w:id="986" w:author="Gannon, Hugh (Allianz Global Life)" w:date="2026-06-29T16:18:00Z" w16du:dateUtc="2026-06-29T15:18:00Z">
                    <w:r w:rsidRPr="00072586" w:rsidDel="00257A8C">
                      <w:rPr>
                        <w:rFonts w:asciiTheme="minorHAnsi" w:hAnsiTheme="minorHAnsi" w:cstheme="minorHAnsi"/>
                        <w:color w:val="000000"/>
                        <w:sz w:val="20"/>
                        <w:szCs w:val="20"/>
                      </w:rPr>
                      <w:delText>2%</w:delText>
                    </w:r>
                  </w:del>
                </w:p>
              </w:tc>
            </w:tr>
            <w:tr w:rsidR="00E97D03" w:rsidRPr="00072586" w:rsidDel="00257A8C" w14:paraId="0854E185" w14:textId="18588BA8">
              <w:trPr>
                <w:trHeight w:val="255"/>
                <w:del w:id="987" w:author="Gannon, Hugh (Allianz Global Life)" w:date="2026-06-29T16:18:00Z"/>
              </w:trPr>
              <w:tc>
                <w:tcPr>
                  <w:tcW w:w="1717" w:type="dxa"/>
                  <w:tcBorders>
                    <w:top w:val="nil"/>
                    <w:left w:val="single" w:sz="4" w:space="0" w:color="auto"/>
                    <w:bottom w:val="single" w:sz="4" w:space="0" w:color="auto"/>
                    <w:right w:val="single" w:sz="4" w:space="0" w:color="auto"/>
                  </w:tcBorders>
                  <w:noWrap/>
                  <w:vAlign w:val="bottom"/>
                </w:tcPr>
                <w:p w14:paraId="1E569AF7" w14:textId="4E711BA8" w:rsidR="00E97D03" w:rsidRPr="00072586" w:rsidDel="00257A8C" w:rsidRDefault="00E97D03" w:rsidP="00E97D03">
                  <w:pPr>
                    <w:jc w:val="center"/>
                    <w:rPr>
                      <w:del w:id="988" w:author="Gannon, Hugh (Allianz Global Life)" w:date="2026-06-29T16:18:00Z" w16du:dateUtc="2026-06-29T15:18:00Z"/>
                      <w:rFonts w:asciiTheme="minorHAnsi" w:hAnsiTheme="minorHAnsi" w:cstheme="minorHAnsi"/>
                      <w:color w:val="000000"/>
                      <w:sz w:val="20"/>
                      <w:szCs w:val="20"/>
                    </w:rPr>
                  </w:pPr>
                  <w:del w:id="989" w:author="Gannon, Hugh (Allianz Global Life)" w:date="2026-06-29T16:18:00Z" w16du:dateUtc="2026-06-29T15:18:00Z">
                    <w:r w:rsidRPr="00072586" w:rsidDel="00257A8C">
                      <w:rPr>
                        <w:rFonts w:asciiTheme="minorHAnsi" w:hAnsiTheme="minorHAnsi" w:cstheme="minorHAnsi"/>
                        <w:color w:val="000000"/>
                        <w:sz w:val="20"/>
                        <w:szCs w:val="20"/>
                      </w:rPr>
                      <w:delText>B4</w:delText>
                    </w:r>
                  </w:del>
                </w:p>
              </w:tc>
              <w:tc>
                <w:tcPr>
                  <w:tcW w:w="2551" w:type="dxa"/>
                  <w:tcBorders>
                    <w:top w:val="nil"/>
                    <w:left w:val="nil"/>
                    <w:bottom w:val="single" w:sz="4" w:space="0" w:color="auto"/>
                    <w:right w:val="single" w:sz="4" w:space="0" w:color="auto"/>
                  </w:tcBorders>
                  <w:noWrap/>
                  <w:vAlign w:val="bottom"/>
                </w:tcPr>
                <w:p w14:paraId="7B83BF75" w14:textId="5A7A13DA" w:rsidR="00E97D03" w:rsidRPr="00072586" w:rsidDel="00257A8C" w:rsidRDefault="00E97D03" w:rsidP="00E97D03">
                  <w:pPr>
                    <w:jc w:val="center"/>
                    <w:rPr>
                      <w:del w:id="990" w:author="Gannon, Hugh (Allianz Global Life)" w:date="2026-06-29T16:18:00Z" w16du:dateUtc="2026-06-29T15:18:00Z"/>
                      <w:rFonts w:asciiTheme="minorHAnsi" w:hAnsiTheme="minorHAnsi" w:cstheme="minorHAnsi"/>
                      <w:color w:val="000000"/>
                      <w:sz w:val="20"/>
                      <w:szCs w:val="20"/>
                    </w:rPr>
                  </w:pPr>
                  <w:del w:id="991" w:author="Gannon, Hugh (Allianz Global Life)" w:date="2026-06-29T16:18:00Z" w16du:dateUtc="2026-06-29T15:18:00Z">
                    <w:r w:rsidRPr="00072586" w:rsidDel="00257A8C">
                      <w:rPr>
                        <w:rFonts w:asciiTheme="minorHAnsi" w:hAnsiTheme="minorHAnsi" w:cstheme="minorHAnsi"/>
                        <w:color w:val="000000"/>
                        <w:sz w:val="20"/>
                        <w:szCs w:val="20"/>
                      </w:rPr>
                      <w:delText>3%</w:delText>
                    </w:r>
                  </w:del>
                </w:p>
              </w:tc>
            </w:tr>
            <w:tr w:rsidR="00E97D03" w:rsidRPr="00072586" w:rsidDel="00257A8C" w14:paraId="47E60C73" w14:textId="663EDFDA">
              <w:trPr>
                <w:trHeight w:val="255"/>
                <w:del w:id="992" w:author="Gannon, Hugh (Allianz Global Life)" w:date="2026-06-29T16:18:00Z"/>
              </w:trPr>
              <w:tc>
                <w:tcPr>
                  <w:tcW w:w="1717" w:type="dxa"/>
                  <w:tcBorders>
                    <w:top w:val="nil"/>
                    <w:left w:val="single" w:sz="4" w:space="0" w:color="auto"/>
                    <w:bottom w:val="single" w:sz="4" w:space="0" w:color="auto"/>
                    <w:right w:val="single" w:sz="4" w:space="0" w:color="auto"/>
                  </w:tcBorders>
                  <w:noWrap/>
                  <w:vAlign w:val="bottom"/>
                </w:tcPr>
                <w:p w14:paraId="3B5C6217" w14:textId="4ACD92CD" w:rsidR="00E97D03" w:rsidRPr="00072586" w:rsidDel="00257A8C" w:rsidRDefault="00E97D03" w:rsidP="00E97D03">
                  <w:pPr>
                    <w:jc w:val="center"/>
                    <w:rPr>
                      <w:del w:id="993" w:author="Gannon, Hugh (Allianz Global Life)" w:date="2026-06-29T16:18:00Z" w16du:dateUtc="2026-06-29T15:18:00Z"/>
                      <w:rFonts w:asciiTheme="minorHAnsi" w:hAnsiTheme="minorHAnsi" w:cstheme="minorHAnsi"/>
                      <w:color w:val="000000"/>
                      <w:sz w:val="20"/>
                      <w:szCs w:val="20"/>
                    </w:rPr>
                  </w:pPr>
                  <w:del w:id="994" w:author="Gannon, Hugh (Allianz Global Life)" w:date="2026-06-29T16:18:00Z" w16du:dateUtc="2026-06-29T15:18:00Z">
                    <w:r w:rsidRPr="00072586" w:rsidDel="00257A8C">
                      <w:rPr>
                        <w:rFonts w:asciiTheme="minorHAnsi" w:hAnsiTheme="minorHAnsi" w:cstheme="minorHAnsi"/>
                        <w:color w:val="000000"/>
                        <w:sz w:val="20"/>
                        <w:szCs w:val="20"/>
                      </w:rPr>
                      <w:delText>B5</w:delText>
                    </w:r>
                  </w:del>
                </w:p>
              </w:tc>
              <w:tc>
                <w:tcPr>
                  <w:tcW w:w="2551" w:type="dxa"/>
                  <w:tcBorders>
                    <w:top w:val="nil"/>
                    <w:left w:val="nil"/>
                    <w:bottom w:val="single" w:sz="4" w:space="0" w:color="auto"/>
                    <w:right w:val="single" w:sz="4" w:space="0" w:color="auto"/>
                  </w:tcBorders>
                  <w:noWrap/>
                  <w:vAlign w:val="bottom"/>
                </w:tcPr>
                <w:p w14:paraId="622BDDBA" w14:textId="5EBF26C3" w:rsidR="00E97D03" w:rsidRPr="00072586" w:rsidDel="00257A8C" w:rsidRDefault="00E97D03" w:rsidP="00E97D03">
                  <w:pPr>
                    <w:jc w:val="center"/>
                    <w:rPr>
                      <w:del w:id="995" w:author="Gannon, Hugh (Allianz Global Life)" w:date="2026-06-29T16:18:00Z" w16du:dateUtc="2026-06-29T15:18:00Z"/>
                      <w:rFonts w:asciiTheme="minorHAnsi" w:hAnsiTheme="minorHAnsi" w:cstheme="minorHAnsi"/>
                      <w:color w:val="000000"/>
                      <w:sz w:val="20"/>
                      <w:szCs w:val="20"/>
                    </w:rPr>
                  </w:pPr>
                  <w:del w:id="996" w:author="Gannon, Hugh (Allianz Global Life)" w:date="2026-06-29T16:18:00Z" w16du:dateUtc="2026-06-29T15:18:00Z">
                    <w:r w:rsidRPr="00072586" w:rsidDel="00257A8C">
                      <w:rPr>
                        <w:rFonts w:asciiTheme="minorHAnsi" w:hAnsiTheme="minorHAnsi" w:cstheme="minorHAnsi"/>
                        <w:color w:val="000000"/>
                        <w:sz w:val="20"/>
                        <w:szCs w:val="20"/>
                      </w:rPr>
                      <w:delText>4%</w:delText>
                    </w:r>
                  </w:del>
                </w:p>
              </w:tc>
            </w:tr>
            <w:tr w:rsidR="00E97D03" w:rsidRPr="00072586" w:rsidDel="00257A8C" w14:paraId="120A4AD3" w14:textId="7A70DE1E">
              <w:trPr>
                <w:trHeight w:val="255"/>
                <w:del w:id="997" w:author="Gannon, Hugh (Allianz Global Life)" w:date="2026-06-29T16:18:00Z"/>
              </w:trPr>
              <w:tc>
                <w:tcPr>
                  <w:tcW w:w="1717" w:type="dxa"/>
                  <w:tcBorders>
                    <w:top w:val="nil"/>
                    <w:left w:val="single" w:sz="4" w:space="0" w:color="auto"/>
                    <w:bottom w:val="single" w:sz="4" w:space="0" w:color="auto"/>
                    <w:right w:val="single" w:sz="4" w:space="0" w:color="auto"/>
                  </w:tcBorders>
                  <w:noWrap/>
                  <w:vAlign w:val="bottom"/>
                  <w:hideMark/>
                </w:tcPr>
                <w:p w14:paraId="5F78767C" w14:textId="53DEDEB1" w:rsidR="00E97D03" w:rsidRPr="00072586" w:rsidDel="00257A8C" w:rsidRDefault="00E97D03" w:rsidP="00E97D03">
                  <w:pPr>
                    <w:jc w:val="center"/>
                    <w:rPr>
                      <w:del w:id="998" w:author="Gannon, Hugh (Allianz Global Life)" w:date="2026-06-29T16:18:00Z" w16du:dateUtc="2026-06-29T15:18:00Z"/>
                      <w:rFonts w:asciiTheme="minorHAnsi" w:hAnsiTheme="minorHAnsi" w:cstheme="minorHAnsi"/>
                      <w:color w:val="000000"/>
                      <w:sz w:val="20"/>
                      <w:szCs w:val="20"/>
                    </w:rPr>
                  </w:pPr>
                  <w:del w:id="999" w:author="Gannon, Hugh (Allianz Global Life)" w:date="2026-06-29T16:18:00Z" w16du:dateUtc="2026-06-29T15:18:00Z">
                    <w:r w:rsidRPr="00072586" w:rsidDel="00257A8C">
                      <w:rPr>
                        <w:rFonts w:asciiTheme="minorHAnsi" w:hAnsiTheme="minorHAnsi" w:cstheme="minorHAnsi"/>
                        <w:color w:val="000000"/>
                        <w:sz w:val="20"/>
                        <w:szCs w:val="20"/>
                      </w:rPr>
                      <w:delText>C1</w:delText>
                    </w:r>
                  </w:del>
                </w:p>
              </w:tc>
              <w:tc>
                <w:tcPr>
                  <w:tcW w:w="2551" w:type="dxa"/>
                  <w:tcBorders>
                    <w:top w:val="nil"/>
                    <w:left w:val="nil"/>
                    <w:bottom w:val="single" w:sz="4" w:space="0" w:color="auto"/>
                    <w:right w:val="single" w:sz="4" w:space="0" w:color="auto"/>
                  </w:tcBorders>
                  <w:noWrap/>
                  <w:vAlign w:val="bottom"/>
                  <w:hideMark/>
                </w:tcPr>
                <w:p w14:paraId="2B6663AA" w14:textId="59E67DB1" w:rsidR="00E97D03" w:rsidRPr="00072586" w:rsidDel="00257A8C" w:rsidRDefault="00E97D03" w:rsidP="00E97D03">
                  <w:pPr>
                    <w:jc w:val="center"/>
                    <w:rPr>
                      <w:del w:id="1000" w:author="Gannon, Hugh (Allianz Global Life)" w:date="2026-06-29T16:18:00Z" w16du:dateUtc="2026-06-29T15:18:00Z"/>
                      <w:rFonts w:asciiTheme="minorHAnsi" w:hAnsiTheme="minorHAnsi" w:cstheme="minorHAnsi"/>
                      <w:color w:val="000000"/>
                      <w:sz w:val="20"/>
                      <w:szCs w:val="20"/>
                    </w:rPr>
                  </w:pPr>
                  <w:del w:id="1001" w:author="Gannon, Hugh (Allianz Global Life)" w:date="2026-06-29T16:18:00Z" w16du:dateUtc="2026-06-29T15:18:00Z">
                    <w:r w:rsidRPr="00072586" w:rsidDel="00257A8C">
                      <w:rPr>
                        <w:rFonts w:asciiTheme="minorHAnsi" w:hAnsiTheme="minorHAnsi" w:cstheme="minorHAnsi"/>
                        <w:color w:val="000000"/>
                        <w:sz w:val="20"/>
                        <w:szCs w:val="20"/>
                      </w:rPr>
                      <w:delText>0%</w:delText>
                    </w:r>
                  </w:del>
                </w:p>
              </w:tc>
            </w:tr>
            <w:tr w:rsidR="00E97D03" w:rsidRPr="00072586" w:rsidDel="00257A8C" w14:paraId="6CA82932" w14:textId="1C66699E">
              <w:trPr>
                <w:trHeight w:val="255"/>
                <w:del w:id="1002" w:author="Gannon, Hugh (Allianz Global Life)" w:date="2026-06-29T16:18:00Z"/>
              </w:trPr>
              <w:tc>
                <w:tcPr>
                  <w:tcW w:w="1717" w:type="dxa"/>
                  <w:tcBorders>
                    <w:top w:val="nil"/>
                    <w:left w:val="single" w:sz="4" w:space="0" w:color="auto"/>
                    <w:bottom w:val="single" w:sz="4" w:space="0" w:color="auto"/>
                    <w:right w:val="single" w:sz="4" w:space="0" w:color="auto"/>
                  </w:tcBorders>
                  <w:noWrap/>
                  <w:vAlign w:val="bottom"/>
                  <w:hideMark/>
                </w:tcPr>
                <w:p w14:paraId="2FE540DE" w14:textId="1FC1DFAD" w:rsidR="00E97D03" w:rsidRPr="00072586" w:rsidDel="00257A8C" w:rsidRDefault="00E97D03" w:rsidP="00E97D03">
                  <w:pPr>
                    <w:jc w:val="center"/>
                    <w:rPr>
                      <w:del w:id="1003" w:author="Gannon, Hugh (Allianz Global Life)" w:date="2026-06-29T16:18:00Z" w16du:dateUtc="2026-06-29T15:18:00Z"/>
                      <w:rFonts w:asciiTheme="minorHAnsi" w:hAnsiTheme="minorHAnsi" w:cstheme="minorHAnsi"/>
                      <w:color w:val="000000"/>
                      <w:sz w:val="20"/>
                      <w:szCs w:val="20"/>
                    </w:rPr>
                  </w:pPr>
                  <w:del w:id="1004" w:author="Gannon, Hugh (Allianz Global Life)" w:date="2026-06-29T16:18:00Z" w16du:dateUtc="2026-06-29T15:18:00Z">
                    <w:r w:rsidRPr="00072586" w:rsidDel="00257A8C">
                      <w:rPr>
                        <w:rFonts w:asciiTheme="minorHAnsi" w:hAnsiTheme="minorHAnsi" w:cstheme="minorHAnsi"/>
                        <w:color w:val="000000"/>
                        <w:sz w:val="20"/>
                        <w:szCs w:val="20"/>
                      </w:rPr>
                      <w:delText>C2</w:delText>
                    </w:r>
                  </w:del>
                </w:p>
              </w:tc>
              <w:tc>
                <w:tcPr>
                  <w:tcW w:w="2551" w:type="dxa"/>
                  <w:tcBorders>
                    <w:top w:val="nil"/>
                    <w:left w:val="nil"/>
                    <w:bottom w:val="single" w:sz="4" w:space="0" w:color="auto"/>
                    <w:right w:val="single" w:sz="4" w:space="0" w:color="auto"/>
                  </w:tcBorders>
                  <w:noWrap/>
                  <w:vAlign w:val="bottom"/>
                  <w:hideMark/>
                </w:tcPr>
                <w:p w14:paraId="08F651AE" w14:textId="2A4E6431" w:rsidR="00E97D03" w:rsidRPr="00072586" w:rsidDel="00257A8C" w:rsidRDefault="00E97D03" w:rsidP="00E97D03">
                  <w:pPr>
                    <w:jc w:val="center"/>
                    <w:rPr>
                      <w:del w:id="1005" w:author="Gannon, Hugh (Allianz Global Life)" w:date="2026-06-29T16:18:00Z" w16du:dateUtc="2026-06-29T15:18:00Z"/>
                      <w:rFonts w:asciiTheme="minorHAnsi" w:hAnsiTheme="minorHAnsi" w:cstheme="minorHAnsi"/>
                      <w:color w:val="000000"/>
                      <w:sz w:val="20"/>
                      <w:szCs w:val="20"/>
                    </w:rPr>
                  </w:pPr>
                  <w:del w:id="1006" w:author="Gannon, Hugh (Allianz Global Life)" w:date="2026-06-29T16:18:00Z" w16du:dateUtc="2026-06-29T15:18:00Z">
                    <w:r w:rsidRPr="00072586" w:rsidDel="00257A8C">
                      <w:rPr>
                        <w:rFonts w:asciiTheme="minorHAnsi" w:hAnsiTheme="minorHAnsi" w:cstheme="minorHAnsi"/>
                        <w:color w:val="000000"/>
                        <w:sz w:val="20"/>
                        <w:szCs w:val="20"/>
                      </w:rPr>
                      <w:delText>1%</w:delText>
                    </w:r>
                  </w:del>
                </w:p>
              </w:tc>
            </w:tr>
            <w:tr w:rsidR="00E97D03" w:rsidRPr="00072586" w:rsidDel="00257A8C" w14:paraId="6A31A164" w14:textId="267C5ED4">
              <w:trPr>
                <w:trHeight w:val="255"/>
                <w:del w:id="1007" w:author="Gannon, Hugh (Allianz Global Life)" w:date="2026-06-29T16:18:00Z"/>
              </w:trPr>
              <w:tc>
                <w:tcPr>
                  <w:tcW w:w="1717" w:type="dxa"/>
                  <w:tcBorders>
                    <w:top w:val="nil"/>
                    <w:left w:val="single" w:sz="4" w:space="0" w:color="auto"/>
                    <w:bottom w:val="single" w:sz="4" w:space="0" w:color="auto"/>
                    <w:right w:val="single" w:sz="4" w:space="0" w:color="auto"/>
                  </w:tcBorders>
                  <w:noWrap/>
                  <w:vAlign w:val="bottom"/>
                  <w:hideMark/>
                </w:tcPr>
                <w:p w14:paraId="0A414AB8" w14:textId="217ADB89" w:rsidR="00E97D03" w:rsidRPr="00072586" w:rsidDel="00257A8C" w:rsidRDefault="00E97D03" w:rsidP="00E97D03">
                  <w:pPr>
                    <w:jc w:val="center"/>
                    <w:rPr>
                      <w:del w:id="1008" w:author="Gannon, Hugh (Allianz Global Life)" w:date="2026-06-29T16:18:00Z" w16du:dateUtc="2026-06-29T15:18:00Z"/>
                      <w:rFonts w:asciiTheme="minorHAnsi" w:hAnsiTheme="minorHAnsi" w:cstheme="minorHAnsi"/>
                      <w:color w:val="000000"/>
                      <w:sz w:val="20"/>
                      <w:szCs w:val="20"/>
                    </w:rPr>
                  </w:pPr>
                  <w:del w:id="1009" w:author="Gannon, Hugh (Allianz Global Life)" w:date="2026-06-29T16:18:00Z" w16du:dateUtc="2026-06-29T15:18:00Z">
                    <w:r w:rsidRPr="00072586" w:rsidDel="00257A8C">
                      <w:rPr>
                        <w:rFonts w:asciiTheme="minorHAnsi" w:hAnsiTheme="minorHAnsi" w:cstheme="minorHAnsi"/>
                        <w:color w:val="000000"/>
                        <w:sz w:val="20"/>
                        <w:szCs w:val="20"/>
                      </w:rPr>
                      <w:delText>C3</w:delText>
                    </w:r>
                  </w:del>
                </w:p>
              </w:tc>
              <w:tc>
                <w:tcPr>
                  <w:tcW w:w="2551" w:type="dxa"/>
                  <w:tcBorders>
                    <w:top w:val="nil"/>
                    <w:left w:val="nil"/>
                    <w:bottom w:val="single" w:sz="4" w:space="0" w:color="auto"/>
                    <w:right w:val="single" w:sz="4" w:space="0" w:color="auto"/>
                  </w:tcBorders>
                  <w:noWrap/>
                  <w:vAlign w:val="bottom"/>
                  <w:hideMark/>
                </w:tcPr>
                <w:p w14:paraId="05DC2986" w14:textId="4751C195" w:rsidR="00E97D03" w:rsidRPr="00072586" w:rsidDel="00257A8C" w:rsidRDefault="00E97D03" w:rsidP="00E97D03">
                  <w:pPr>
                    <w:jc w:val="center"/>
                    <w:rPr>
                      <w:del w:id="1010" w:author="Gannon, Hugh (Allianz Global Life)" w:date="2026-06-29T16:18:00Z" w16du:dateUtc="2026-06-29T15:18:00Z"/>
                      <w:rFonts w:asciiTheme="minorHAnsi" w:hAnsiTheme="minorHAnsi" w:cstheme="minorHAnsi"/>
                      <w:color w:val="000000"/>
                      <w:sz w:val="20"/>
                      <w:szCs w:val="20"/>
                    </w:rPr>
                  </w:pPr>
                  <w:del w:id="1011" w:author="Gannon, Hugh (Allianz Global Life)" w:date="2026-06-29T16:18:00Z" w16du:dateUtc="2026-06-29T15:18:00Z">
                    <w:r w:rsidRPr="00072586" w:rsidDel="00257A8C">
                      <w:rPr>
                        <w:rFonts w:asciiTheme="minorHAnsi" w:hAnsiTheme="minorHAnsi" w:cstheme="minorHAnsi"/>
                        <w:color w:val="000000"/>
                        <w:sz w:val="20"/>
                        <w:szCs w:val="20"/>
                      </w:rPr>
                      <w:delText>2%</w:delText>
                    </w:r>
                  </w:del>
                </w:p>
              </w:tc>
            </w:tr>
            <w:tr w:rsidR="00E97D03" w:rsidRPr="00072586" w:rsidDel="00257A8C" w14:paraId="4A97AD8C" w14:textId="1A077657">
              <w:trPr>
                <w:trHeight w:val="255"/>
                <w:del w:id="1012" w:author="Gannon, Hugh (Allianz Global Life)" w:date="2026-06-29T16:18:00Z"/>
              </w:trPr>
              <w:tc>
                <w:tcPr>
                  <w:tcW w:w="1717" w:type="dxa"/>
                  <w:tcBorders>
                    <w:top w:val="single" w:sz="4" w:space="0" w:color="auto"/>
                    <w:left w:val="single" w:sz="4" w:space="0" w:color="auto"/>
                    <w:bottom w:val="single" w:sz="4" w:space="0" w:color="auto"/>
                    <w:right w:val="single" w:sz="4" w:space="0" w:color="auto"/>
                  </w:tcBorders>
                  <w:noWrap/>
                  <w:vAlign w:val="bottom"/>
                  <w:hideMark/>
                </w:tcPr>
                <w:p w14:paraId="0D095D83" w14:textId="4067EAD5" w:rsidR="00E97D03" w:rsidRPr="00072586" w:rsidDel="00257A8C" w:rsidRDefault="00E97D03" w:rsidP="00E97D03">
                  <w:pPr>
                    <w:jc w:val="center"/>
                    <w:rPr>
                      <w:del w:id="1013" w:author="Gannon, Hugh (Allianz Global Life)" w:date="2026-06-29T16:18:00Z" w16du:dateUtc="2026-06-29T15:18:00Z"/>
                      <w:rFonts w:asciiTheme="minorHAnsi" w:hAnsiTheme="minorHAnsi" w:cstheme="minorHAnsi"/>
                      <w:color w:val="000000"/>
                      <w:sz w:val="20"/>
                      <w:szCs w:val="20"/>
                    </w:rPr>
                  </w:pPr>
                  <w:del w:id="1014" w:author="Gannon, Hugh (Allianz Global Life)" w:date="2026-06-29T16:18:00Z" w16du:dateUtc="2026-06-29T15:18:00Z">
                    <w:r w:rsidRPr="00072586" w:rsidDel="00257A8C">
                      <w:rPr>
                        <w:rFonts w:asciiTheme="minorHAnsi" w:hAnsiTheme="minorHAnsi" w:cstheme="minorHAnsi"/>
                        <w:color w:val="000000"/>
                        <w:sz w:val="20"/>
                        <w:szCs w:val="20"/>
                      </w:rPr>
                      <w:delText>D</w:delText>
                    </w:r>
                  </w:del>
                </w:p>
              </w:tc>
              <w:tc>
                <w:tcPr>
                  <w:tcW w:w="2551" w:type="dxa"/>
                  <w:tcBorders>
                    <w:top w:val="single" w:sz="4" w:space="0" w:color="auto"/>
                    <w:left w:val="nil"/>
                    <w:bottom w:val="single" w:sz="4" w:space="0" w:color="auto"/>
                    <w:right w:val="single" w:sz="4" w:space="0" w:color="auto"/>
                  </w:tcBorders>
                  <w:noWrap/>
                  <w:vAlign w:val="bottom"/>
                  <w:hideMark/>
                </w:tcPr>
                <w:p w14:paraId="3B551872" w14:textId="7E122AF8" w:rsidR="00E97D03" w:rsidRPr="00072586" w:rsidDel="00257A8C" w:rsidRDefault="00E97D03" w:rsidP="00E97D03">
                  <w:pPr>
                    <w:jc w:val="center"/>
                    <w:rPr>
                      <w:del w:id="1015" w:author="Gannon, Hugh (Allianz Global Life)" w:date="2026-06-29T16:18:00Z" w16du:dateUtc="2026-06-29T15:18:00Z"/>
                      <w:rFonts w:asciiTheme="minorHAnsi" w:hAnsiTheme="minorHAnsi" w:cstheme="minorHAnsi"/>
                      <w:color w:val="000000"/>
                      <w:sz w:val="20"/>
                      <w:szCs w:val="20"/>
                    </w:rPr>
                  </w:pPr>
                  <w:del w:id="1016" w:author="Gannon, Hugh (Allianz Global Life)" w:date="2026-06-29T16:18:00Z" w16du:dateUtc="2026-06-29T15:18:00Z">
                    <w:r w:rsidRPr="00072586" w:rsidDel="00257A8C">
                      <w:rPr>
                        <w:rFonts w:asciiTheme="minorHAnsi" w:hAnsiTheme="minorHAnsi" w:cstheme="minorHAnsi"/>
                        <w:color w:val="000000"/>
                        <w:sz w:val="20"/>
                        <w:szCs w:val="20"/>
                      </w:rPr>
                      <w:delText>0%</w:delText>
                    </w:r>
                  </w:del>
                </w:p>
              </w:tc>
            </w:tr>
            <w:tr w:rsidR="00E97D03" w:rsidRPr="00072586" w:rsidDel="00257A8C" w14:paraId="416B98E7" w14:textId="3D92E432">
              <w:trPr>
                <w:trHeight w:val="255"/>
                <w:del w:id="1017" w:author="Gannon, Hugh (Allianz Global Life)" w:date="2026-06-29T16:18:00Z"/>
              </w:trPr>
              <w:tc>
                <w:tcPr>
                  <w:tcW w:w="1717" w:type="dxa"/>
                  <w:tcBorders>
                    <w:top w:val="single" w:sz="4" w:space="0" w:color="auto"/>
                    <w:left w:val="single" w:sz="4" w:space="0" w:color="auto"/>
                    <w:bottom w:val="single" w:sz="4" w:space="0" w:color="auto"/>
                    <w:right w:val="single" w:sz="4" w:space="0" w:color="auto"/>
                  </w:tcBorders>
                  <w:noWrap/>
                  <w:vAlign w:val="bottom"/>
                </w:tcPr>
                <w:p w14:paraId="37E9AF6C" w14:textId="422EFDC4" w:rsidR="00E97D03" w:rsidRPr="00072586" w:rsidDel="00257A8C" w:rsidRDefault="00E97D03" w:rsidP="00E97D03">
                  <w:pPr>
                    <w:jc w:val="center"/>
                    <w:rPr>
                      <w:del w:id="1018" w:author="Gannon, Hugh (Allianz Global Life)" w:date="2026-06-29T16:18:00Z" w16du:dateUtc="2026-06-29T15:18:00Z"/>
                      <w:rFonts w:asciiTheme="minorHAnsi" w:hAnsiTheme="minorHAnsi" w:cstheme="minorHAnsi"/>
                      <w:color w:val="000000"/>
                      <w:sz w:val="20"/>
                      <w:szCs w:val="20"/>
                    </w:rPr>
                  </w:pPr>
                  <w:del w:id="1019" w:author="Gannon, Hugh (Allianz Global Life)" w:date="2026-06-29T16:18:00Z" w16du:dateUtc="2026-06-29T15:18:00Z">
                    <w:r w:rsidRPr="00072586" w:rsidDel="00257A8C">
                      <w:rPr>
                        <w:rFonts w:asciiTheme="minorHAnsi" w:hAnsiTheme="minorHAnsi" w:cstheme="minorHAnsi"/>
                        <w:color w:val="000000"/>
                        <w:sz w:val="20"/>
                        <w:szCs w:val="20"/>
                      </w:rPr>
                      <w:delText>F1</w:delText>
                    </w:r>
                  </w:del>
                </w:p>
              </w:tc>
              <w:tc>
                <w:tcPr>
                  <w:tcW w:w="2551" w:type="dxa"/>
                  <w:tcBorders>
                    <w:top w:val="single" w:sz="4" w:space="0" w:color="auto"/>
                    <w:left w:val="nil"/>
                    <w:bottom w:val="single" w:sz="4" w:space="0" w:color="auto"/>
                    <w:right w:val="single" w:sz="4" w:space="0" w:color="auto"/>
                  </w:tcBorders>
                  <w:noWrap/>
                  <w:vAlign w:val="bottom"/>
                </w:tcPr>
                <w:p w14:paraId="1AFB9ABA" w14:textId="27F35865" w:rsidR="00E97D03" w:rsidRPr="00072586" w:rsidDel="00257A8C" w:rsidRDefault="00E97D03" w:rsidP="00E97D03">
                  <w:pPr>
                    <w:jc w:val="center"/>
                    <w:rPr>
                      <w:del w:id="1020" w:author="Gannon, Hugh (Allianz Global Life)" w:date="2026-06-29T16:18:00Z" w16du:dateUtc="2026-06-29T15:18:00Z"/>
                      <w:rFonts w:asciiTheme="minorHAnsi" w:hAnsiTheme="minorHAnsi" w:cstheme="minorHAnsi"/>
                      <w:color w:val="000000"/>
                      <w:sz w:val="20"/>
                      <w:szCs w:val="20"/>
                    </w:rPr>
                  </w:pPr>
                  <w:del w:id="1021" w:author="Gannon, Hugh (Allianz Global Life)" w:date="2026-06-29T16:18:00Z" w16du:dateUtc="2026-06-29T15:18:00Z">
                    <w:r w:rsidRPr="00072586" w:rsidDel="00257A8C">
                      <w:rPr>
                        <w:rFonts w:asciiTheme="minorHAnsi" w:hAnsiTheme="minorHAnsi" w:cstheme="minorHAnsi"/>
                        <w:color w:val="000000"/>
                        <w:sz w:val="20"/>
                        <w:szCs w:val="20"/>
                      </w:rPr>
                      <w:delText>0%</w:delText>
                    </w:r>
                  </w:del>
                </w:p>
              </w:tc>
            </w:tr>
            <w:tr w:rsidR="00E97D03" w:rsidRPr="00072586" w:rsidDel="00257A8C" w14:paraId="401B3A91" w14:textId="5F573D61">
              <w:trPr>
                <w:trHeight w:val="255"/>
                <w:del w:id="1022" w:author="Gannon, Hugh (Allianz Global Life)" w:date="2026-06-29T16:18:00Z"/>
              </w:trPr>
              <w:tc>
                <w:tcPr>
                  <w:tcW w:w="1717" w:type="dxa"/>
                  <w:tcBorders>
                    <w:top w:val="single" w:sz="4" w:space="0" w:color="auto"/>
                    <w:left w:val="single" w:sz="4" w:space="0" w:color="auto"/>
                    <w:bottom w:val="single" w:sz="4" w:space="0" w:color="auto"/>
                    <w:right w:val="single" w:sz="4" w:space="0" w:color="auto"/>
                  </w:tcBorders>
                  <w:noWrap/>
                  <w:vAlign w:val="bottom"/>
                </w:tcPr>
                <w:p w14:paraId="57D5ACC2" w14:textId="5E40C77D" w:rsidR="00E97D03" w:rsidRPr="00072586" w:rsidDel="00257A8C" w:rsidRDefault="00E97D03" w:rsidP="00E97D03">
                  <w:pPr>
                    <w:jc w:val="center"/>
                    <w:rPr>
                      <w:del w:id="1023" w:author="Gannon, Hugh (Allianz Global Life)" w:date="2026-06-29T16:18:00Z" w16du:dateUtc="2026-06-29T15:18:00Z"/>
                      <w:rFonts w:asciiTheme="minorHAnsi" w:hAnsiTheme="minorHAnsi" w:cstheme="minorHAnsi"/>
                      <w:color w:val="000000"/>
                      <w:sz w:val="20"/>
                      <w:szCs w:val="20"/>
                    </w:rPr>
                  </w:pPr>
                  <w:del w:id="1024" w:author="Gannon, Hugh (Allianz Global Life)" w:date="2026-06-29T16:18:00Z" w16du:dateUtc="2026-06-29T15:18:00Z">
                    <w:r w:rsidRPr="00072586" w:rsidDel="00257A8C">
                      <w:rPr>
                        <w:rFonts w:asciiTheme="minorHAnsi" w:hAnsiTheme="minorHAnsi" w:cstheme="minorHAnsi"/>
                        <w:color w:val="000000"/>
                        <w:sz w:val="20"/>
                        <w:szCs w:val="20"/>
                      </w:rPr>
                      <w:delText>F2</w:delText>
                    </w:r>
                  </w:del>
                </w:p>
              </w:tc>
              <w:tc>
                <w:tcPr>
                  <w:tcW w:w="2551" w:type="dxa"/>
                  <w:tcBorders>
                    <w:top w:val="single" w:sz="4" w:space="0" w:color="auto"/>
                    <w:left w:val="nil"/>
                    <w:bottom w:val="single" w:sz="4" w:space="0" w:color="auto"/>
                    <w:right w:val="single" w:sz="4" w:space="0" w:color="auto"/>
                  </w:tcBorders>
                  <w:noWrap/>
                  <w:vAlign w:val="bottom"/>
                </w:tcPr>
                <w:p w14:paraId="3B517C52" w14:textId="75B94349" w:rsidR="00E97D03" w:rsidRPr="00072586" w:rsidDel="00257A8C" w:rsidRDefault="00E97D03" w:rsidP="00E97D03">
                  <w:pPr>
                    <w:jc w:val="center"/>
                    <w:rPr>
                      <w:del w:id="1025" w:author="Gannon, Hugh (Allianz Global Life)" w:date="2026-06-29T16:18:00Z" w16du:dateUtc="2026-06-29T15:18:00Z"/>
                      <w:rFonts w:asciiTheme="minorHAnsi" w:hAnsiTheme="minorHAnsi" w:cstheme="minorHAnsi"/>
                      <w:color w:val="000000"/>
                      <w:sz w:val="20"/>
                      <w:szCs w:val="20"/>
                    </w:rPr>
                  </w:pPr>
                  <w:del w:id="1026" w:author="Gannon, Hugh (Allianz Global Life)" w:date="2026-06-29T16:18:00Z" w16du:dateUtc="2026-06-29T15:18:00Z">
                    <w:r w:rsidRPr="00072586" w:rsidDel="00257A8C">
                      <w:rPr>
                        <w:rFonts w:asciiTheme="minorHAnsi" w:hAnsiTheme="minorHAnsi" w:cstheme="minorHAnsi"/>
                        <w:color w:val="000000"/>
                        <w:sz w:val="20"/>
                        <w:szCs w:val="20"/>
                      </w:rPr>
                      <w:delText>1%</w:delText>
                    </w:r>
                  </w:del>
                </w:p>
              </w:tc>
            </w:tr>
            <w:tr w:rsidR="00E97D03" w:rsidRPr="00072586" w:rsidDel="00257A8C" w14:paraId="0323AF6D" w14:textId="7213FD8D">
              <w:trPr>
                <w:trHeight w:val="255"/>
                <w:del w:id="1027" w:author="Gannon, Hugh (Allianz Global Life)" w:date="2026-06-29T16:18:00Z"/>
              </w:trPr>
              <w:tc>
                <w:tcPr>
                  <w:tcW w:w="1717" w:type="dxa"/>
                  <w:tcBorders>
                    <w:top w:val="single" w:sz="4" w:space="0" w:color="auto"/>
                    <w:left w:val="single" w:sz="4" w:space="0" w:color="auto"/>
                    <w:bottom w:val="single" w:sz="4" w:space="0" w:color="auto"/>
                    <w:right w:val="single" w:sz="4" w:space="0" w:color="auto"/>
                  </w:tcBorders>
                  <w:noWrap/>
                  <w:vAlign w:val="bottom"/>
                </w:tcPr>
                <w:p w14:paraId="6FA2B247" w14:textId="4F643D16" w:rsidR="00E97D03" w:rsidRPr="00072586" w:rsidDel="00257A8C" w:rsidRDefault="00E97D03" w:rsidP="00E97D03">
                  <w:pPr>
                    <w:jc w:val="center"/>
                    <w:rPr>
                      <w:del w:id="1028" w:author="Gannon, Hugh (Allianz Global Life)" w:date="2026-06-29T16:18:00Z" w16du:dateUtc="2026-06-29T15:18:00Z"/>
                      <w:rFonts w:asciiTheme="minorHAnsi" w:hAnsiTheme="minorHAnsi" w:cstheme="minorHAnsi"/>
                      <w:color w:val="000000"/>
                      <w:sz w:val="20"/>
                      <w:szCs w:val="20"/>
                    </w:rPr>
                  </w:pPr>
                  <w:del w:id="1029" w:author="Gannon, Hugh (Allianz Global Life)" w:date="2026-06-29T16:18:00Z" w16du:dateUtc="2026-06-29T15:18:00Z">
                    <w:r w:rsidRPr="00072586" w:rsidDel="00257A8C">
                      <w:rPr>
                        <w:rFonts w:asciiTheme="minorHAnsi" w:hAnsiTheme="minorHAnsi" w:cstheme="minorHAnsi"/>
                        <w:color w:val="000000"/>
                        <w:sz w:val="20"/>
                        <w:szCs w:val="20"/>
                      </w:rPr>
                      <w:delText>F3</w:delText>
                    </w:r>
                  </w:del>
                </w:p>
              </w:tc>
              <w:tc>
                <w:tcPr>
                  <w:tcW w:w="2551" w:type="dxa"/>
                  <w:tcBorders>
                    <w:top w:val="single" w:sz="4" w:space="0" w:color="auto"/>
                    <w:left w:val="nil"/>
                    <w:bottom w:val="single" w:sz="4" w:space="0" w:color="auto"/>
                    <w:right w:val="single" w:sz="4" w:space="0" w:color="auto"/>
                  </w:tcBorders>
                  <w:noWrap/>
                  <w:vAlign w:val="bottom"/>
                </w:tcPr>
                <w:p w14:paraId="4F9E3352" w14:textId="30A98304" w:rsidR="00E97D03" w:rsidRPr="00072586" w:rsidDel="00257A8C" w:rsidRDefault="00E97D03" w:rsidP="00E97D03">
                  <w:pPr>
                    <w:jc w:val="center"/>
                    <w:rPr>
                      <w:del w:id="1030" w:author="Gannon, Hugh (Allianz Global Life)" w:date="2026-06-29T16:18:00Z" w16du:dateUtc="2026-06-29T15:18:00Z"/>
                      <w:rFonts w:asciiTheme="minorHAnsi" w:hAnsiTheme="minorHAnsi" w:cstheme="minorHAnsi"/>
                      <w:color w:val="000000"/>
                      <w:sz w:val="20"/>
                      <w:szCs w:val="20"/>
                    </w:rPr>
                  </w:pPr>
                  <w:del w:id="1031" w:author="Gannon, Hugh (Allianz Global Life)" w:date="2026-06-29T16:18:00Z" w16du:dateUtc="2026-06-29T15:18:00Z">
                    <w:r w:rsidRPr="00072586" w:rsidDel="00257A8C">
                      <w:rPr>
                        <w:rFonts w:asciiTheme="minorHAnsi" w:hAnsiTheme="minorHAnsi" w:cstheme="minorHAnsi"/>
                        <w:color w:val="000000"/>
                        <w:sz w:val="20"/>
                        <w:szCs w:val="20"/>
                      </w:rPr>
                      <w:delText>2%</w:delText>
                    </w:r>
                  </w:del>
                </w:p>
              </w:tc>
            </w:tr>
            <w:tr w:rsidR="00E97D03" w:rsidRPr="00072586" w:rsidDel="00257A8C" w14:paraId="44F47CB7" w14:textId="278A2258">
              <w:trPr>
                <w:trHeight w:val="255"/>
                <w:del w:id="1032" w:author="Gannon, Hugh (Allianz Global Life)" w:date="2026-06-29T16:18:00Z"/>
              </w:trPr>
              <w:tc>
                <w:tcPr>
                  <w:tcW w:w="1717" w:type="dxa"/>
                  <w:tcBorders>
                    <w:top w:val="single" w:sz="4" w:space="0" w:color="auto"/>
                    <w:left w:val="single" w:sz="4" w:space="0" w:color="auto"/>
                    <w:bottom w:val="single" w:sz="4" w:space="0" w:color="auto"/>
                    <w:right w:val="single" w:sz="4" w:space="0" w:color="auto"/>
                  </w:tcBorders>
                  <w:noWrap/>
                  <w:vAlign w:val="bottom"/>
                </w:tcPr>
                <w:p w14:paraId="0B0DABE3" w14:textId="1D5CAF5A" w:rsidR="00E97D03" w:rsidRPr="00072586" w:rsidDel="00257A8C" w:rsidRDefault="00E97D03" w:rsidP="00E97D03">
                  <w:pPr>
                    <w:jc w:val="center"/>
                    <w:rPr>
                      <w:del w:id="1033" w:author="Gannon, Hugh (Allianz Global Life)" w:date="2026-06-29T16:18:00Z" w16du:dateUtc="2026-06-29T15:18:00Z"/>
                      <w:rFonts w:asciiTheme="minorHAnsi" w:hAnsiTheme="minorHAnsi" w:cstheme="minorHAnsi"/>
                      <w:color w:val="000000"/>
                      <w:sz w:val="20"/>
                      <w:szCs w:val="20"/>
                    </w:rPr>
                  </w:pPr>
                  <w:del w:id="1034" w:author="Gannon, Hugh (Allianz Global Life)" w:date="2026-06-29T16:18:00Z" w16du:dateUtc="2026-06-29T15:18:00Z">
                    <w:r w:rsidRPr="00072586" w:rsidDel="00257A8C">
                      <w:rPr>
                        <w:rFonts w:asciiTheme="minorHAnsi" w:hAnsiTheme="minorHAnsi" w:cstheme="minorHAnsi"/>
                        <w:color w:val="000000"/>
                        <w:sz w:val="20"/>
                        <w:szCs w:val="20"/>
                      </w:rPr>
                      <w:delText>F4</w:delText>
                    </w:r>
                  </w:del>
                </w:p>
              </w:tc>
              <w:tc>
                <w:tcPr>
                  <w:tcW w:w="2551" w:type="dxa"/>
                  <w:tcBorders>
                    <w:top w:val="single" w:sz="4" w:space="0" w:color="auto"/>
                    <w:left w:val="nil"/>
                    <w:bottom w:val="single" w:sz="4" w:space="0" w:color="auto"/>
                    <w:right w:val="single" w:sz="4" w:space="0" w:color="auto"/>
                  </w:tcBorders>
                  <w:noWrap/>
                  <w:vAlign w:val="bottom"/>
                </w:tcPr>
                <w:p w14:paraId="2687DB4A" w14:textId="62E5DE32" w:rsidR="00E97D03" w:rsidRPr="00072586" w:rsidDel="00257A8C" w:rsidRDefault="00E97D03" w:rsidP="00E97D03">
                  <w:pPr>
                    <w:jc w:val="center"/>
                    <w:rPr>
                      <w:del w:id="1035" w:author="Gannon, Hugh (Allianz Global Life)" w:date="2026-06-29T16:18:00Z" w16du:dateUtc="2026-06-29T15:18:00Z"/>
                      <w:rFonts w:asciiTheme="minorHAnsi" w:hAnsiTheme="minorHAnsi" w:cstheme="minorHAnsi"/>
                      <w:color w:val="000000"/>
                      <w:sz w:val="20"/>
                      <w:szCs w:val="20"/>
                    </w:rPr>
                  </w:pPr>
                  <w:del w:id="1036" w:author="Gannon, Hugh (Allianz Global Life)" w:date="2026-06-29T16:18:00Z" w16du:dateUtc="2026-06-29T15:18:00Z">
                    <w:r w:rsidRPr="00072586" w:rsidDel="00257A8C">
                      <w:rPr>
                        <w:rFonts w:asciiTheme="minorHAnsi" w:hAnsiTheme="minorHAnsi" w:cstheme="minorHAnsi"/>
                        <w:color w:val="000000"/>
                        <w:sz w:val="20"/>
                        <w:szCs w:val="20"/>
                      </w:rPr>
                      <w:delText>3%</w:delText>
                    </w:r>
                  </w:del>
                </w:p>
              </w:tc>
            </w:tr>
            <w:tr w:rsidR="00E97D03" w:rsidRPr="00072586" w:rsidDel="00257A8C" w14:paraId="5DAB6D3F" w14:textId="3A9C6D56">
              <w:trPr>
                <w:trHeight w:val="255"/>
                <w:del w:id="1037" w:author="Gannon, Hugh (Allianz Global Life)" w:date="2026-06-29T16:18:00Z"/>
              </w:trPr>
              <w:tc>
                <w:tcPr>
                  <w:tcW w:w="1717" w:type="dxa"/>
                  <w:tcBorders>
                    <w:top w:val="single" w:sz="4" w:space="0" w:color="auto"/>
                    <w:left w:val="single" w:sz="4" w:space="0" w:color="auto"/>
                    <w:bottom w:val="single" w:sz="4" w:space="0" w:color="auto"/>
                    <w:right w:val="single" w:sz="4" w:space="0" w:color="auto"/>
                  </w:tcBorders>
                  <w:noWrap/>
                  <w:vAlign w:val="bottom"/>
                </w:tcPr>
                <w:p w14:paraId="72615713" w14:textId="34D955A2" w:rsidR="00E97D03" w:rsidRPr="00072586" w:rsidDel="00257A8C" w:rsidRDefault="00E97D03" w:rsidP="00E97D03">
                  <w:pPr>
                    <w:jc w:val="center"/>
                    <w:rPr>
                      <w:del w:id="1038" w:author="Gannon, Hugh (Allianz Global Life)" w:date="2026-06-29T16:18:00Z" w16du:dateUtc="2026-06-29T15:18:00Z"/>
                      <w:rFonts w:asciiTheme="minorHAnsi" w:hAnsiTheme="minorHAnsi" w:cstheme="minorHAnsi"/>
                      <w:color w:val="000000"/>
                      <w:sz w:val="20"/>
                      <w:szCs w:val="20"/>
                    </w:rPr>
                  </w:pPr>
                  <w:del w:id="1039" w:author="Gannon, Hugh (Allianz Global Life)" w:date="2026-06-29T16:18:00Z" w16du:dateUtc="2026-06-29T15:18:00Z">
                    <w:r w:rsidRPr="00072586" w:rsidDel="00257A8C">
                      <w:rPr>
                        <w:rFonts w:asciiTheme="minorHAnsi" w:hAnsiTheme="minorHAnsi" w:cstheme="minorHAnsi"/>
                        <w:color w:val="000000"/>
                        <w:sz w:val="20"/>
                        <w:szCs w:val="20"/>
                      </w:rPr>
                      <w:delText>F5</w:delText>
                    </w:r>
                  </w:del>
                </w:p>
              </w:tc>
              <w:tc>
                <w:tcPr>
                  <w:tcW w:w="2551" w:type="dxa"/>
                  <w:tcBorders>
                    <w:top w:val="single" w:sz="4" w:space="0" w:color="auto"/>
                    <w:left w:val="nil"/>
                    <w:bottom w:val="single" w:sz="4" w:space="0" w:color="auto"/>
                    <w:right w:val="single" w:sz="4" w:space="0" w:color="auto"/>
                  </w:tcBorders>
                  <w:noWrap/>
                  <w:vAlign w:val="bottom"/>
                </w:tcPr>
                <w:p w14:paraId="1B566D4A" w14:textId="548CDA38" w:rsidR="00E97D03" w:rsidRPr="00072586" w:rsidDel="00257A8C" w:rsidRDefault="00E97D03" w:rsidP="00E97D03">
                  <w:pPr>
                    <w:jc w:val="center"/>
                    <w:rPr>
                      <w:del w:id="1040" w:author="Gannon, Hugh (Allianz Global Life)" w:date="2026-06-29T16:18:00Z" w16du:dateUtc="2026-06-29T15:18:00Z"/>
                      <w:rFonts w:asciiTheme="minorHAnsi" w:hAnsiTheme="minorHAnsi" w:cstheme="minorHAnsi"/>
                      <w:color w:val="000000"/>
                      <w:sz w:val="20"/>
                      <w:szCs w:val="20"/>
                    </w:rPr>
                  </w:pPr>
                  <w:del w:id="1041" w:author="Gannon, Hugh (Allianz Global Life)" w:date="2026-06-29T16:18:00Z" w16du:dateUtc="2026-06-29T15:18:00Z">
                    <w:r w:rsidRPr="00072586" w:rsidDel="00257A8C">
                      <w:rPr>
                        <w:rFonts w:asciiTheme="minorHAnsi" w:hAnsiTheme="minorHAnsi" w:cstheme="minorHAnsi"/>
                        <w:color w:val="000000"/>
                        <w:sz w:val="20"/>
                        <w:szCs w:val="20"/>
                      </w:rPr>
                      <w:delText>4%</w:delText>
                    </w:r>
                  </w:del>
                </w:p>
              </w:tc>
            </w:tr>
          </w:tbl>
          <w:p w14:paraId="5933B857" w14:textId="77777777" w:rsidR="00FE69DF" w:rsidRPr="00072586" w:rsidRDefault="00FE69DF" w:rsidP="00FE69DF">
            <w:pPr>
              <w:rPr>
                <w:rFonts w:asciiTheme="minorHAnsi" w:hAnsiTheme="minorHAnsi" w:cstheme="minorHAnsi"/>
                <w:color w:val="000000"/>
                <w:sz w:val="20"/>
                <w:szCs w:val="20"/>
              </w:rPr>
            </w:pPr>
          </w:p>
          <w:p w14:paraId="3033C3D6" w14:textId="77777777" w:rsidR="00FE69DF" w:rsidRPr="00072586" w:rsidRDefault="00FE69DF" w:rsidP="00FE69DF">
            <w:pPr>
              <w:rPr>
                <w:rFonts w:asciiTheme="minorHAnsi" w:hAnsiTheme="minorHAnsi" w:cstheme="minorHAnsi"/>
                <w:color w:val="000000"/>
                <w:sz w:val="20"/>
                <w:szCs w:val="20"/>
              </w:rPr>
            </w:pPr>
            <w:r w:rsidRPr="00072586">
              <w:rPr>
                <w:rFonts w:asciiTheme="minorHAnsi" w:hAnsiTheme="minorHAnsi" w:cstheme="minorHAnsi"/>
                <w:color w:val="000000"/>
                <w:sz w:val="20"/>
                <w:szCs w:val="20"/>
              </w:rPr>
              <w:t>See appendix for full definition of each Product Code.</w:t>
            </w:r>
          </w:p>
          <w:p w14:paraId="4CECC79A" w14:textId="77777777" w:rsidR="00FE69DF" w:rsidRPr="00072586" w:rsidRDefault="00FE69DF" w:rsidP="00FE69DF">
            <w:pPr>
              <w:rPr>
                <w:rFonts w:asciiTheme="minorHAnsi" w:hAnsiTheme="minorHAnsi" w:cstheme="minorHAnsi"/>
                <w:color w:val="000000"/>
                <w:sz w:val="20"/>
                <w:szCs w:val="20"/>
              </w:rPr>
            </w:pPr>
          </w:p>
          <w:p w14:paraId="32B23723" w14:textId="5A46A0F0" w:rsidR="00FE69DF" w:rsidRDefault="00FE69DF" w:rsidP="00FE69DF">
            <w:pPr>
              <w:rPr>
                <w:ins w:id="1042" w:author="Gannon, Hugh (Allianz Global Life)" w:date="2026-06-29T16:18:00Z" w16du:dateUtc="2026-06-29T15:18:00Z"/>
                <w:rFonts w:asciiTheme="minorHAnsi" w:hAnsiTheme="minorHAnsi" w:cstheme="minorHAnsi"/>
                <w:color w:val="000000"/>
                <w:sz w:val="20"/>
                <w:szCs w:val="20"/>
              </w:rPr>
            </w:pPr>
            <w:commentRangeStart w:id="1043"/>
            <w:commentRangeStart w:id="1044"/>
            <w:r w:rsidRPr="00CC21A1">
              <w:rPr>
                <w:rFonts w:asciiTheme="minorHAnsi" w:hAnsiTheme="minorHAnsi" w:cstheme="minorHAnsi"/>
                <w:color w:val="000000"/>
                <w:sz w:val="20"/>
                <w:szCs w:val="20"/>
                <w:rPrChange w:id="1045" w:author="Gannon, Hugh (Allianz Global Life)" w:date="2026-06-29T16:02:00Z" w16du:dateUtc="2026-06-29T15:02:00Z">
                  <w:rPr>
                    <w:rFonts w:asciiTheme="minorHAnsi" w:hAnsiTheme="minorHAnsi" w:cstheme="minorHAnsi"/>
                    <w:color w:val="000000"/>
                    <w:sz w:val="20"/>
                    <w:szCs w:val="20"/>
                    <w:highlight w:val="yellow"/>
                  </w:rPr>
                </w:rPrChange>
              </w:rPr>
              <w:t>Topups must ch</w:t>
            </w:r>
            <w:r w:rsidR="009778CB" w:rsidRPr="00CC21A1">
              <w:rPr>
                <w:rFonts w:asciiTheme="minorHAnsi" w:hAnsiTheme="minorHAnsi" w:cstheme="minorHAnsi"/>
                <w:color w:val="000000"/>
                <w:sz w:val="20"/>
                <w:szCs w:val="20"/>
                <w:rPrChange w:id="1046" w:author="Gannon, Hugh (Allianz Global Life)" w:date="2026-06-29T16:02:00Z" w16du:dateUtc="2026-06-29T15:02:00Z">
                  <w:rPr>
                    <w:rFonts w:asciiTheme="minorHAnsi" w:hAnsiTheme="minorHAnsi" w:cstheme="minorHAnsi"/>
                    <w:color w:val="000000"/>
                    <w:sz w:val="20"/>
                    <w:szCs w:val="20"/>
                    <w:highlight w:val="yellow"/>
                  </w:rPr>
                </w:rPrChange>
              </w:rPr>
              <w:t>o</w:t>
            </w:r>
            <w:r w:rsidRPr="00CC21A1">
              <w:rPr>
                <w:rFonts w:asciiTheme="minorHAnsi" w:hAnsiTheme="minorHAnsi" w:cstheme="minorHAnsi"/>
                <w:color w:val="000000"/>
                <w:sz w:val="20"/>
                <w:szCs w:val="20"/>
                <w:rPrChange w:id="1047" w:author="Gannon, Hugh (Allianz Global Life)" w:date="2026-06-29T16:02:00Z" w16du:dateUtc="2026-06-29T15:02:00Z">
                  <w:rPr>
                    <w:rFonts w:asciiTheme="minorHAnsi" w:hAnsiTheme="minorHAnsi" w:cstheme="minorHAnsi"/>
                    <w:color w:val="000000"/>
                    <w:sz w:val="20"/>
                    <w:szCs w:val="20"/>
                    <w:highlight w:val="yellow"/>
                  </w:rPr>
                </w:rPrChange>
              </w:rPr>
              <w:t>ose the same commission option as the initial premium.</w:t>
            </w:r>
            <w:commentRangeEnd w:id="1043"/>
            <w:r w:rsidR="008A0B5A">
              <w:rPr>
                <w:rStyle w:val="CommentReference"/>
                <w:rFonts w:asciiTheme="minorHAnsi" w:hAnsiTheme="minorHAnsi" w:cstheme="minorHAnsi"/>
                <w:color w:val="000000"/>
                <w:sz w:val="20"/>
                <w:szCs w:val="20"/>
              </w:rPr>
              <w:commentReference w:id="1043"/>
            </w:r>
            <w:commentRangeEnd w:id="1044"/>
            <w:r w:rsidR="005D4122">
              <w:rPr>
                <w:rStyle w:val="CommentReference"/>
                <w:rFonts w:asciiTheme="minorHAnsi" w:hAnsiTheme="minorHAnsi" w:cstheme="minorHAnsi"/>
                <w:color w:val="000000"/>
                <w:sz w:val="20"/>
                <w:szCs w:val="20"/>
              </w:rPr>
              <w:commentReference w:id="1044"/>
            </w:r>
          </w:p>
          <w:p w14:paraId="35A9EE74" w14:textId="77777777" w:rsidR="00E60FE5" w:rsidRDefault="00E60FE5" w:rsidP="00FE69DF">
            <w:pPr>
              <w:rPr>
                <w:ins w:id="1048" w:author="Gannon, Hugh (Allianz Global Life)" w:date="2026-06-29T16:18:00Z" w16du:dateUtc="2026-06-29T15:18:00Z"/>
                <w:rFonts w:asciiTheme="minorHAnsi" w:hAnsiTheme="minorHAnsi" w:cstheme="minorHAnsi"/>
                <w:color w:val="000000"/>
                <w:sz w:val="20"/>
                <w:szCs w:val="20"/>
              </w:rPr>
            </w:pPr>
          </w:p>
          <w:p w14:paraId="32CBB095" w14:textId="6F605A7B" w:rsidR="00E60FE5" w:rsidRPr="00072586" w:rsidRDefault="00E81C34" w:rsidP="00FE69DF">
            <w:pPr>
              <w:rPr>
                <w:rFonts w:asciiTheme="minorHAnsi" w:hAnsiTheme="minorHAnsi" w:cstheme="minorHAnsi"/>
                <w:color w:val="000000"/>
                <w:sz w:val="20"/>
                <w:szCs w:val="20"/>
              </w:rPr>
            </w:pPr>
            <w:ins w:id="1049" w:author="Gannon, Hugh (Allianz Global Life)" w:date="2026-06-29T16:19:00Z" w16du:dateUtc="2026-06-29T15:19:00Z">
              <w:r>
                <w:rPr>
                  <w:rFonts w:asciiTheme="minorHAnsi" w:hAnsiTheme="minorHAnsi" w:cstheme="minorHAnsi"/>
                  <w:color w:val="000000"/>
                  <w:sz w:val="20"/>
                  <w:szCs w:val="20"/>
                </w:rPr>
                <w:t>For single premiums</w:t>
              </w:r>
            </w:ins>
            <w:ins w:id="1050" w:author="Gannon, Hugh (Allianz Global Life)" w:date="2026-06-29T16:22:00Z" w16du:dateUtc="2026-06-29T15:22:00Z">
              <w:r w:rsidR="00F107B1">
                <w:rPr>
                  <w:rFonts w:asciiTheme="minorHAnsi" w:hAnsiTheme="minorHAnsi" w:cstheme="minorHAnsi"/>
                  <w:color w:val="000000"/>
                  <w:sz w:val="20"/>
                  <w:szCs w:val="20"/>
                </w:rPr>
                <w:t xml:space="preserve"> (including topups and single premium topups on regular premium options)</w:t>
              </w:r>
            </w:ins>
            <w:ins w:id="1051" w:author="Gannon, Hugh (Allianz Global Life)" w:date="2026-06-29T16:19:00Z" w16du:dateUtc="2026-06-29T15:19:00Z">
              <w:r>
                <w:rPr>
                  <w:rFonts w:asciiTheme="minorHAnsi" w:hAnsiTheme="minorHAnsi" w:cstheme="minorHAnsi"/>
                  <w:color w:val="000000"/>
                  <w:sz w:val="20"/>
                  <w:szCs w:val="20"/>
                </w:rPr>
                <w:t xml:space="preserve">, </w:t>
              </w:r>
            </w:ins>
            <w:ins w:id="1052" w:author="Gannon, Hugh (Allianz Global Life)" w:date="2026-06-29T16:23:00Z" w16du:dateUtc="2026-06-29T15:23:00Z">
              <w:r w:rsidR="00EB6916">
                <w:rPr>
                  <w:rFonts w:asciiTheme="minorHAnsi" w:hAnsiTheme="minorHAnsi" w:cstheme="minorHAnsi"/>
                  <w:color w:val="000000"/>
                  <w:sz w:val="20"/>
                  <w:szCs w:val="20"/>
                </w:rPr>
                <w:t>the “base” upfront single premium commission is as above</w:t>
              </w:r>
              <w:r w:rsidR="00286C23">
                <w:rPr>
                  <w:rFonts w:asciiTheme="minorHAnsi" w:hAnsiTheme="minorHAnsi" w:cstheme="minorHAnsi"/>
                  <w:color w:val="000000"/>
                  <w:sz w:val="20"/>
                  <w:szCs w:val="20"/>
                </w:rPr>
                <w:t>, corresponding to the allocation rate given in the “Single Premium Base Allocation Rate” colum</w:t>
              </w:r>
            </w:ins>
            <w:ins w:id="1053" w:author="Gannon, Hugh (Allianz Global Life)" w:date="2026-06-29T16:24:00Z" w16du:dateUtc="2026-06-29T15:24:00Z">
              <w:r w:rsidR="00286C23">
                <w:rPr>
                  <w:rFonts w:asciiTheme="minorHAnsi" w:hAnsiTheme="minorHAnsi" w:cstheme="minorHAnsi"/>
                  <w:color w:val="000000"/>
                  <w:sz w:val="20"/>
                  <w:szCs w:val="20"/>
                </w:rPr>
                <w:t xml:space="preserve">n. </w:t>
              </w:r>
            </w:ins>
            <w:ins w:id="1054" w:author="Gannon, Hugh (Allianz Global Life)" w:date="2026-06-29T16:37:00Z" w16du:dateUtc="2026-06-29T15:37:00Z">
              <w:r w:rsidR="00942494">
                <w:rPr>
                  <w:rFonts w:asciiTheme="minorHAnsi" w:hAnsiTheme="minorHAnsi" w:cstheme="minorHAnsi"/>
                  <w:color w:val="000000"/>
                  <w:sz w:val="20"/>
                  <w:szCs w:val="20"/>
                </w:rPr>
                <w:t xml:space="preserve">The </w:t>
              </w:r>
            </w:ins>
            <w:ins w:id="1055" w:author="Gannon, Hugh (Allianz Global Life)" w:date="2026-06-29T16:58:00Z" w16du:dateUtc="2026-06-29T15:58:00Z">
              <w:r w:rsidR="00715D1C">
                <w:rPr>
                  <w:rFonts w:asciiTheme="minorHAnsi" w:hAnsiTheme="minorHAnsi" w:cstheme="minorHAnsi"/>
                  <w:color w:val="000000"/>
                  <w:sz w:val="20"/>
                  <w:szCs w:val="20"/>
                </w:rPr>
                <w:t xml:space="preserve">broker than then trade off initial commission for </w:t>
              </w:r>
              <w:r w:rsidR="00B92758">
                <w:rPr>
                  <w:rFonts w:asciiTheme="minorHAnsi" w:hAnsiTheme="minorHAnsi" w:cstheme="minorHAnsi"/>
                  <w:color w:val="000000"/>
                  <w:sz w:val="20"/>
                  <w:szCs w:val="20"/>
                </w:rPr>
                <w:t xml:space="preserve">extra </w:t>
              </w:r>
            </w:ins>
            <w:ins w:id="1056" w:author="Gannon, Hugh (Allianz Global Life)" w:date="2026-06-29T16:59:00Z" w16du:dateUtc="2026-06-29T15:59:00Z">
              <w:r w:rsidR="00B92758">
                <w:rPr>
                  <w:rFonts w:asciiTheme="minorHAnsi" w:hAnsiTheme="minorHAnsi" w:cstheme="minorHAnsi"/>
                  <w:color w:val="000000"/>
                  <w:sz w:val="20"/>
                  <w:szCs w:val="20"/>
                </w:rPr>
                <w:t>or reduced allocation within the commission and allocation ranges shown in the table.</w:t>
              </w:r>
            </w:ins>
          </w:p>
          <w:p w14:paraId="79FA0B89" w14:textId="77777777" w:rsidR="00FE69DF" w:rsidRPr="00072586" w:rsidRDefault="00FE69DF" w:rsidP="00FE69DF">
            <w:pPr>
              <w:rPr>
                <w:rFonts w:asciiTheme="minorHAnsi" w:hAnsiTheme="minorHAnsi" w:cstheme="minorHAnsi"/>
                <w:color w:val="000000"/>
                <w:sz w:val="20"/>
                <w:szCs w:val="20"/>
              </w:rPr>
            </w:pPr>
          </w:p>
          <w:p w14:paraId="08996E19" w14:textId="77777777" w:rsidR="00FE69DF" w:rsidRPr="00072586" w:rsidRDefault="00FE69DF" w:rsidP="00FE69DF">
            <w:pPr>
              <w:rPr>
                <w:rFonts w:asciiTheme="minorHAnsi" w:hAnsiTheme="minorHAnsi" w:cstheme="minorHAnsi"/>
                <w:color w:val="000000"/>
                <w:sz w:val="20"/>
                <w:szCs w:val="20"/>
              </w:rPr>
            </w:pPr>
            <w:r w:rsidRPr="00072586">
              <w:rPr>
                <w:rFonts w:asciiTheme="minorHAnsi" w:hAnsiTheme="minorHAnsi" w:cstheme="minorHAnsi"/>
                <w:color w:val="000000"/>
                <w:sz w:val="20"/>
                <w:szCs w:val="20"/>
              </w:rPr>
              <w:t>Initial commission will be financed by the company and recouped through the on-going charges, i.e. there will be no corresponding initial charge.</w:t>
            </w:r>
          </w:p>
          <w:p w14:paraId="01217B25" w14:textId="77777777" w:rsidR="00FE69DF" w:rsidRPr="00072586" w:rsidRDefault="00FE69DF" w:rsidP="00FE69DF">
            <w:pPr>
              <w:rPr>
                <w:rFonts w:asciiTheme="minorHAnsi" w:hAnsiTheme="minorHAnsi" w:cstheme="minorHAnsi"/>
                <w:color w:val="000000"/>
                <w:sz w:val="20"/>
                <w:szCs w:val="20"/>
                <w:lang w:val="en-US"/>
              </w:rPr>
            </w:pPr>
          </w:p>
        </w:tc>
      </w:tr>
      <w:tr w:rsidR="00FE69DF" w:rsidRPr="006225A2" w14:paraId="2C9A63E9" w14:textId="77777777" w:rsidTr="002D0A75">
        <w:trPr>
          <w:trHeight w:val="405"/>
        </w:trPr>
        <w:tc>
          <w:tcPr>
            <w:tcW w:w="3119" w:type="dxa"/>
            <w:noWrap/>
            <w:vAlign w:val="center"/>
          </w:tcPr>
          <w:p w14:paraId="0528CD0A" w14:textId="76CAEC4C" w:rsidR="00FE69DF" w:rsidRPr="00C534D2" w:rsidRDefault="00FE69DF" w:rsidP="00FE69DF">
            <w:pPr>
              <w:rPr>
                <w:rFonts w:ascii="Calibri" w:hAnsi="Calibri" w:cs="Arial"/>
                <w:b/>
                <w:bCs/>
                <w:color w:val="000000"/>
                <w:sz w:val="20"/>
                <w:szCs w:val="20"/>
                <w:lang w:val="en-IE"/>
              </w:rPr>
            </w:pPr>
            <w:r w:rsidRPr="36C3F27C">
              <w:rPr>
                <w:rFonts w:ascii="Calibri" w:hAnsi="Calibri" w:cs="Arial"/>
                <w:b/>
                <w:bCs/>
                <w:color w:val="000000" w:themeColor="text1"/>
                <w:sz w:val="20"/>
                <w:szCs w:val="20"/>
                <w:lang w:val="en-IE"/>
              </w:rPr>
              <w:lastRenderedPageBreak/>
              <w:t>Fixed Initial Commission on Single Premium/Topups (1.4.8)</w:t>
            </w:r>
          </w:p>
        </w:tc>
        <w:tc>
          <w:tcPr>
            <w:tcW w:w="6379" w:type="dxa"/>
            <w:noWrap/>
            <w:vAlign w:val="center"/>
          </w:tcPr>
          <w:p w14:paraId="094EBC4C" w14:textId="77777777" w:rsidR="00FE69DF" w:rsidRPr="00072586" w:rsidRDefault="00FE69DF" w:rsidP="00FE69DF">
            <w:pPr>
              <w:rPr>
                <w:rFonts w:asciiTheme="minorHAnsi" w:hAnsiTheme="minorHAnsi" w:cstheme="minorHAnsi"/>
                <w:color w:val="000000"/>
                <w:sz w:val="20"/>
                <w:szCs w:val="20"/>
                <w:lang w:val="en-IE"/>
              </w:rPr>
            </w:pPr>
            <w:r w:rsidRPr="00072586">
              <w:rPr>
                <w:rFonts w:asciiTheme="minorHAnsi" w:hAnsiTheme="minorHAnsi" w:cstheme="minorHAnsi"/>
                <w:color w:val="000000"/>
                <w:sz w:val="20"/>
                <w:szCs w:val="20"/>
                <w:lang w:val="en-IE"/>
              </w:rPr>
              <w:t>N/A</w:t>
            </w:r>
          </w:p>
        </w:tc>
      </w:tr>
      <w:tr w:rsidR="00FE69DF" w:rsidRPr="004E2C23" w14:paraId="2A03CD43" w14:textId="77777777" w:rsidTr="002D0A75">
        <w:trPr>
          <w:trHeight w:val="520"/>
        </w:trPr>
        <w:tc>
          <w:tcPr>
            <w:tcW w:w="3119" w:type="dxa"/>
            <w:noWrap/>
            <w:vAlign w:val="center"/>
          </w:tcPr>
          <w:p w14:paraId="39F7B33E" w14:textId="3130D768" w:rsidR="00FE69DF" w:rsidRPr="003A6AB0" w:rsidRDefault="00E57170" w:rsidP="00FE69DF">
            <w:pPr>
              <w:rPr>
                <w:rFonts w:ascii="Calibri" w:hAnsi="Calibri" w:cs="Arial"/>
                <w:b/>
                <w:bCs/>
                <w:color w:val="000000"/>
                <w:sz w:val="20"/>
                <w:szCs w:val="20"/>
              </w:rPr>
            </w:pPr>
            <w:r>
              <w:rPr>
                <w:rFonts w:ascii="Calibri" w:hAnsi="Calibri" w:cs="Arial"/>
                <w:b/>
                <w:bCs/>
                <w:color w:val="000000"/>
                <w:sz w:val="20"/>
                <w:szCs w:val="20"/>
              </w:rPr>
              <w:t>Regular Premium Commission</w:t>
            </w:r>
            <w:r w:rsidR="00FE69DF">
              <w:rPr>
                <w:rFonts w:ascii="Calibri" w:hAnsi="Calibri" w:cs="Arial"/>
                <w:b/>
                <w:bCs/>
                <w:color w:val="000000"/>
                <w:sz w:val="20"/>
                <w:szCs w:val="20"/>
              </w:rPr>
              <w:t xml:space="preserve"> (1.4.</w:t>
            </w:r>
            <w:r>
              <w:rPr>
                <w:rFonts w:ascii="Calibri" w:hAnsi="Calibri" w:cs="Arial"/>
                <w:b/>
                <w:bCs/>
                <w:color w:val="000000"/>
                <w:sz w:val="20"/>
                <w:szCs w:val="20"/>
              </w:rPr>
              <w:t>9</w:t>
            </w:r>
            <w:r w:rsidR="00FE69DF">
              <w:rPr>
                <w:rFonts w:ascii="Calibri" w:hAnsi="Calibri" w:cs="Arial"/>
                <w:b/>
                <w:bCs/>
                <w:color w:val="000000"/>
                <w:sz w:val="20"/>
                <w:szCs w:val="20"/>
              </w:rPr>
              <w:t>)</w:t>
            </w:r>
          </w:p>
        </w:tc>
        <w:tc>
          <w:tcPr>
            <w:tcW w:w="6379" w:type="dxa"/>
            <w:vAlign w:val="center"/>
          </w:tcPr>
          <w:tbl>
            <w:tblPr>
              <w:tblW w:w="3220" w:type="dxa"/>
              <w:tblLook w:val="04A0" w:firstRow="1" w:lastRow="0" w:firstColumn="1" w:lastColumn="0" w:noHBand="0" w:noVBand="1"/>
            </w:tblPr>
            <w:tblGrid>
              <w:gridCol w:w="960"/>
              <w:gridCol w:w="990"/>
              <w:gridCol w:w="1300"/>
            </w:tblGrid>
            <w:tr w:rsidR="00FA09D2" w14:paraId="751BB818" w14:textId="77777777" w:rsidTr="00FA09D2">
              <w:trPr>
                <w:trHeight w:val="450"/>
                <w:ins w:id="1057" w:author="Gannon, Hugh (Allianz Global Life)" w:date="2026-06-29T17:12:00Z"/>
              </w:trPr>
              <w:tc>
                <w:tcPr>
                  <w:tcW w:w="960" w:type="dxa"/>
                  <w:tcBorders>
                    <w:top w:val="single" w:sz="4" w:space="0" w:color="auto"/>
                    <w:left w:val="single" w:sz="4" w:space="0" w:color="auto"/>
                    <w:bottom w:val="single" w:sz="4" w:space="0" w:color="auto"/>
                    <w:right w:val="single" w:sz="4" w:space="0" w:color="auto"/>
                  </w:tcBorders>
                  <w:vAlign w:val="center"/>
                  <w:hideMark/>
                </w:tcPr>
                <w:p w14:paraId="23139437" w14:textId="77777777" w:rsidR="00FA09D2" w:rsidRDefault="00FA09D2" w:rsidP="00FA09D2">
                  <w:pPr>
                    <w:jc w:val="center"/>
                    <w:rPr>
                      <w:ins w:id="1058" w:author="Gannon, Hugh (Allianz Global Life)" w:date="2026-06-29T17:12:00Z" w16du:dateUtc="2026-06-29T16:12:00Z"/>
                      <w:rFonts w:ascii="Arial" w:hAnsi="Arial" w:cs="Arial"/>
                      <w:b/>
                      <w:bCs/>
                      <w:color w:val="000000"/>
                      <w:sz w:val="16"/>
                      <w:szCs w:val="16"/>
                      <w:lang w:val="en-US" w:eastAsia="en-US"/>
                    </w:rPr>
                  </w:pPr>
                  <w:ins w:id="1059" w:author="Gannon, Hugh (Allianz Global Life)" w:date="2026-06-29T17:12:00Z" w16du:dateUtc="2026-06-29T16:12:00Z">
                    <w:r>
                      <w:rPr>
                        <w:rFonts w:ascii="Arial" w:hAnsi="Arial" w:cs="Arial"/>
                        <w:b/>
                        <w:bCs/>
                        <w:color w:val="000000"/>
                        <w:sz w:val="16"/>
                        <w:szCs w:val="16"/>
                      </w:rPr>
                      <w:t>Product Code</w:t>
                    </w:r>
                  </w:ins>
                </w:p>
              </w:tc>
              <w:tc>
                <w:tcPr>
                  <w:tcW w:w="960" w:type="dxa"/>
                  <w:tcBorders>
                    <w:top w:val="single" w:sz="4" w:space="0" w:color="auto"/>
                    <w:left w:val="nil"/>
                    <w:bottom w:val="single" w:sz="4" w:space="0" w:color="auto"/>
                    <w:right w:val="single" w:sz="4" w:space="0" w:color="auto"/>
                  </w:tcBorders>
                  <w:vAlign w:val="center"/>
                  <w:hideMark/>
                </w:tcPr>
                <w:p w14:paraId="4129D2AE" w14:textId="77777777" w:rsidR="00FA09D2" w:rsidRDefault="00FA09D2" w:rsidP="00FA09D2">
                  <w:pPr>
                    <w:jc w:val="center"/>
                    <w:rPr>
                      <w:ins w:id="1060" w:author="Gannon, Hugh (Allianz Global Life)" w:date="2026-06-29T17:12:00Z" w16du:dateUtc="2026-06-29T16:12:00Z"/>
                      <w:rFonts w:ascii="Arial" w:hAnsi="Arial" w:cs="Arial"/>
                      <w:b/>
                      <w:bCs/>
                      <w:color w:val="000000"/>
                      <w:sz w:val="16"/>
                      <w:szCs w:val="16"/>
                    </w:rPr>
                  </w:pPr>
                  <w:ins w:id="1061" w:author="Gannon, Hugh (Allianz Global Life)" w:date="2026-06-29T17:12:00Z" w16du:dateUtc="2026-06-29T16:12:00Z">
                    <w:r>
                      <w:rPr>
                        <w:rFonts w:ascii="Arial" w:hAnsi="Arial" w:cs="Arial"/>
                        <w:b/>
                        <w:bCs/>
                        <w:color w:val="000000"/>
                        <w:sz w:val="16"/>
                        <w:szCs w:val="16"/>
                      </w:rPr>
                      <w:t>RP Allocation</w:t>
                    </w:r>
                  </w:ins>
                </w:p>
              </w:tc>
              <w:tc>
                <w:tcPr>
                  <w:tcW w:w="1300" w:type="dxa"/>
                  <w:tcBorders>
                    <w:top w:val="single" w:sz="4" w:space="0" w:color="auto"/>
                    <w:left w:val="nil"/>
                    <w:bottom w:val="single" w:sz="4" w:space="0" w:color="auto"/>
                    <w:right w:val="single" w:sz="4" w:space="0" w:color="auto"/>
                  </w:tcBorders>
                  <w:vAlign w:val="center"/>
                  <w:hideMark/>
                </w:tcPr>
                <w:p w14:paraId="7C8428BC" w14:textId="77777777" w:rsidR="00FA09D2" w:rsidRDefault="00FA09D2" w:rsidP="00FA09D2">
                  <w:pPr>
                    <w:jc w:val="center"/>
                    <w:rPr>
                      <w:ins w:id="1062" w:author="Gannon, Hugh (Allianz Global Life)" w:date="2026-06-29T17:12:00Z" w16du:dateUtc="2026-06-29T16:12:00Z"/>
                      <w:rFonts w:ascii="Arial" w:hAnsi="Arial" w:cs="Arial"/>
                      <w:b/>
                      <w:bCs/>
                      <w:color w:val="000000"/>
                      <w:sz w:val="16"/>
                      <w:szCs w:val="16"/>
                    </w:rPr>
                  </w:pPr>
                  <w:ins w:id="1063" w:author="Gannon, Hugh (Allianz Global Life)" w:date="2026-06-29T17:12:00Z" w16du:dateUtc="2026-06-29T16:12:00Z">
                    <w:r>
                      <w:rPr>
                        <w:rFonts w:ascii="Arial" w:hAnsi="Arial" w:cs="Arial"/>
                        <w:b/>
                        <w:bCs/>
                        <w:color w:val="000000"/>
                        <w:sz w:val="16"/>
                        <w:szCs w:val="16"/>
                      </w:rPr>
                      <w:t>RP Upfront Commission</w:t>
                    </w:r>
                  </w:ins>
                </w:p>
              </w:tc>
            </w:tr>
            <w:tr w:rsidR="00FA09D2" w14:paraId="614D4700" w14:textId="77777777" w:rsidTr="00FA09D2">
              <w:trPr>
                <w:trHeight w:val="255"/>
                <w:ins w:id="1064" w:author="Gannon, Hugh (Allianz Global Life)" w:date="2026-06-29T17:12:00Z"/>
              </w:trPr>
              <w:tc>
                <w:tcPr>
                  <w:tcW w:w="960" w:type="dxa"/>
                  <w:tcBorders>
                    <w:top w:val="nil"/>
                    <w:left w:val="single" w:sz="4" w:space="0" w:color="auto"/>
                    <w:bottom w:val="single" w:sz="4" w:space="0" w:color="auto"/>
                    <w:right w:val="single" w:sz="4" w:space="0" w:color="auto"/>
                  </w:tcBorders>
                  <w:noWrap/>
                  <w:vAlign w:val="center"/>
                  <w:hideMark/>
                </w:tcPr>
                <w:p w14:paraId="43725E0A" w14:textId="77777777" w:rsidR="00FA09D2" w:rsidRDefault="00FA09D2" w:rsidP="00FA09D2">
                  <w:pPr>
                    <w:jc w:val="center"/>
                    <w:rPr>
                      <w:ins w:id="1065" w:author="Gannon, Hugh (Allianz Global Life)" w:date="2026-06-29T17:12:00Z" w16du:dateUtc="2026-06-29T16:12:00Z"/>
                      <w:rFonts w:ascii="Arial" w:hAnsi="Arial" w:cs="Arial"/>
                      <w:color w:val="000000"/>
                      <w:sz w:val="16"/>
                      <w:szCs w:val="16"/>
                    </w:rPr>
                  </w:pPr>
                  <w:ins w:id="1066" w:author="Gannon, Hugh (Allianz Global Life)" w:date="2026-06-29T17:12:00Z" w16du:dateUtc="2026-06-29T16:12:00Z">
                    <w:r>
                      <w:rPr>
                        <w:rFonts w:ascii="Arial" w:hAnsi="Arial" w:cs="Arial"/>
                        <w:color w:val="000000"/>
                        <w:sz w:val="16"/>
                        <w:szCs w:val="16"/>
                      </w:rPr>
                      <w:t>K1</w:t>
                    </w:r>
                  </w:ins>
                </w:p>
              </w:tc>
              <w:tc>
                <w:tcPr>
                  <w:tcW w:w="960" w:type="dxa"/>
                  <w:tcBorders>
                    <w:top w:val="nil"/>
                    <w:left w:val="nil"/>
                    <w:bottom w:val="single" w:sz="4" w:space="0" w:color="auto"/>
                    <w:right w:val="single" w:sz="4" w:space="0" w:color="auto"/>
                  </w:tcBorders>
                  <w:noWrap/>
                  <w:vAlign w:val="center"/>
                  <w:hideMark/>
                </w:tcPr>
                <w:p w14:paraId="158E8013" w14:textId="77777777" w:rsidR="00FA09D2" w:rsidRDefault="00FA09D2" w:rsidP="00FA09D2">
                  <w:pPr>
                    <w:jc w:val="center"/>
                    <w:rPr>
                      <w:ins w:id="1067" w:author="Gannon, Hugh (Allianz Global Life)" w:date="2026-06-29T17:12:00Z" w16du:dateUtc="2026-06-29T16:12:00Z"/>
                      <w:rFonts w:ascii="Arial" w:hAnsi="Arial" w:cs="Arial"/>
                      <w:color w:val="000000"/>
                      <w:sz w:val="16"/>
                      <w:szCs w:val="16"/>
                    </w:rPr>
                  </w:pPr>
                  <w:ins w:id="1068" w:author="Gannon, Hugh (Allianz Global Life)" w:date="2026-06-29T17:12:00Z" w16du:dateUtc="2026-06-29T16:12:00Z">
                    <w:r>
                      <w:rPr>
                        <w:rFonts w:ascii="Arial" w:hAnsi="Arial" w:cs="Arial"/>
                        <w:color w:val="000000"/>
                        <w:sz w:val="16"/>
                        <w:szCs w:val="16"/>
                      </w:rPr>
                      <w:t>101%</w:t>
                    </w:r>
                  </w:ins>
                </w:p>
              </w:tc>
              <w:tc>
                <w:tcPr>
                  <w:tcW w:w="1300" w:type="dxa"/>
                  <w:tcBorders>
                    <w:top w:val="nil"/>
                    <w:left w:val="nil"/>
                    <w:bottom w:val="single" w:sz="4" w:space="0" w:color="auto"/>
                    <w:right w:val="single" w:sz="4" w:space="0" w:color="auto"/>
                  </w:tcBorders>
                  <w:noWrap/>
                  <w:vAlign w:val="center"/>
                  <w:hideMark/>
                </w:tcPr>
                <w:p w14:paraId="16D41599" w14:textId="77777777" w:rsidR="00FA09D2" w:rsidRDefault="00FA09D2" w:rsidP="00FA09D2">
                  <w:pPr>
                    <w:jc w:val="center"/>
                    <w:rPr>
                      <w:ins w:id="1069" w:author="Gannon, Hugh (Allianz Global Life)" w:date="2026-06-29T17:12:00Z" w16du:dateUtc="2026-06-29T16:12:00Z"/>
                      <w:rFonts w:ascii="Arial" w:hAnsi="Arial" w:cs="Arial"/>
                      <w:color w:val="000000"/>
                      <w:sz w:val="16"/>
                      <w:szCs w:val="16"/>
                    </w:rPr>
                  </w:pPr>
                  <w:ins w:id="1070" w:author="Gannon, Hugh (Allianz Global Life)" w:date="2026-06-29T17:12:00Z" w16du:dateUtc="2026-06-29T16:12:00Z">
                    <w:r>
                      <w:rPr>
                        <w:rFonts w:ascii="Arial" w:hAnsi="Arial" w:cs="Arial"/>
                        <w:color w:val="000000"/>
                        <w:sz w:val="16"/>
                        <w:szCs w:val="16"/>
                      </w:rPr>
                      <w:t>10%</w:t>
                    </w:r>
                  </w:ins>
                </w:p>
              </w:tc>
            </w:tr>
            <w:tr w:rsidR="00FA09D2" w14:paraId="0CD5AC2C" w14:textId="77777777" w:rsidTr="00FA09D2">
              <w:trPr>
                <w:trHeight w:val="255"/>
                <w:ins w:id="1071" w:author="Gannon, Hugh (Allianz Global Life)" w:date="2026-06-29T17:12:00Z"/>
              </w:trPr>
              <w:tc>
                <w:tcPr>
                  <w:tcW w:w="960" w:type="dxa"/>
                  <w:tcBorders>
                    <w:top w:val="nil"/>
                    <w:left w:val="single" w:sz="4" w:space="0" w:color="auto"/>
                    <w:bottom w:val="single" w:sz="4" w:space="0" w:color="auto"/>
                    <w:right w:val="single" w:sz="4" w:space="0" w:color="auto"/>
                  </w:tcBorders>
                  <w:noWrap/>
                  <w:vAlign w:val="center"/>
                  <w:hideMark/>
                </w:tcPr>
                <w:p w14:paraId="6CA9C295" w14:textId="77777777" w:rsidR="00FA09D2" w:rsidRDefault="00FA09D2" w:rsidP="00FA09D2">
                  <w:pPr>
                    <w:jc w:val="center"/>
                    <w:rPr>
                      <w:ins w:id="1072" w:author="Gannon, Hugh (Allianz Global Life)" w:date="2026-06-29T17:12:00Z" w16du:dateUtc="2026-06-29T16:12:00Z"/>
                      <w:rFonts w:ascii="Arial" w:hAnsi="Arial" w:cs="Arial"/>
                      <w:color w:val="000000"/>
                      <w:sz w:val="16"/>
                      <w:szCs w:val="16"/>
                    </w:rPr>
                  </w:pPr>
                  <w:ins w:id="1073" w:author="Gannon, Hugh (Allianz Global Life)" w:date="2026-06-29T17:12:00Z" w16du:dateUtc="2026-06-29T16:12:00Z">
                    <w:r>
                      <w:rPr>
                        <w:rFonts w:ascii="Arial" w:hAnsi="Arial" w:cs="Arial"/>
                        <w:color w:val="000000"/>
                        <w:sz w:val="16"/>
                        <w:szCs w:val="16"/>
                      </w:rPr>
                      <w:t>K2</w:t>
                    </w:r>
                  </w:ins>
                </w:p>
              </w:tc>
              <w:tc>
                <w:tcPr>
                  <w:tcW w:w="960" w:type="dxa"/>
                  <w:tcBorders>
                    <w:top w:val="nil"/>
                    <w:left w:val="nil"/>
                    <w:bottom w:val="single" w:sz="4" w:space="0" w:color="auto"/>
                    <w:right w:val="single" w:sz="4" w:space="0" w:color="auto"/>
                  </w:tcBorders>
                  <w:noWrap/>
                  <w:vAlign w:val="center"/>
                  <w:hideMark/>
                </w:tcPr>
                <w:p w14:paraId="479ACA6F" w14:textId="77777777" w:rsidR="00FA09D2" w:rsidRDefault="00FA09D2" w:rsidP="00FA09D2">
                  <w:pPr>
                    <w:jc w:val="center"/>
                    <w:rPr>
                      <w:ins w:id="1074" w:author="Gannon, Hugh (Allianz Global Life)" w:date="2026-06-29T17:12:00Z" w16du:dateUtc="2026-06-29T16:12:00Z"/>
                      <w:rFonts w:ascii="Arial" w:hAnsi="Arial" w:cs="Arial"/>
                      <w:color w:val="000000"/>
                      <w:sz w:val="16"/>
                      <w:szCs w:val="16"/>
                    </w:rPr>
                  </w:pPr>
                  <w:ins w:id="1075" w:author="Gannon, Hugh (Allianz Global Life)" w:date="2026-06-29T17:12:00Z" w16du:dateUtc="2026-06-29T16:12:00Z">
                    <w:r>
                      <w:rPr>
                        <w:rFonts w:ascii="Arial" w:hAnsi="Arial" w:cs="Arial"/>
                        <w:color w:val="000000"/>
                        <w:sz w:val="16"/>
                        <w:szCs w:val="16"/>
                      </w:rPr>
                      <w:t>100%</w:t>
                    </w:r>
                  </w:ins>
                </w:p>
              </w:tc>
              <w:tc>
                <w:tcPr>
                  <w:tcW w:w="1300" w:type="dxa"/>
                  <w:tcBorders>
                    <w:top w:val="nil"/>
                    <w:left w:val="nil"/>
                    <w:bottom w:val="single" w:sz="4" w:space="0" w:color="auto"/>
                    <w:right w:val="single" w:sz="4" w:space="0" w:color="auto"/>
                  </w:tcBorders>
                  <w:noWrap/>
                  <w:vAlign w:val="center"/>
                  <w:hideMark/>
                </w:tcPr>
                <w:p w14:paraId="1854EB5A" w14:textId="77777777" w:rsidR="00FA09D2" w:rsidRDefault="00FA09D2" w:rsidP="00FA09D2">
                  <w:pPr>
                    <w:jc w:val="center"/>
                    <w:rPr>
                      <w:ins w:id="1076" w:author="Gannon, Hugh (Allianz Global Life)" w:date="2026-06-29T17:12:00Z" w16du:dateUtc="2026-06-29T16:12:00Z"/>
                      <w:rFonts w:ascii="Arial" w:hAnsi="Arial" w:cs="Arial"/>
                      <w:color w:val="000000"/>
                      <w:sz w:val="16"/>
                      <w:szCs w:val="16"/>
                    </w:rPr>
                  </w:pPr>
                  <w:ins w:id="1077" w:author="Gannon, Hugh (Allianz Global Life)" w:date="2026-06-29T17:12:00Z" w16du:dateUtc="2026-06-29T16:12:00Z">
                    <w:r>
                      <w:rPr>
                        <w:rFonts w:ascii="Arial" w:hAnsi="Arial" w:cs="Arial"/>
                        <w:color w:val="000000"/>
                        <w:sz w:val="16"/>
                        <w:szCs w:val="16"/>
                      </w:rPr>
                      <w:t>15%</w:t>
                    </w:r>
                  </w:ins>
                </w:p>
              </w:tc>
            </w:tr>
            <w:tr w:rsidR="00FA09D2" w14:paraId="27EE797F" w14:textId="77777777" w:rsidTr="00FA09D2">
              <w:trPr>
                <w:trHeight w:val="255"/>
                <w:ins w:id="1078" w:author="Gannon, Hugh (Allianz Global Life)" w:date="2026-06-29T17:12:00Z"/>
              </w:trPr>
              <w:tc>
                <w:tcPr>
                  <w:tcW w:w="960" w:type="dxa"/>
                  <w:tcBorders>
                    <w:top w:val="nil"/>
                    <w:left w:val="single" w:sz="4" w:space="0" w:color="auto"/>
                    <w:bottom w:val="single" w:sz="4" w:space="0" w:color="auto"/>
                    <w:right w:val="single" w:sz="4" w:space="0" w:color="auto"/>
                  </w:tcBorders>
                  <w:noWrap/>
                  <w:vAlign w:val="center"/>
                  <w:hideMark/>
                </w:tcPr>
                <w:p w14:paraId="7C3ACA9B" w14:textId="77777777" w:rsidR="00FA09D2" w:rsidRDefault="00FA09D2" w:rsidP="00FA09D2">
                  <w:pPr>
                    <w:jc w:val="center"/>
                    <w:rPr>
                      <w:ins w:id="1079" w:author="Gannon, Hugh (Allianz Global Life)" w:date="2026-06-29T17:12:00Z" w16du:dateUtc="2026-06-29T16:12:00Z"/>
                      <w:rFonts w:ascii="Arial" w:hAnsi="Arial" w:cs="Arial"/>
                      <w:color w:val="000000"/>
                      <w:sz w:val="16"/>
                      <w:szCs w:val="16"/>
                    </w:rPr>
                  </w:pPr>
                  <w:ins w:id="1080" w:author="Gannon, Hugh (Allianz Global Life)" w:date="2026-06-29T17:12:00Z" w16du:dateUtc="2026-06-29T16:12:00Z">
                    <w:r>
                      <w:rPr>
                        <w:rFonts w:ascii="Arial" w:hAnsi="Arial" w:cs="Arial"/>
                        <w:color w:val="000000"/>
                        <w:sz w:val="16"/>
                        <w:szCs w:val="16"/>
                      </w:rPr>
                      <w:t>L1</w:t>
                    </w:r>
                  </w:ins>
                </w:p>
              </w:tc>
              <w:tc>
                <w:tcPr>
                  <w:tcW w:w="960" w:type="dxa"/>
                  <w:tcBorders>
                    <w:top w:val="nil"/>
                    <w:left w:val="nil"/>
                    <w:bottom w:val="single" w:sz="4" w:space="0" w:color="auto"/>
                    <w:right w:val="single" w:sz="4" w:space="0" w:color="auto"/>
                  </w:tcBorders>
                  <w:noWrap/>
                  <w:vAlign w:val="center"/>
                  <w:hideMark/>
                </w:tcPr>
                <w:p w14:paraId="767B861B" w14:textId="77777777" w:rsidR="00FA09D2" w:rsidRDefault="00FA09D2" w:rsidP="00FA09D2">
                  <w:pPr>
                    <w:jc w:val="center"/>
                    <w:rPr>
                      <w:ins w:id="1081" w:author="Gannon, Hugh (Allianz Global Life)" w:date="2026-06-29T17:12:00Z" w16du:dateUtc="2026-06-29T16:12:00Z"/>
                      <w:rFonts w:ascii="Arial" w:hAnsi="Arial" w:cs="Arial"/>
                      <w:color w:val="000000"/>
                      <w:sz w:val="16"/>
                      <w:szCs w:val="16"/>
                    </w:rPr>
                  </w:pPr>
                  <w:ins w:id="1082" w:author="Gannon, Hugh (Allianz Global Life)" w:date="2026-06-29T17:12:00Z" w16du:dateUtc="2026-06-29T16:12:00Z">
                    <w:r>
                      <w:rPr>
                        <w:rFonts w:ascii="Arial" w:hAnsi="Arial" w:cs="Arial"/>
                        <w:color w:val="000000"/>
                        <w:sz w:val="16"/>
                        <w:szCs w:val="16"/>
                      </w:rPr>
                      <w:t>101%</w:t>
                    </w:r>
                  </w:ins>
                </w:p>
              </w:tc>
              <w:tc>
                <w:tcPr>
                  <w:tcW w:w="1300" w:type="dxa"/>
                  <w:tcBorders>
                    <w:top w:val="nil"/>
                    <w:left w:val="nil"/>
                    <w:bottom w:val="single" w:sz="4" w:space="0" w:color="auto"/>
                    <w:right w:val="single" w:sz="4" w:space="0" w:color="auto"/>
                  </w:tcBorders>
                  <w:noWrap/>
                  <w:vAlign w:val="center"/>
                  <w:hideMark/>
                </w:tcPr>
                <w:p w14:paraId="7BD4A5ED" w14:textId="77777777" w:rsidR="00FA09D2" w:rsidRDefault="00FA09D2" w:rsidP="00FA09D2">
                  <w:pPr>
                    <w:jc w:val="center"/>
                    <w:rPr>
                      <w:ins w:id="1083" w:author="Gannon, Hugh (Allianz Global Life)" w:date="2026-06-29T17:12:00Z" w16du:dateUtc="2026-06-29T16:12:00Z"/>
                      <w:rFonts w:ascii="Arial" w:hAnsi="Arial" w:cs="Arial"/>
                      <w:color w:val="000000"/>
                      <w:sz w:val="16"/>
                      <w:szCs w:val="16"/>
                    </w:rPr>
                  </w:pPr>
                  <w:ins w:id="1084" w:author="Gannon, Hugh (Allianz Global Life)" w:date="2026-06-29T17:12:00Z" w16du:dateUtc="2026-06-29T16:12:00Z">
                    <w:r>
                      <w:rPr>
                        <w:rFonts w:ascii="Arial" w:hAnsi="Arial" w:cs="Arial"/>
                        <w:color w:val="000000"/>
                        <w:sz w:val="16"/>
                        <w:szCs w:val="16"/>
                      </w:rPr>
                      <w:t>10%</w:t>
                    </w:r>
                  </w:ins>
                </w:p>
              </w:tc>
            </w:tr>
            <w:tr w:rsidR="00FA09D2" w14:paraId="29CF916F" w14:textId="77777777" w:rsidTr="00FA09D2">
              <w:trPr>
                <w:trHeight w:val="255"/>
                <w:ins w:id="1085" w:author="Gannon, Hugh (Allianz Global Life)" w:date="2026-06-29T17:12:00Z"/>
              </w:trPr>
              <w:tc>
                <w:tcPr>
                  <w:tcW w:w="960" w:type="dxa"/>
                  <w:tcBorders>
                    <w:top w:val="nil"/>
                    <w:left w:val="single" w:sz="4" w:space="0" w:color="auto"/>
                    <w:bottom w:val="single" w:sz="4" w:space="0" w:color="auto"/>
                    <w:right w:val="single" w:sz="4" w:space="0" w:color="auto"/>
                  </w:tcBorders>
                  <w:noWrap/>
                  <w:vAlign w:val="center"/>
                  <w:hideMark/>
                </w:tcPr>
                <w:p w14:paraId="02B7D57B" w14:textId="77777777" w:rsidR="00FA09D2" w:rsidRDefault="00FA09D2" w:rsidP="00FA09D2">
                  <w:pPr>
                    <w:jc w:val="center"/>
                    <w:rPr>
                      <w:ins w:id="1086" w:author="Gannon, Hugh (Allianz Global Life)" w:date="2026-06-29T17:12:00Z" w16du:dateUtc="2026-06-29T16:12:00Z"/>
                      <w:rFonts w:ascii="Arial" w:hAnsi="Arial" w:cs="Arial"/>
                      <w:color w:val="000000"/>
                      <w:sz w:val="16"/>
                      <w:szCs w:val="16"/>
                    </w:rPr>
                  </w:pPr>
                  <w:ins w:id="1087" w:author="Gannon, Hugh (Allianz Global Life)" w:date="2026-06-29T17:12:00Z" w16du:dateUtc="2026-06-29T16:12:00Z">
                    <w:r>
                      <w:rPr>
                        <w:rFonts w:ascii="Arial" w:hAnsi="Arial" w:cs="Arial"/>
                        <w:color w:val="000000"/>
                        <w:sz w:val="16"/>
                        <w:szCs w:val="16"/>
                      </w:rPr>
                      <w:t>L2</w:t>
                    </w:r>
                  </w:ins>
                </w:p>
              </w:tc>
              <w:tc>
                <w:tcPr>
                  <w:tcW w:w="960" w:type="dxa"/>
                  <w:tcBorders>
                    <w:top w:val="nil"/>
                    <w:left w:val="nil"/>
                    <w:bottom w:val="single" w:sz="4" w:space="0" w:color="auto"/>
                    <w:right w:val="single" w:sz="4" w:space="0" w:color="auto"/>
                  </w:tcBorders>
                  <w:noWrap/>
                  <w:vAlign w:val="center"/>
                  <w:hideMark/>
                </w:tcPr>
                <w:p w14:paraId="61858914" w14:textId="77777777" w:rsidR="00FA09D2" w:rsidRDefault="00FA09D2" w:rsidP="00FA09D2">
                  <w:pPr>
                    <w:jc w:val="center"/>
                    <w:rPr>
                      <w:ins w:id="1088" w:author="Gannon, Hugh (Allianz Global Life)" w:date="2026-06-29T17:12:00Z" w16du:dateUtc="2026-06-29T16:12:00Z"/>
                      <w:rFonts w:ascii="Arial" w:hAnsi="Arial" w:cs="Arial"/>
                      <w:color w:val="000000"/>
                      <w:sz w:val="16"/>
                      <w:szCs w:val="16"/>
                    </w:rPr>
                  </w:pPr>
                  <w:ins w:id="1089" w:author="Gannon, Hugh (Allianz Global Life)" w:date="2026-06-29T17:12:00Z" w16du:dateUtc="2026-06-29T16:12:00Z">
                    <w:r>
                      <w:rPr>
                        <w:rFonts w:ascii="Arial" w:hAnsi="Arial" w:cs="Arial"/>
                        <w:color w:val="000000"/>
                        <w:sz w:val="16"/>
                        <w:szCs w:val="16"/>
                      </w:rPr>
                      <w:t>100%</w:t>
                    </w:r>
                  </w:ins>
                </w:p>
              </w:tc>
              <w:tc>
                <w:tcPr>
                  <w:tcW w:w="1300" w:type="dxa"/>
                  <w:tcBorders>
                    <w:top w:val="nil"/>
                    <w:left w:val="nil"/>
                    <w:bottom w:val="single" w:sz="4" w:space="0" w:color="auto"/>
                    <w:right w:val="single" w:sz="4" w:space="0" w:color="auto"/>
                  </w:tcBorders>
                  <w:noWrap/>
                  <w:vAlign w:val="center"/>
                  <w:hideMark/>
                </w:tcPr>
                <w:p w14:paraId="5AE8A35A" w14:textId="77777777" w:rsidR="00FA09D2" w:rsidRDefault="00FA09D2" w:rsidP="00FA09D2">
                  <w:pPr>
                    <w:jc w:val="center"/>
                    <w:rPr>
                      <w:ins w:id="1090" w:author="Gannon, Hugh (Allianz Global Life)" w:date="2026-06-29T17:12:00Z" w16du:dateUtc="2026-06-29T16:12:00Z"/>
                      <w:rFonts w:ascii="Arial" w:hAnsi="Arial" w:cs="Arial"/>
                      <w:color w:val="000000"/>
                      <w:sz w:val="16"/>
                      <w:szCs w:val="16"/>
                    </w:rPr>
                  </w:pPr>
                  <w:ins w:id="1091" w:author="Gannon, Hugh (Allianz Global Life)" w:date="2026-06-29T17:12:00Z" w16du:dateUtc="2026-06-29T16:12:00Z">
                    <w:r>
                      <w:rPr>
                        <w:rFonts w:ascii="Arial" w:hAnsi="Arial" w:cs="Arial"/>
                        <w:color w:val="000000"/>
                        <w:sz w:val="16"/>
                        <w:szCs w:val="16"/>
                      </w:rPr>
                      <w:t>15%</w:t>
                    </w:r>
                  </w:ins>
                </w:p>
              </w:tc>
            </w:tr>
            <w:tr w:rsidR="00FA09D2" w14:paraId="6B04B9BB" w14:textId="77777777" w:rsidTr="00FA09D2">
              <w:trPr>
                <w:trHeight w:val="255"/>
                <w:ins w:id="1092" w:author="Gannon, Hugh (Allianz Global Life)" w:date="2026-06-29T17:12:00Z"/>
              </w:trPr>
              <w:tc>
                <w:tcPr>
                  <w:tcW w:w="960" w:type="dxa"/>
                  <w:tcBorders>
                    <w:top w:val="nil"/>
                    <w:left w:val="single" w:sz="4" w:space="0" w:color="auto"/>
                    <w:bottom w:val="single" w:sz="4" w:space="0" w:color="auto"/>
                    <w:right w:val="single" w:sz="4" w:space="0" w:color="auto"/>
                  </w:tcBorders>
                  <w:noWrap/>
                  <w:vAlign w:val="center"/>
                  <w:hideMark/>
                </w:tcPr>
                <w:p w14:paraId="1B0B0BB8" w14:textId="77777777" w:rsidR="00FA09D2" w:rsidRDefault="00FA09D2" w:rsidP="00FA09D2">
                  <w:pPr>
                    <w:jc w:val="center"/>
                    <w:rPr>
                      <w:ins w:id="1093" w:author="Gannon, Hugh (Allianz Global Life)" w:date="2026-06-29T17:12:00Z" w16du:dateUtc="2026-06-29T16:12:00Z"/>
                      <w:rFonts w:ascii="Arial" w:hAnsi="Arial" w:cs="Arial"/>
                      <w:color w:val="000000"/>
                      <w:sz w:val="16"/>
                      <w:szCs w:val="16"/>
                    </w:rPr>
                  </w:pPr>
                  <w:ins w:id="1094" w:author="Gannon, Hugh (Allianz Global Life)" w:date="2026-06-29T17:12:00Z" w16du:dateUtc="2026-06-29T16:12:00Z">
                    <w:r>
                      <w:rPr>
                        <w:rFonts w:ascii="Arial" w:hAnsi="Arial" w:cs="Arial"/>
                        <w:color w:val="000000"/>
                        <w:sz w:val="16"/>
                        <w:szCs w:val="16"/>
                      </w:rPr>
                      <w:t>M1</w:t>
                    </w:r>
                  </w:ins>
                </w:p>
              </w:tc>
              <w:tc>
                <w:tcPr>
                  <w:tcW w:w="960" w:type="dxa"/>
                  <w:tcBorders>
                    <w:top w:val="nil"/>
                    <w:left w:val="nil"/>
                    <w:bottom w:val="single" w:sz="4" w:space="0" w:color="auto"/>
                    <w:right w:val="single" w:sz="4" w:space="0" w:color="auto"/>
                  </w:tcBorders>
                  <w:noWrap/>
                  <w:vAlign w:val="center"/>
                  <w:hideMark/>
                </w:tcPr>
                <w:p w14:paraId="11CD54C2" w14:textId="77777777" w:rsidR="00FA09D2" w:rsidRDefault="00FA09D2" w:rsidP="00FA09D2">
                  <w:pPr>
                    <w:jc w:val="center"/>
                    <w:rPr>
                      <w:ins w:id="1095" w:author="Gannon, Hugh (Allianz Global Life)" w:date="2026-06-29T17:12:00Z" w16du:dateUtc="2026-06-29T16:12:00Z"/>
                      <w:rFonts w:ascii="Arial" w:hAnsi="Arial" w:cs="Arial"/>
                      <w:color w:val="000000"/>
                      <w:sz w:val="16"/>
                      <w:szCs w:val="16"/>
                    </w:rPr>
                  </w:pPr>
                  <w:ins w:id="1096" w:author="Gannon, Hugh (Allianz Global Life)" w:date="2026-06-29T17:12:00Z" w16du:dateUtc="2026-06-29T16:12:00Z">
                    <w:r>
                      <w:rPr>
                        <w:rFonts w:ascii="Arial" w:hAnsi="Arial" w:cs="Arial"/>
                        <w:color w:val="000000"/>
                        <w:sz w:val="16"/>
                        <w:szCs w:val="16"/>
                      </w:rPr>
                      <w:t>101%</w:t>
                    </w:r>
                  </w:ins>
                </w:p>
              </w:tc>
              <w:tc>
                <w:tcPr>
                  <w:tcW w:w="1300" w:type="dxa"/>
                  <w:tcBorders>
                    <w:top w:val="nil"/>
                    <w:left w:val="nil"/>
                    <w:bottom w:val="single" w:sz="4" w:space="0" w:color="auto"/>
                    <w:right w:val="single" w:sz="4" w:space="0" w:color="auto"/>
                  </w:tcBorders>
                  <w:noWrap/>
                  <w:vAlign w:val="center"/>
                  <w:hideMark/>
                </w:tcPr>
                <w:p w14:paraId="0D3951D3" w14:textId="77777777" w:rsidR="00FA09D2" w:rsidRDefault="00FA09D2" w:rsidP="00FA09D2">
                  <w:pPr>
                    <w:jc w:val="center"/>
                    <w:rPr>
                      <w:ins w:id="1097" w:author="Gannon, Hugh (Allianz Global Life)" w:date="2026-06-29T17:12:00Z" w16du:dateUtc="2026-06-29T16:12:00Z"/>
                      <w:rFonts w:ascii="Arial" w:hAnsi="Arial" w:cs="Arial"/>
                      <w:color w:val="000000"/>
                      <w:sz w:val="16"/>
                      <w:szCs w:val="16"/>
                    </w:rPr>
                  </w:pPr>
                  <w:ins w:id="1098" w:author="Gannon, Hugh (Allianz Global Life)" w:date="2026-06-29T17:12:00Z" w16du:dateUtc="2026-06-29T16:12:00Z">
                    <w:r>
                      <w:rPr>
                        <w:rFonts w:ascii="Arial" w:hAnsi="Arial" w:cs="Arial"/>
                        <w:color w:val="000000"/>
                        <w:sz w:val="16"/>
                        <w:szCs w:val="16"/>
                      </w:rPr>
                      <w:t>10%</w:t>
                    </w:r>
                  </w:ins>
                </w:p>
              </w:tc>
            </w:tr>
            <w:tr w:rsidR="00FA09D2" w14:paraId="740AE0DA" w14:textId="77777777" w:rsidTr="00FA09D2">
              <w:trPr>
                <w:trHeight w:val="255"/>
                <w:ins w:id="1099" w:author="Gannon, Hugh (Allianz Global Life)" w:date="2026-06-29T17:12:00Z"/>
              </w:trPr>
              <w:tc>
                <w:tcPr>
                  <w:tcW w:w="960" w:type="dxa"/>
                  <w:tcBorders>
                    <w:top w:val="nil"/>
                    <w:left w:val="single" w:sz="4" w:space="0" w:color="auto"/>
                    <w:bottom w:val="single" w:sz="4" w:space="0" w:color="auto"/>
                    <w:right w:val="single" w:sz="4" w:space="0" w:color="auto"/>
                  </w:tcBorders>
                  <w:noWrap/>
                  <w:vAlign w:val="center"/>
                  <w:hideMark/>
                </w:tcPr>
                <w:p w14:paraId="2F562FF9" w14:textId="77777777" w:rsidR="00FA09D2" w:rsidRDefault="00FA09D2" w:rsidP="00FA09D2">
                  <w:pPr>
                    <w:jc w:val="center"/>
                    <w:rPr>
                      <w:ins w:id="1100" w:author="Gannon, Hugh (Allianz Global Life)" w:date="2026-06-29T17:12:00Z" w16du:dateUtc="2026-06-29T16:12:00Z"/>
                      <w:rFonts w:ascii="Arial" w:hAnsi="Arial" w:cs="Arial"/>
                      <w:color w:val="000000"/>
                      <w:sz w:val="16"/>
                      <w:szCs w:val="16"/>
                    </w:rPr>
                  </w:pPr>
                  <w:ins w:id="1101" w:author="Gannon, Hugh (Allianz Global Life)" w:date="2026-06-29T17:12:00Z" w16du:dateUtc="2026-06-29T16:12:00Z">
                    <w:r>
                      <w:rPr>
                        <w:rFonts w:ascii="Arial" w:hAnsi="Arial" w:cs="Arial"/>
                        <w:color w:val="000000"/>
                        <w:sz w:val="16"/>
                        <w:szCs w:val="16"/>
                      </w:rPr>
                      <w:t>M2</w:t>
                    </w:r>
                  </w:ins>
                </w:p>
              </w:tc>
              <w:tc>
                <w:tcPr>
                  <w:tcW w:w="960" w:type="dxa"/>
                  <w:tcBorders>
                    <w:top w:val="nil"/>
                    <w:left w:val="nil"/>
                    <w:bottom w:val="single" w:sz="4" w:space="0" w:color="auto"/>
                    <w:right w:val="single" w:sz="4" w:space="0" w:color="auto"/>
                  </w:tcBorders>
                  <w:noWrap/>
                  <w:vAlign w:val="center"/>
                  <w:hideMark/>
                </w:tcPr>
                <w:p w14:paraId="187B32CF" w14:textId="77777777" w:rsidR="00FA09D2" w:rsidRDefault="00FA09D2" w:rsidP="00FA09D2">
                  <w:pPr>
                    <w:jc w:val="center"/>
                    <w:rPr>
                      <w:ins w:id="1102" w:author="Gannon, Hugh (Allianz Global Life)" w:date="2026-06-29T17:12:00Z" w16du:dateUtc="2026-06-29T16:12:00Z"/>
                      <w:rFonts w:ascii="Arial" w:hAnsi="Arial" w:cs="Arial"/>
                      <w:color w:val="000000"/>
                      <w:sz w:val="16"/>
                      <w:szCs w:val="16"/>
                    </w:rPr>
                  </w:pPr>
                  <w:ins w:id="1103" w:author="Gannon, Hugh (Allianz Global Life)" w:date="2026-06-29T17:12:00Z" w16du:dateUtc="2026-06-29T16:12:00Z">
                    <w:r>
                      <w:rPr>
                        <w:rFonts w:ascii="Arial" w:hAnsi="Arial" w:cs="Arial"/>
                        <w:color w:val="000000"/>
                        <w:sz w:val="16"/>
                        <w:szCs w:val="16"/>
                      </w:rPr>
                      <w:t>100%</w:t>
                    </w:r>
                  </w:ins>
                </w:p>
              </w:tc>
              <w:tc>
                <w:tcPr>
                  <w:tcW w:w="1300" w:type="dxa"/>
                  <w:tcBorders>
                    <w:top w:val="nil"/>
                    <w:left w:val="nil"/>
                    <w:bottom w:val="single" w:sz="4" w:space="0" w:color="auto"/>
                    <w:right w:val="single" w:sz="4" w:space="0" w:color="auto"/>
                  </w:tcBorders>
                  <w:noWrap/>
                  <w:vAlign w:val="center"/>
                  <w:hideMark/>
                </w:tcPr>
                <w:p w14:paraId="4958F063" w14:textId="77777777" w:rsidR="00FA09D2" w:rsidRDefault="00FA09D2" w:rsidP="00FA09D2">
                  <w:pPr>
                    <w:jc w:val="center"/>
                    <w:rPr>
                      <w:ins w:id="1104" w:author="Gannon, Hugh (Allianz Global Life)" w:date="2026-06-29T17:12:00Z" w16du:dateUtc="2026-06-29T16:12:00Z"/>
                      <w:rFonts w:ascii="Arial" w:hAnsi="Arial" w:cs="Arial"/>
                      <w:color w:val="000000"/>
                      <w:sz w:val="16"/>
                      <w:szCs w:val="16"/>
                    </w:rPr>
                  </w:pPr>
                  <w:ins w:id="1105" w:author="Gannon, Hugh (Allianz Global Life)" w:date="2026-06-29T17:12:00Z" w16du:dateUtc="2026-06-29T16:12:00Z">
                    <w:r>
                      <w:rPr>
                        <w:rFonts w:ascii="Arial" w:hAnsi="Arial" w:cs="Arial"/>
                        <w:color w:val="000000"/>
                        <w:sz w:val="16"/>
                        <w:szCs w:val="16"/>
                      </w:rPr>
                      <w:t>15%</w:t>
                    </w:r>
                  </w:ins>
                </w:p>
              </w:tc>
            </w:tr>
          </w:tbl>
          <w:p w14:paraId="46546165" w14:textId="77777777" w:rsidR="00FE69DF" w:rsidRDefault="00FE69DF" w:rsidP="00FE69DF">
            <w:pPr>
              <w:rPr>
                <w:ins w:id="1106" w:author="Gannon, Hugh (Allianz Global Life)" w:date="2026-06-29T17:12:00Z" w16du:dateUtc="2026-06-29T16:12:00Z"/>
                <w:rFonts w:asciiTheme="minorHAnsi" w:hAnsiTheme="minorHAnsi" w:cstheme="minorHAnsi"/>
                <w:color w:val="000000"/>
                <w:sz w:val="20"/>
                <w:szCs w:val="20"/>
                <w:lang w:val="en-US"/>
              </w:rPr>
            </w:pPr>
            <w:del w:id="1107" w:author="Gannon, Hugh (Allianz Global Life)" w:date="2026-06-29T17:12:00Z" w16du:dateUtc="2026-06-29T16:12:00Z">
              <w:r w:rsidRPr="00072586" w:rsidDel="00FA09D2">
                <w:rPr>
                  <w:rFonts w:asciiTheme="minorHAnsi" w:hAnsiTheme="minorHAnsi" w:cstheme="minorHAnsi"/>
                  <w:color w:val="000000"/>
                  <w:sz w:val="20"/>
                  <w:szCs w:val="20"/>
                  <w:lang w:val="en-US"/>
                </w:rPr>
                <w:delText>N/A</w:delText>
              </w:r>
            </w:del>
          </w:p>
          <w:p w14:paraId="7940F43E" w14:textId="1DE41687" w:rsidR="00D914BB" w:rsidRDefault="00D914BB" w:rsidP="00FE69DF">
            <w:pPr>
              <w:rPr>
                <w:ins w:id="1108" w:author="Gannon, Hugh (Allianz Global Life)" w:date="2026-06-29T17:12:00Z" w16du:dateUtc="2026-06-29T16:12:00Z"/>
                <w:rFonts w:asciiTheme="minorHAnsi" w:hAnsiTheme="minorHAnsi" w:cstheme="minorHAnsi"/>
                <w:color w:val="000000"/>
                <w:sz w:val="20"/>
                <w:szCs w:val="20"/>
                <w:lang w:val="en-US"/>
              </w:rPr>
            </w:pPr>
            <w:ins w:id="1109" w:author="Gannon, Hugh (Allianz Global Life)" w:date="2026-06-29T17:12:00Z" w16du:dateUtc="2026-06-29T16:12:00Z">
              <w:r>
                <w:rPr>
                  <w:rFonts w:asciiTheme="minorHAnsi" w:hAnsiTheme="minorHAnsi" w:cstheme="minorHAnsi"/>
                  <w:color w:val="000000"/>
                  <w:sz w:val="20"/>
                  <w:szCs w:val="20"/>
                  <w:lang w:val="en-US"/>
                </w:rPr>
                <w:t>Regular premium allocation</w:t>
              </w:r>
            </w:ins>
            <w:ins w:id="1110" w:author="Gannon, Hugh (Allianz Global Life)" w:date="2026-06-29T17:13:00Z" w16du:dateUtc="2026-06-29T16:13:00Z">
              <w:r w:rsidR="00BD62EC">
                <w:rPr>
                  <w:rFonts w:asciiTheme="minorHAnsi" w:hAnsiTheme="minorHAnsi" w:cstheme="minorHAnsi"/>
                  <w:color w:val="000000"/>
                  <w:sz w:val="20"/>
                  <w:szCs w:val="20"/>
                  <w:lang w:val="en-US"/>
                </w:rPr>
                <w:t xml:space="preserve"> </w:t>
              </w:r>
            </w:ins>
            <w:ins w:id="1111" w:author="Gannon, Hugh (Allianz Global Life)" w:date="2026-06-29T17:14:00Z" w16du:dateUtc="2026-06-29T16:14:00Z">
              <w:r w:rsidR="00BD62EC">
                <w:rPr>
                  <w:rFonts w:asciiTheme="minorHAnsi" w:hAnsiTheme="minorHAnsi" w:cstheme="minorHAnsi"/>
                  <w:color w:val="000000"/>
                  <w:sz w:val="20"/>
                  <w:szCs w:val="20"/>
                  <w:lang w:val="en-US"/>
                </w:rPr>
                <w:t>is as above. Trade</w:t>
              </w:r>
              <w:r w:rsidR="006E5188">
                <w:rPr>
                  <w:rFonts w:asciiTheme="minorHAnsi" w:hAnsiTheme="minorHAnsi" w:cstheme="minorHAnsi"/>
                  <w:color w:val="000000"/>
                  <w:sz w:val="20"/>
                  <w:szCs w:val="20"/>
                  <w:lang w:val="en-US"/>
                </w:rPr>
                <w:t>-</w:t>
              </w:r>
              <w:r w:rsidR="00BD62EC">
                <w:rPr>
                  <w:rFonts w:asciiTheme="minorHAnsi" w:hAnsiTheme="minorHAnsi" w:cstheme="minorHAnsi"/>
                  <w:color w:val="000000"/>
                  <w:sz w:val="20"/>
                  <w:szCs w:val="20"/>
                  <w:lang w:val="en-US"/>
                </w:rPr>
                <w:t>off of</w:t>
              </w:r>
              <w:r w:rsidR="006E5188">
                <w:rPr>
                  <w:rFonts w:asciiTheme="minorHAnsi" w:hAnsiTheme="minorHAnsi" w:cstheme="minorHAnsi"/>
                  <w:color w:val="000000"/>
                  <w:sz w:val="20"/>
                  <w:szCs w:val="20"/>
                  <w:lang w:val="en-US"/>
                </w:rPr>
                <w:t xml:space="preserve"> </w:t>
              </w:r>
              <w:r w:rsidR="006C3453">
                <w:rPr>
                  <w:rFonts w:asciiTheme="minorHAnsi" w:hAnsiTheme="minorHAnsi" w:cstheme="minorHAnsi"/>
                  <w:color w:val="000000"/>
                  <w:sz w:val="20"/>
                  <w:szCs w:val="20"/>
                  <w:lang w:val="en-US"/>
                </w:rPr>
                <w:t xml:space="preserve">upfront commission for </w:t>
              </w:r>
            </w:ins>
            <w:ins w:id="1112" w:author="Gannon, Hugh (Allianz Global Life)" w:date="2026-06-29T17:15:00Z" w16du:dateUtc="2026-06-29T16:15:00Z">
              <w:r w:rsidR="006C3453">
                <w:rPr>
                  <w:rFonts w:asciiTheme="minorHAnsi" w:hAnsiTheme="minorHAnsi" w:cstheme="minorHAnsi"/>
                  <w:color w:val="000000"/>
                  <w:sz w:val="20"/>
                  <w:szCs w:val="20"/>
                  <w:lang w:val="en-US"/>
                </w:rPr>
                <w:t xml:space="preserve">allocation is </w:t>
              </w:r>
            </w:ins>
            <w:ins w:id="1113" w:author="Gannon, Hugh (Allianz Global Life)" w:date="2026-06-29T17:26:00Z" w16du:dateUtc="2026-06-29T16:26:00Z">
              <w:r w:rsidR="00B543B5">
                <w:rPr>
                  <w:rFonts w:asciiTheme="minorHAnsi" w:hAnsiTheme="minorHAnsi" w:cstheme="minorHAnsi"/>
                  <w:color w:val="000000"/>
                  <w:sz w:val="20"/>
                  <w:szCs w:val="20"/>
                  <w:lang w:val="en-US"/>
                </w:rPr>
                <w:t>not allowed.</w:t>
              </w:r>
            </w:ins>
          </w:p>
          <w:p w14:paraId="6EA423F1" w14:textId="40B317E2" w:rsidR="00D914BB" w:rsidRPr="00072586" w:rsidRDefault="00D914BB" w:rsidP="00FE69DF">
            <w:pPr>
              <w:rPr>
                <w:rFonts w:asciiTheme="minorHAnsi" w:hAnsiTheme="minorHAnsi" w:cstheme="minorHAnsi"/>
                <w:color w:val="000000"/>
                <w:sz w:val="20"/>
                <w:szCs w:val="20"/>
                <w:lang w:val="en-US"/>
              </w:rPr>
            </w:pPr>
          </w:p>
        </w:tc>
      </w:tr>
      <w:tr w:rsidR="00FE69DF" w:rsidRPr="009E4E5D" w14:paraId="32014122" w14:textId="77777777" w:rsidTr="002D0A75">
        <w:trPr>
          <w:trHeight w:val="255"/>
        </w:trPr>
        <w:tc>
          <w:tcPr>
            <w:tcW w:w="3119" w:type="dxa"/>
            <w:noWrap/>
            <w:vAlign w:val="center"/>
            <w:hideMark/>
          </w:tcPr>
          <w:p w14:paraId="6EE64ECA" w14:textId="790A531C" w:rsidR="00FE69DF" w:rsidRPr="005C17F8" w:rsidRDefault="00E57170" w:rsidP="00FE69DF">
            <w:pPr>
              <w:rPr>
                <w:rFonts w:ascii="Calibri" w:hAnsi="Calibri" w:cs="Arial"/>
                <w:b/>
                <w:bCs/>
                <w:color w:val="000000"/>
                <w:sz w:val="20"/>
                <w:szCs w:val="20"/>
                <w:lang w:val="en-US"/>
              </w:rPr>
            </w:pPr>
            <w:r w:rsidRPr="005C17F8">
              <w:rPr>
                <w:rFonts w:ascii="Calibri" w:hAnsi="Calibri" w:cs="Arial"/>
                <w:b/>
                <w:bCs/>
                <w:color w:val="000000"/>
                <w:sz w:val="20"/>
                <w:szCs w:val="20"/>
              </w:rPr>
              <w:t>Commission Clawback</w:t>
            </w:r>
            <w:r>
              <w:rPr>
                <w:rFonts w:ascii="Calibri" w:hAnsi="Calibri" w:cs="Arial"/>
                <w:b/>
                <w:bCs/>
                <w:color w:val="000000"/>
                <w:sz w:val="20"/>
                <w:szCs w:val="20"/>
              </w:rPr>
              <w:t xml:space="preserve"> (1.4.10)</w:t>
            </w:r>
          </w:p>
        </w:tc>
        <w:tc>
          <w:tcPr>
            <w:tcW w:w="6379" w:type="dxa"/>
            <w:vAlign w:val="center"/>
            <w:hideMark/>
          </w:tcPr>
          <w:p w14:paraId="433A40EA" w14:textId="237A8413" w:rsidR="00CB74EC" w:rsidRDefault="00CB74EC" w:rsidP="00CB74EC">
            <w:pPr>
              <w:rPr>
                <w:ins w:id="1114" w:author="Gannon, Hugh (Allianz Global Life)" w:date="2026-06-29T17:27:00Z" w16du:dateUtc="2026-06-29T16:27:00Z"/>
                <w:rFonts w:asciiTheme="minorHAnsi" w:hAnsiTheme="minorHAnsi" w:cstheme="minorHAnsi"/>
                <w:color w:val="000000"/>
                <w:sz w:val="20"/>
                <w:szCs w:val="20"/>
                <w:lang w:val="en-US"/>
              </w:rPr>
            </w:pPr>
            <w:commentRangeStart w:id="1115"/>
            <w:commentRangeStart w:id="1116"/>
            <w:r w:rsidRPr="0055226D">
              <w:rPr>
                <w:rFonts w:asciiTheme="minorHAnsi" w:hAnsiTheme="minorHAnsi" w:cstheme="minorHAnsi"/>
                <w:color w:val="000000"/>
                <w:sz w:val="20"/>
                <w:szCs w:val="20"/>
                <w:rPrChange w:id="1117" w:author="Gannon, Hugh (Allianz Global Life)" w:date="2026-06-29T17:00:00Z" w16du:dateUtc="2026-06-29T16:00:00Z">
                  <w:rPr>
                    <w:rFonts w:asciiTheme="minorHAnsi" w:hAnsiTheme="minorHAnsi" w:cstheme="minorHAnsi"/>
                    <w:color w:val="000000"/>
                    <w:sz w:val="20"/>
                    <w:szCs w:val="20"/>
                    <w:highlight w:val="yellow"/>
                  </w:rPr>
                </w:rPrChange>
              </w:rPr>
              <w:t xml:space="preserve">Clawback of initial commission applies on cool off </w:t>
            </w:r>
            <w:del w:id="1118" w:author="Gannon, Hugh (Allianz Global Life)" w:date="2026-06-29T17:27:00Z" w16du:dateUtc="2026-06-29T16:27:00Z">
              <w:r w:rsidRPr="0055226D" w:rsidDel="00FA78E2">
                <w:rPr>
                  <w:rFonts w:asciiTheme="minorHAnsi" w:hAnsiTheme="minorHAnsi" w:cstheme="minorHAnsi"/>
                  <w:color w:val="000000"/>
                  <w:sz w:val="20"/>
                  <w:szCs w:val="20"/>
                  <w:lang w:val="en-US"/>
                  <w:rPrChange w:id="1119" w:author="Gannon, Hugh (Allianz Global Life)" w:date="2026-06-29T17:00:00Z" w16du:dateUtc="2026-06-29T16:00:00Z">
                    <w:rPr>
                      <w:rFonts w:asciiTheme="minorHAnsi" w:hAnsiTheme="minorHAnsi" w:cstheme="minorHAnsi"/>
                      <w:color w:val="000000"/>
                      <w:sz w:val="20"/>
                      <w:szCs w:val="20"/>
                      <w:highlight w:val="yellow"/>
                      <w:lang w:val="en-US"/>
                    </w:rPr>
                  </w:rPrChange>
                </w:rPr>
                <w:delText>only</w:delText>
              </w:r>
            </w:del>
            <w:ins w:id="1120" w:author="Gannon, Hugh (Allianz Global Life)" w:date="2026-06-29T17:27:00Z" w16du:dateUtc="2026-06-29T16:27:00Z">
              <w:r w:rsidR="00FA78E2">
                <w:rPr>
                  <w:rFonts w:asciiTheme="minorHAnsi" w:hAnsiTheme="minorHAnsi" w:cstheme="minorHAnsi"/>
                  <w:color w:val="000000"/>
                  <w:sz w:val="20"/>
                  <w:szCs w:val="20"/>
                  <w:lang w:val="en-US"/>
                </w:rPr>
                <w:t>for all product codes</w:t>
              </w:r>
            </w:ins>
            <w:r w:rsidRPr="0055226D">
              <w:rPr>
                <w:rFonts w:asciiTheme="minorHAnsi" w:hAnsiTheme="minorHAnsi" w:cstheme="minorHAnsi"/>
                <w:color w:val="000000"/>
                <w:sz w:val="20"/>
                <w:szCs w:val="20"/>
                <w:lang w:val="en-US"/>
                <w:rPrChange w:id="1121" w:author="Gannon, Hugh (Allianz Global Life)" w:date="2026-06-29T17:00:00Z" w16du:dateUtc="2026-06-29T16:00:00Z">
                  <w:rPr>
                    <w:rFonts w:asciiTheme="minorHAnsi" w:hAnsiTheme="minorHAnsi" w:cstheme="minorHAnsi"/>
                    <w:color w:val="000000"/>
                    <w:sz w:val="20"/>
                    <w:szCs w:val="20"/>
                    <w:highlight w:val="yellow"/>
                    <w:lang w:val="en-US"/>
                  </w:rPr>
                </w:rPrChange>
              </w:rPr>
              <w:t>.</w:t>
            </w:r>
            <w:commentRangeEnd w:id="1115"/>
            <w:r w:rsidR="008A0B5A">
              <w:rPr>
                <w:rStyle w:val="CommentReference"/>
                <w:rFonts w:asciiTheme="minorHAnsi" w:hAnsiTheme="minorHAnsi" w:cstheme="minorHAnsi"/>
                <w:color w:val="000000"/>
                <w:sz w:val="20"/>
                <w:szCs w:val="20"/>
                <w:lang w:val="en-US"/>
              </w:rPr>
              <w:commentReference w:id="1115"/>
            </w:r>
            <w:commentRangeEnd w:id="1116"/>
            <w:r w:rsidR="00D20B1A">
              <w:rPr>
                <w:rStyle w:val="CommentReference"/>
                <w:rFonts w:asciiTheme="minorHAnsi" w:hAnsiTheme="minorHAnsi" w:cstheme="minorHAnsi"/>
                <w:color w:val="000000"/>
                <w:sz w:val="20"/>
                <w:szCs w:val="20"/>
                <w:lang w:val="en-US"/>
              </w:rPr>
              <w:commentReference w:id="1116"/>
            </w:r>
          </w:p>
          <w:p w14:paraId="40D9DEC7" w14:textId="77777777" w:rsidR="00FA78E2" w:rsidRDefault="00FA78E2" w:rsidP="00CB74EC">
            <w:pPr>
              <w:rPr>
                <w:ins w:id="1122" w:author="Gannon, Hugh (Allianz Global Life)" w:date="2026-06-29T17:27:00Z" w16du:dateUtc="2026-06-29T16:27:00Z"/>
                <w:rFonts w:asciiTheme="minorHAnsi" w:hAnsiTheme="minorHAnsi" w:cstheme="minorHAnsi"/>
                <w:color w:val="000000"/>
                <w:sz w:val="20"/>
                <w:szCs w:val="20"/>
                <w:lang w:val="en-US"/>
              </w:rPr>
            </w:pPr>
          </w:p>
          <w:p w14:paraId="60A09BA5" w14:textId="7987D4A3" w:rsidR="00FA78E2" w:rsidRDefault="00FA78E2" w:rsidP="00CB74EC">
            <w:pPr>
              <w:rPr>
                <w:ins w:id="1123" w:author="Gannon, Hugh (Allianz Global Life)" w:date="2026-06-30T10:46:00Z" w16du:dateUtc="2026-06-30T09:46:00Z"/>
                <w:rFonts w:asciiTheme="minorHAnsi" w:hAnsiTheme="minorHAnsi" w:cstheme="minorHAnsi"/>
                <w:color w:val="000000"/>
                <w:sz w:val="20"/>
                <w:szCs w:val="20"/>
                <w:lang w:val="en-US"/>
              </w:rPr>
            </w:pPr>
            <w:ins w:id="1124" w:author="Gannon, Hugh (Allianz Global Life)" w:date="2026-06-29T17:27:00Z" w16du:dateUtc="2026-06-29T16:27:00Z">
              <w:r>
                <w:rPr>
                  <w:rFonts w:asciiTheme="minorHAnsi" w:hAnsiTheme="minorHAnsi" w:cstheme="minorHAnsi"/>
                  <w:color w:val="000000"/>
                  <w:sz w:val="20"/>
                  <w:szCs w:val="20"/>
                  <w:lang w:val="en-US"/>
                </w:rPr>
                <w:t xml:space="preserve">Additionally, clawback applies for the following </w:t>
              </w:r>
            </w:ins>
            <w:ins w:id="1125" w:author="Gannon, Hugh (Allianz Global Life)" w:date="2026-06-30T10:49:00Z" w16du:dateUtc="2026-06-30T09:49:00Z">
              <w:r w:rsidR="00876101">
                <w:rPr>
                  <w:rFonts w:asciiTheme="minorHAnsi" w:hAnsiTheme="minorHAnsi" w:cstheme="minorHAnsi"/>
                  <w:color w:val="000000"/>
                  <w:sz w:val="20"/>
                  <w:szCs w:val="20"/>
                  <w:lang w:val="en-US"/>
                </w:rPr>
                <w:t xml:space="preserve">single premium </w:t>
              </w:r>
            </w:ins>
            <w:ins w:id="1126" w:author="Gannon, Hugh (Allianz Global Life)" w:date="2026-06-29T17:27:00Z" w16du:dateUtc="2026-06-29T16:27:00Z">
              <w:r>
                <w:rPr>
                  <w:rFonts w:asciiTheme="minorHAnsi" w:hAnsiTheme="minorHAnsi" w:cstheme="minorHAnsi"/>
                  <w:color w:val="000000"/>
                  <w:sz w:val="20"/>
                  <w:szCs w:val="20"/>
                  <w:lang w:val="en-US"/>
                </w:rPr>
                <w:t>product codes (duration is from the time of the premium payment, not policy inception):</w:t>
              </w:r>
            </w:ins>
          </w:p>
          <w:p w14:paraId="392486B8" w14:textId="77777777" w:rsidR="00E645AC" w:rsidRDefault="00E645AC" w:rsidP="00CB74EC">
            <w:pPr>
              <w:rPr>
                <w:ins w:id="1127" w:author="Gannon, Hugh (Allianz Global Life)" w:date="2026-06-30T10:46:00Z" w16du:dateUtc="2026-06-30T09:46:00Z"/>
                <w:rFonts w:asciiTheme="minorHAnsi" w:hAnsiTheme="minorHAnsi" w:cstheme="minorHAnsi"/>
                <w:color w:val="000000"/>
                <w:sz w:val="20"/>
                <w:szCs w:val="20"/>
                <w:lang w:val="en-US"/>
              </w:rPr>
            </w:pPr>
          </w:p>
          <w:tbl>
            <w:tblPr>
              <w:tblW w:w="6982" w:type="dxa"/>
              <w:tblLook w:val="04A0" w:firstRow="1" w:lastRow="0" w:firstColumn="1" w:lastColumn="0" w:noHBand="0" w:noVBand="1"/>
              <w:tblPrChange w:id="1128" w:author="Gannon, Hugh (Allianz Global Life)" w:date="2026-06-30T10:49:00Z" w16du:dateUtc="2026-06-30T09:49:00Z">
                <w:tblPr>
                  <w:tblW w:w="7700" w:type="dxa"/>
                  <w:tblLook w:val="04A0" w:firstRow="1" w:lastRow="0" w:firstColumn="1" w:lastColumn="0" w:noHBand="0" w:noVBand="1"/>
                </w:tblPr>
              </w:tblPrChange>
            </w:tblPr>
            <w:tblGrid>
              <w:gridCol w:w="2305"/>
              <w:gridCol w:w="850"/>
              <w:gridCol w:w="992"/>
              <w:gridCol w:w="851"/>
              <w:gridCol w:w="992"/>
              <w:gridCol w:w="992"/>
              <w:tblGridChange w:id="1129">
                <w:tblGrid>
                  <w:gridCol w:w="2305"/>
                  <w:gridCol w:w="215"/>
                  <w:gridCol w:w="635"/>
                  <w:gridCol w:w="305"/>
                  <w:gridCol w:w="687"/>
                  <w:gridCol w:w="213"/>
                  <w:gridCol w:w="638"/>
                  <w:gridCol w:w="302"/>
                  <w:gridCol w:w="690"/>
                  <w:gridCol w:w="250"/>
                  <w:gridCol w:w="742"/>
                  <w:gridCol w:w="718"/>
                </w:tblGrid>
              </w:tblGridChange>
            </w:tblGrid>
            <w:tr w:rsidR="008A0B5A" w14:paraId="176EB207" w14:textId="77777777" w:rsidTr="008A0B5A">
              <w:trPr>
                <w:trHeight w:val="255"/>
                <w:ins w:id="1130" w:author="Gannon, Hugh (Allianz Global Life)" w:date="2026-06-30T10:48:00Z"/>
                <w:trPrChange w:id="1131" w:author="Gannon, Hugh (Allianz Global Life)" w:date="2026-06-30T10:49:00Z" w16du:dateUtc="2026-06-30T09:49:00Z">
                  <w:trPr>
                    <w:trHeight w:val="255"/>
                  </w:trPr>
                </w:trPrChange>
              </w:trPr>
              <w:tc>
                <w:tcPr>
                  <w:tcW w:w="2305" w:type="dxa"/>
                  <w:tcBorders>
                    <w:top w:val="single" w:sz="4" w:space="0" w:color="auto"/>
                    <w:left w:val="single" w:sz="4" w:space="0" w:color="auto"/>
                    <w:bottom w:val="single" w:sz="4" w:space="0" w:color="auto"/>
                    <w:right w:val="single" w:sz="4" w:space="0" w:color="auto"/>
                  </w:tcBorders>
                  <w:vAlign w:val="center"/>
                  <w:hideMark/>
                  <w:tcPrChange w:id="1132" w:author="Gannon, Hugh (Allianz Global Life)" w:date="2026-06-30T10:49:00Z" w16du:dateUtc="2026-06-30T09:49:00Z">
                    <w:tcPr>
                      <w:tcW w:w="2520" w:type="dxa"/>
                      <w:gridSpan w:val="2"/>
                      <w:tcBorders>
                        <w:top w:val="single" w:sz="4" w:space="0" w:color="auto"/>
                        <w:left w:val="single" w:sz="4" w:space="0" w:color="auto"/>
                        <w:bottom w:val="single" w:sz="4" w:space="0" w:color="auto"/>
                        <w:right w:val="single" w:sz="4" w:space="0" w:color="auto"/>
                      </w:tcBorders>
                      <w:vAlign w:val="center"/>
                      <w:hideMark/>
                    </w:tcPr>
                  </w:tcPrChange>
                </w:tcPr>
                <w:p w14:paraId="25AE0186" w14:textId="77777777" w:rsidR="008A0B5A" w:rsidRDefault="008A0B5A" w:rsidP="008A0B5A">
                  <w:pPr>
                    <w:jc w:val="center"/>
                    <w:rPr>
                      <w:ins w:id="1133" w:author="Gannon, Hugh (Allianz Global Life)" w:date="2026-06-30T10:48:00Z" w16du:dateUtc="2026-06-30T09:48:00Z"/>
                      <w:rFonts w:ascii="Arial" w:hAnsi="Arial" w:cs="Arial"/>
                      <w:b/>
                      <w:bCs/>
                      <w:color w:val="000000"/>
                      <w:sz w:val="20"/>
                      <w:szCs w:val="20"/>
                      <w:lang w:val="en-US" w:eastAsia="en-US"/>
                    </w:rPr>
                  </w:pPr>
                  <w:ins w:id="1134" w:author="Gannon, Hugh (Allianz Global Life)" w:date="2026-06-30T10:48:00Z" w16du:dateUtc="2026-06-30T09:48:00Z">
                    <w:r>
                      <w:rPr>
                        <w:rFonts w:ascii="Arial" w:hAnsi="Arial" w:cs="Arial"/>
                        <w:b/>
                        <w:bCs/>
                        <w:color w:val="000000"/>
                        <w:sz w:val="20"/>
                        <w:szCs w:val="20"/>
                      </w:rPr>
                      <w:t>Product Code</w:t>
                    </w:r>
                  </w:ins>
                </w:p>
              </w:tc>
              <w:tc>
                <w:tcPr>
                  <w:tcW w:w="850" w:type="dxa"/>
                  <w:tcBorders>
                    <w:top w:val="single" w:sz="4" w:space="0" w:color="auto"/>
                    <w:left w:val="nil"/>
                    <w:bottom w:val="single" w:sz="4" w:space="0" w:color="auto"/>
                    <w:right w:val="single" w:sz="4" w:space="0" w:color="auto"/>
                  </w:tcBorders>
                  <w:noWrap/>
                  <w:vAlign w:val="center"/>
                  <w:hideMark/>
                  <w:tcPrChange w:id="1135" w:author="Gannon, Hugh (Allianz Global Life)" w:date="2026-06-30T10:49:00Z" w16du:dateUtc="2026-06-30T09:49:00Z">
                    <w:tcPr>
                      <w:tcW w:w="940" w:type="dxa"/>
                      <w:gridSpan w:val="2"/>
                      <w:tcBorders>
                        <w:top w:val="single" w:sz="4" w:space="0" w:color="auto"/>
                        <w:left w:val="nil"/>
                        <w:bottom w:val="single" w:sz="4" w:space="0" w:color="auto"/>
                        <w:right w:val="single" w:sz="4" w:space="0" w:color="auto"/>
                      </w:tcBorders>
                      <w:noWrap/>
                      <w:vAlign w:val="center"/>
                      <w:hideMark/>
                    </w:tcPr>
                  </w:tcPrChange>
                </w:tcPr>
                <w:p w14:paraId="1F7D2D2D" w14:textId="77777777" w:rsidR="008A0B5A" w:rsidRDefault="008A0B5A" w:rsidP="008A0B5A">
                  <w:pPr>
                    <w:jc w:val="center"/>
                    <w:rPr>
                      <w:ins w:id="1136" w:author="Gannon, Hugh (Allianz Global Life)" w:date="2026-06-30T10:48:00Z" w16du:dateUtc="2026-06-30T09:48:00Z"/>
                      <w:rFonts w:ascii="Arial" w:hAnsi="Arial" w:cs="Arial"/>
                      <w:b/>
                      <w:bCs/>
                      <w:color w:val="000000"/>
                      <w:sz w:val="20"/>
                      <w:szCs w:val="20"/>
                    </w:rPr>
                  </w:pPr>
                  <w:ins w:id="1137" w:author="Gannon, Hugh (Allianz Global Life)" w:date="2026-06-30T10:48:00Z" w16du:dateUtc="2026-06-30T09:48:00Z">
                    <w:r>
                      <w:rPr>
                        <w:rFonts w:ascii="Arial" w:hAnsi="Arial" w:cs="Arial"/>
                        <w:b/>
                        <w:bCs/>
                        <w:color w:val="000000"/>
                        <w:sz w:val="20"/>
                        <w:szCs w:val="20"/>
                      </w:rPr>
                      <w:t>Year 1</w:t>
                    </w:r>
                  </w:ins>
                </w:p>
              </w:tc>
              <w:tc>
                <w:tcPr>
                  <w:tcW w:w="992" w:type="dxa"/>
                  <w:tcBorders>
                    <w:top w:val="single" w:sz="4" w:space="0" w:color="auto"/>
                    <w:left w:val="nil"/>
                    <w:bottom w:val="single" w:sz="4" w:space="0" w:color="auto"/>
                    <w:right w:val="single" w:sz="4" w:space="0" w:color="auto"/>
                  </w:tcBorders>
                  <w:vAlign w:val="center"/>
                  <w:hideMark/>
                  <w:tcPrChange w:id="1138" w:author="Gannon, Hugh (Allianz Global Life)" w:date="2026-06-30T10:49:00Z" w16du:dateUtc="2026-06-30T09:49:00Z">
                    <w:tcPr>
                      <w:tcW w:w="900" w:type="dxa"/>
                      <w:gridSpan w:val="2"/>
                      <w:tcBorders>
                        <w:top w:val="single" w:sz="4" w:space="0" w:color="auto"/>
                        <w:left w:val="nil"/>
                        <w:bottom w:val="single" w:sz="4" w:space="0" w:color="auto"/>
                        <w:right w:val="single" w:sz="4" w:space="0" w:color="auto"/>
                      </w:tcBorders>
                      <w:vAlign w:val="center"/>
                      <w:hideMark/>
                    </w:tcPr>
                  </w:tcPrChange>
                </w:tcPr>
                <w:p w14:paraId="203AD35E" w14:textId="77777777" w:rsidR="008A0B5A" w:rsidRDefault="008A0B5A" w:rsidP="008A0B5A">
                  <w:pPr>
                    <w:jc w:val="center"/>
                    <w:rPr>
                      <w:ins w:id="1139" w:author="Gannon, Hugh (Allianz Global Life)" w:date="2026-06-30T10:48:00Z" w16du:dateUtc="2026-06-30T09:48:00Z"/>
                      <w:rFonts w:ascii="Arial" w:hAnsi="Arial" w:cs="Arial"/>
                      <w:b/>
                      <w:bCs/>
                      <w:color w:val="000000"/>
                      <w:sz w:val="20"/>
                      <w:szCs w:val="20"/>
                    </w:rPr>
                  </w:pPr>
                  <w:ins w:id="1140" w:author="Gannon, Hugh (Allianz Global Life)" w:date="2026-06-30T10:48:00Z" w16du:dateUtc="2026-06-30T09:48:00Z">
                    <w:r>
                      <w:rPr>
                        <w:rFonts w:ascii="Arial" w:hAnsi="Arial" w:cs="Arial"/>
                        <w:b/>
                        <w:bCs/>
                        <w:color w:val="000000"/>
                        <w:sz w:val="20"/>
                        <w:szCs w:val="20"/>
                      </w:rPr>
                      <w:t>Year 2</w:t>
                    </w:r>
                  </w:ins>
                </w:p>
              </w:tc>
              <w:tc>
                <w:tcPr>
                  <w:tcW w:w="851" w:type="dxa"/>
                  <w:tcBorders>
                    <w:top w:val="single" w:sz="4" w:space="0" w:color="auto"/>
                    <w:left w:val="nil"/>
                    <w:bottom w:val="single" w:sz="4" w:space="0" w:color="auto"/>
                    <w:right w:val="single" w:sz="4" w:space="0" w:color="auto"/>
                  </w:tcBorders>
                  <w:noWrap/>
                  <w:vAlign w:val="center"/>
                  <w:hideMark/>
                  <w:tcPrChange w:id="1141" w:author="Gannon, Hugh (Allianz Global Life)" w:date="2026-06-30T10:49:00Z" w16du:dateUtc="2026-06-30T09:49:00Z">
                    <w:tcPr>
                      <w:tcW w:w="940" w:type="dxa"/>
                      <w:gridSpan w:val="2"/>
                      <w:tcBorders>
                        <w:top w:val="single" w:sz="4" w:space="0" w:color="auto"/>
                        <w:left w:val="nil"/>
                        <w:bottom w:val="single" w:sz="4" w:space="0" w:color="auto"/>
                        <w:right w:val="single" w:sz="4" w:space="0" w:color="auto"/>
                      </w:tcBorders>
                      <w:noWrap/>
                      <w:vAlign w:val="center"/>
                      <w:hideMark/>
                    </w:tcPr>
                  </w:tcPrChange>
                </w:tcPr>
                <w:p w14:paraId="0BCB8396" w14:textId="77777777" w:rsidR="008A0B5A" w:rsidRDefault="008A0B5A" w:rsidP="008A0B5A">
                  <w:pPr>
                    <w:jc w:val="center"/>
                    <w:rPr>
                      <w:ins w:id="1142" w:author="Gannon, Hugh (Allianz Global Life)" w:date="2026-06-30T10:48:00Z" w16du:dateUtc="2026-06-30T09:48:00Z"/>
                      <w:rFonts w:ascii="Arial" w:hAnsi="Arial" w:cs="Arial"/>
                      <w:b/>
                      <w:bCs/>
                      <w:color w:val="000000"/>
                      <w:sz w:val="20"/>
                      <w:szCs w:val="20"/>
                    </w:rPr>
                  </w:pPr>
                  <w:ins w:id="1143" w:author="Gannon, Hugh (Allianz Global Life)" w:date="2026-06-30T10:48:00Z" w16du:dateUtc="2026-06-30T09:48:00Z">
                    <w:r>
                      <w:rPr>
                        <w:rFonts w:ascii="Arial" w:hAnsi="Arial" w:cs="Arial"/>
                        <w:b/>
                        <w:bCs/>
                        <w:color w:val="000000"/>
                        <w:sz w:val="20"/>
                        <w:szCs w:val="20"/>
                      </w:rPr>
                      <w:t>Year 3</w:t>
                    </w:r>
                  </w:ins>
                </w:p>
              </w:tc>
              <w:tc>
                <w:tcPr>
                  <w:tcW w:w="992" w:type="dxa"/>
                  <w:tcBorders>
                    <w:top w:val="single" w:sz="4" w:space="0" w:color="auto"/>
                    <w:left w:val="nil"/>
                    <w:bottom w:val="single" w:sz="4" w:space="0" w:color="auto"/>
                    <w:right w:val="single" w:sz="4" w:space="0" w:color="auto"/>
                  </w:tcBorders>
                  <w:vAlign w:val="center"/>
                  <w:hideMark/>
                  <w:tcPrChange w:id="1144" w:author="Gannon, Hugh (Allianz Global Life)" w:date="2026-06-30T10:49:00Z" w16du:dateUtc="2026-06-30T09:49:00Z">
                    <w:tcPr>
                      <w:tcW w:w="940" w:type="dxa"/>
                      <w:gridSpan w:val="2"/>
                      <w:tcBorders>
                        <w:top w:val="single" w:sz="4" w:space="0" w:color="auto"/>
                        <w:left w:val="nil"/>
                        <w:bottom w:val="single" w:sz="4" w:space="0" w:color="auto"/>
                        <w:right w:val="single" w:sz="4" w:space="0" w:color="auto"/>
                      </w:tcBorders>
                      <w:vAlign w:val="center"/>
                      <w:hideMark/>
                    </w:tcPr>
                  </w:tcPrChange>
                </w:tcPr>
                <w:p w14:paraId="1983BB14" w14:textId="77777777" w:rsidR="008A0B5A" w:rsidRDefault="008A0B5A" w:rsidP="008A0B5A">
                  <w:pPr>
                    <w:jc w:val="center"/>
                    <w:rPr>
                      <w:ins w:id="1145" w:author="Gannon, Hugh (Allianz Global Life)" w:date="2026-06-30T10:48:00Z" w16du:dateUtc="2026-06-30T09:48:00Z"/>
                      <w:rFonts w:ascii="Arial" w:hAnsi="Arial" w:cs="Arial"/>
                      <w:b/>
                      <w:bCs/>
                      <w:color w:val="000000"/>
                      <w:sz w:val="20"/>
                      <w:szCs w:val="20"/>
                    </w:rPr>
                  </w:pPr>
                  <w:ins w:id="1146" w:author="Gannon, Hugh (Allianz Global Life)" w:date="2026-06-30T10:48:00Z" w16du:dateUtc="2026-06-30T09:48:00Z">
                    <w:r>
                      <w:rPr>
                        <w:rFonts w:ascii="Arial" w:hAnsi="Arial" w:cs="Arial"/>
                        <w:b/>
                        <w:bCs/>
                        <w:color w:val="000000"/>
                        <w:sz w:val="20"/>
                        <w:szCs w:val="20"/>
                      </w:rPr>
                      <w:t>Year 4</w:t>
                    </w:r>
                  </w:ins>
                </w:p>
              </w:tc>
              <w:tc>
                <w:tcPr>
                  <w:tcW w:w="992" w:type="dxa"/>
                  <w:tcBorders>
                    <w:top w:val="single" w:sz="4" w:space="0" w:color="auto"/>
                    <w:left w:val="nil"/>
                    <w:bottom w:val="single" w:sz="4" w:space="0" w:color="auto"/>
                    <w:right w:val="single" w:sz="4" w:space="0" w:color="auto"/>
                  </w:tcBorders>
                  <w:noWrap/>
                  <w:vAlign w:val="center"/>
                  <w:hideMark/>
                  <w:tcPrChange w:id="1147" w:author="Gannon, Hugh (Allianz Global Life)" w:date="2026-06-30T10:49:00Z" w16du:dateUtc="2026-06-30T09:49:00Z">
                    <w:tcPr>
                      <w:tcW w:w="1460" w:type="dxa"/>
                      <w:gridSpan w:val="2"/>
                      <w:tcBorders>
                        <w:top w:val="single" w:sz="4" w:space="0" w:color="auto"/>
                        <w:left w:val="nil"/>
                        <w:bottom w:val="single" w:sz="4" w:space="0" w:color="auto"/>
                        <w:right w:val="single" w:sz="4" w:space="0" w:color="auto"/>
                      </w:tcBorders>
                      <w:noWrap/>
                      <w:vAlign w:val="center"/>
                      <w:hideMark/>
                    </w:tcPr>
                  </w:tcPrChange>
                </w:tcPr>
                <w:p w14:paraId="6DACC0D6" w14:textId="77777777" w:rsidR="008A0B5A" w:rsidRDefault="008A0B5A" w:rsidP="008A0B5A">
                  <w:pPr>
                    <w:jc w:val="center"/>
                    <w:rPr>
                      <w:ins w:id="1148" w:author="Gannon, Hugh (Allianz Global Life)" w:date="2026-06-30T10:48:00Z" w16du:dateUtc="2026-06-30T09:48:00Z"/>
                      <w:rFonts w:ascii="Arial" w:hAnsi="Arial" w:cs="Arial"/>
                      <w:b/>
                      <w:bCs/>
                      <w:color w:val="000000"/>
                      <w:sz w:val="20"/>
                      <w:szCs w:val="20"/>
                    </w:rPr>
                  </w:pPr>
                  <w:ins w:id="1149" w:author="Gannon, Hugh (Allianz Global Life)" w:date="2026-06-30T10:48:00Z" w16du:dateUtc="2026-06-30T09:48:00Z">
                    <w:r>
                      <w:rPr>
                        <w:rFonts w:ascii="Arial" w:hAnsi="Arial" w:cs="Arial"/>
                        <w:b/>
                        <w:bCs/>
                        <w:color w:val="000000"/>
                        <w:sz w:val="20"/>
                        <w:szCs w:val="20"/>
                      </w:rPr>
                      <w:t>Year 5</w:t>
                    </w:r>
                  </w:ins>
                </w:p>
              </w:tc>
            </w:tr>
            <w:tr w:rsidR="008A0B5A" w14:paraId="46D0132B" w14:textId="77777777" w:rsidTr="008A0B5A">
              <w:trPr>
                <w:trHeight w:val="255"/>
                <w:ins w:id="1150" w:author="Gannon, Hugh (Allianz Global Life)" w:date="2026-06-30T10:48:00Z"/>
                <w:trPrChange w:id="1151" w:author="Gannon, Hugh (Allianz Global Life)" w:date="2026-06-30T10:49:00Z" w16du:dateUtc="2026-06-30T09:49:00Z">
                  <w:trPr>
                    <w:trHeight w:val="255"/>
                  </w:trPr>
                </w:trPrChange>
              </w:trPr>
              <w:tc>
                <w:tcPr>
                  <w:tcW w:w="2305" w:type="dxa"/>
                  <w:tcBorders>
                    <w:top w:val="nil"/>
                    <w:left w:val="single" w:sz="4" w:space="0" w:color="auto"/>
                    <w:bottom w:val="single" w:sz="4" w:space="0" w:color="auto"/>
                    <w:right w:val="single" w:sz="4" w:space="0" w:color="auto"/>
                  </w:tcBorders>
                  <w:noWrap/>
                  <w:vAlign w:val="center"/>
                  <w:hideMark/>
                  <w:tcPrChange w:id="1152" w:author="Gannon, Hugh (Allianz Global Life)" w:date="2026-06-30T10:49:00Z" w16du:dateUtc="2026-06-30T09:49:00Z">
                    <w:tcPr>
                      <w:tcW w:w="2520" w:type="dxa"/>
                      <w:gridSpan w:val="2"/>
                      <w:tcBorders>
                        <w:top w:val="nil"/>
                        <w:left w:val="single" w:sz="4" w:space="0" w:color="auto"/>
                        <w:bottom w:val="single" w:sz="4" w:space="0" w:color="auto"/>
                        <w:right w:val="single" w:sz="4" w:space="0" w:color="auto"/>
                      </w:tcBorders>
                      <w:noWrap/>
                      <w:vAlign w:val="center"/>
                      <w:hideMark/>
                    </w:tcPr>
                  </w:tcPrChange>
                </w:tcPr>
                <w:p w14:paraId="0CB079C2" w14:textId="30ED31DB" w:rsidR="008A0B5A" w:rsidRDefault="00A7052F" w:rsidP="008A0B5A">
                  <w:pPr>
                    <w:jc w:val="center"/>
                    <w:rPr>
                      <w:ins w:id="1153" w:author="Gannon, Hugh (Allianz Global Life)" w:date="2026-06-30T10:48:00Z" w16du:dateUtc="2026-06-30T09:48:00Z"/>
                      <w:rFonts w:ascii="Arial" w:hAnsi="Arial" w:cs="Arial"/>
                      <w:color w:val="000000"/>
                      <w:sz w:val="20"/>
                      <w:szCs w:val="20"/>
                    </w:rPr>
                  </w:pPr>
                  <w:ins w:id="1154" w:author="Gannon, Hugh (Allianz Global Life)" w:date="2026-06-30T10:50:00Z" w16du:dateUtc="2026-06-30T09:50:00Z">
                    <w:r>
                      <w:rPr>
                        <w:rFonts w:ascii="Arial" w:hAnsi="Arial" w:cs="Arial"/>
                        <w:color w:val="000000"/>
                        <w:sz w:val="20"/>
                        <w:szCs w:val="20"/>
                      </w:rPr>
                      <w:t>F</w:t>
                    </w:r>
                  </w:ins>
                  <w:ins w:id="1155" w:author="Gannon, Hugh (Allianz Global Life)" w:date="2026-06-30T10:48:00Z" w16du:dateUtc="2026-06-30T09:48:00Z">
                    <w:r w:rsidR="008A0B5A">
                      <w:rPr>
                        <w:rFonts w:ascii="Arial" w:hAnsi="Arial" w:cs="Arial"/>
                        <w:color w:val="000000"/>
                        <w:sz w:val="20"/>
                        <w:szCs w:val="20"/>
                      </w:rPr>
                      <w:t xml:space="preserve">1, </w:t>
                    </w:r>
                  </w:ins>
                  <w:ins w:id="1156" w:author="Gannon, Hugh (Allianz Global Life)" w:date="2026-06-30T10:50:00Z" w16du:dateUtc="2026-06-30T09:50:00Z">
                    <w:r>
                      <w:rPr>
                        <w:rFonts w:ascii="Arial" w:hAnsi="Arial" w:cs="Arial"/>
                        <w:color w:val="000000"/>
                        <w:sz w:val="20"/>
                        <w:szCs w:val="20"/>
                      </w:rPr>
                      <w:t>F</w:t>
                    </w:r>
                  </w:ins>
                  <w:ins w:id="1157" w:author="Gannon, Hugh (Allianz Global Life)" w:date="2026-06-30T10:48:00Z" w16du:dateUtc="2026-06-30T09:48:00Z">
                    <w:r w:rsidR="008A0B5A">
                      <w:rPr>
                        <w:rFonts w:ascii="Arial" w:hAnsi="Arial" w:cs="Arial"/>
                        <w:color w:val="000000"/>
                        <w:sz w:val="20"/>
                        <w:szCs w:val="20"/>
                      </w:rPr>
                      <w:t xml:space="preserve">2, </w:t>
                    </w:r>
                  </w:ins>
                  <w:ins w:id="1158" w:author="Gannon, Hugh (Allianz Global Life)" w:date="2026-06-30T10:50:00Z" w16du:dateUtc="2026-06-30T09:50:00Z">
                    <w:r w:rsidR="00D61789">
                      <w:rPr>
                        <w:rFonts w:ascii="Arial" w:hAnsi="Arial" w:cs="Arial"/>
                        <w:color w:val="000000"/>
                        <w:sz w:val="20"/>
                        <w:szCs w:val="20"/>
                      </w:rPr>
                      <w:t>G</w:t>
                    </w:r>
                  </w:ins>
                  <w:ins w:id="1159" w:author="Gannon, Hugh (Allianz Global Life)" w:date="2026-06-30T10:48:00Z" w16du:dateUtc="2026-06-30T09:48:00Z">
                    <w:r w:rsidR="008A0B5A">
                      <w:rPr>
                        <w:rFonts w:ascii="Arial" w:hAnsi="Arial" w:cs="Arial"/>
                        <w:color w:val="000000"/>
                        <w:sz w:val="20"/>
                        <w:szCs w:val="20"/>
                      </w:rPr>
                      <w:t xml:space="preserve">1, </w:t>
                    </w:r>
                  </w:ins>
                  <w:ins w:id="1160" w:author="Gannon, Hugh (Allianz Global Life)" w:date="2026-06-30T10:50:00Z" w16du:dateUtc="2026-06-30T09:50:00Z">
                    <w:r w:rsidR="00D61789">
                      <w:rPr>
                        <w:rFonts w:ascii="Arial" w:hAnsi="Arial" w:cs="Arial"/>
                        <w:color w:val="000000"/>
                        <w:sz w:val="20"/>
                        <w:szCs w:val="20"/>
                      </w:rPr>
                      <w:t>G</w:t>
                    </w:r>
                  </w:ins>
                  <w:ins w:id="1161" w:author="Gannon, Hugh (Allianz Global Life)" w:date="2026-06-30T10:48:00Z" w16du:dateUtc="2026-06-30T09:48:00Z">
                    <w:r w:rsidR="008A0B5A">
                      <w:rPr>
                        <w:rFonts w:ascii="Arial" w:hAnsi="Arial" w:cs="Arial"/>
                        <w:color w:val="000000"/>
                        <w:sz w:val="20"/>
                        <w:szCs w:val="20"/>
                      </w:rPr>
                      <w:t xml:space="preserve">2, </w:t>
                    </w:r>
                  </w:ins>
                  <w:ins w:id="1162" w:author="Gannon, Hugh (Allianz Global Life)" w:date="2026-06-30T10:50:00Z" w16du:dateUtc="2026-06-30T09:50:00Z">
                    <w:r w:rsidR="00D61789">
                      <w:rPr>
                        <w:rFonts w:ascii="Arial" w:hAnsi="Arial" w:cs="Arial"/>
                        <w:color w:val="000000"/>
                        <w:sz w:val="20"/>
                        <w:szCs w:val="20"/>
                      </w:rPr>
                      <w:t>G3</w:t>
                    </w:r>
                  </w:ins>
                  <w:ins w:id="1163" w:author="Gannon, Hugh (Allianz Global Life)" w:date="2026-06-30T10:48:00Z" w16du:dateUtc="2026-06-30T09:48:00Z">
                    <w:r w:rsidR="008A0B5A">
                      <w:rPr>
                        <w:rFonts w:ascii="Arial" w:hAnsi="Arial" w:cs="Arial"/>
                        <w:color w:val="000000"/>
                        <w:sz w:val="20"/>
                        <w:szCs w:val="20"/>
                      </w:rPr>
                      <w:t xml:space="preserve">, </w:t>
                    </w:r>
                  </w:ins>
                  <w:ins w:id="1164" w:author="Gannon, Hugh (Allianz Global Life)" w:date="2026-06-30T10:50:00Z" w16du:dateUtc="2026-06-30T09:50:00Z">
                    <w:r w:rsidR="00D61789">
                      <w:rPr>
                        <w:rFonts w:ascii="Arial" w:hAnsi="Arial" w:cs="Arial"/>
                        <w:color w:val="000000"/>
                        <w:sz w:val="20"/>
                        <w:szCs w:val="20"/>
                      </w:rPr>
                      <w:t>G4, H1, H2, H3, H4, J1, J2, J3, J4</w:t>
                    </w:r>
                  </w:ins>
                </w:p>
              </w:tc>
              <w:tc>
                <w:tcPr>
                  <w:tcW w:w="850" w:type="dxa"/>
                  <w:tcBorders>
                    <w:top w:val="nil"/>
                    <w:left w:val="nil"/>
                    <w:bottom w:val="single" w:sz="4" w:space="0" w:color="auto"/>
                    <w:right w:val="single" w:sz="4" w:space="0" w:color="auto"/>
                  </w:tcBorders>
                  <w:noWrap/>
                  <w:vAlign w:val="center"/>
                  <w:hideMark/>
                  <w:tcPrChange w:id="1165" w:author="Gannon, Hugh (Allianz Global Life)" w:date="2026-06-30T10:49:00Z" w16du:dateUtc="2026-06-30T09:49:00Z">
                    <w:tcPr>
                      <w:tcW w:w="940" w:type="dxa"/>
                      <w:gridSpan w:val="2"/>
                      <w:tcBorders>
                        <w:top w:val="nil"/>
                        <w:left w:val="nil"/>
                        <w:bottom w:val="single" w:sz="4" w:space="0" w:color="auto"/>
                        <w:right w:val="single" w:sz="4" w:space="0" w:color="auto"/>
                      </w:tcBorders>
                      <w:noWrap/>
                      <w:vAlign w:val="center"/>
                      <w:hideMark/>
                    </w:tcPr>
                  </w:tcPrChange>
                </w:tcPr>
                <w:p w14:paraId="693BB854" w14:textId="77777777" w:rsidR="008A0B5A" w:rsidRDefault="008A0B5A" w:rsidP="008A0B5A">
                  <w:pPr>
                    <w:jc w:val="center"/>
                    <w:rPr>
                      <w:ins w:id="1166" w:author="Gannon, Hugh (Allianz Global Life)" w:date="2026-06-30T10:48:00Z" w16du:dateUtc="2026-06-30T09:48:00Z"/>
                      <w:rFonts w:ascii="Arial" w:hAnsi="Arial" w:cs="Arial"/>
                      <w:color w:val="000000"/>
                      <w:sz w:val="20"/>
                      <w:szCs w:val="20"/>
                    </w:rPr>
                  </w:pPr>
                  <w:ins w:id="1167" w:author="Gannon, Hugh (Allianz Global Life)" w:date="2026-06-30T10:48:00Z" w16du:dateUtc="2026-06-30T09:48:00Z">
                    <w:r>
                      <w:rPr>
                        <w:rFonts w:ascii="Arial" w:hAnsi="Arial" w:cs="Arial"/>
                        <w:color w:val="000000"/>
                        <w:sz w:val="20"/>
                        <w:szCs w:val="20"/>
                      </w:rPr>
                      <w:t>100%</w:t>
                    </w:r>
                  </w:ins>
                </w:p>
              </w:tc>
              <w:tc>
                <w:tcPr>
                  <w:tcW w:w="992" w:type="dxa"/>
                  <w:tcBorders>
                    <w:top w:val="nil"/>
                    <w:left w:val="nil"/>
                    <w:bottom w:val="single" w:sz="4" w:space="0" w:color="auto"/>
                    <w:right w:val="single" w:sz="4" w:space="0" w:color="auto"/>
                  </w:tcBorders>
                  <w:noWrap/>
                  <w:vAlign w:val="center"/>
                  <w:hideMark/>
                  <w:tcPrChange w:id="1168" w:author="Gannon, Hugh (Allianz Global Life)" w:date="2026-06-30T10:49:00Z" w16du:dateUtc="2026-06-30T09:49:00Z">
                    <w:tcPr>
                      <w:tcW w:w="900" w:type="dxa"/>
                      <w:gridSpan w:val="2"/>
                      <w:tcBorders>
                        <w:top w:val="nil"/>
                        <w:left w:val="nil"/>
                        <w:bottom w:val="single" w:sz="4" w:space="0" w:color="auto"/>
                        <w:right w:val="single" w:sz="4" w:space="0" w:color="auto"/>
                      </w:tcBorders>
                      <w:noWrap/>
                      <w:vAlign w:val="center"/>
                      <w:hideMark/>
                    </w:tcPr>
                  </w:tcPrChange>
                </w:tcPr>
                <w:p w14:paraId="331B58D7" w14:textId="77777777" w:rsidR="008A0B5A" w:rsidRDefault="008A0B5A" w:rsidP="008A0B5A">
                  <w:pPr>
                    <w:jc w:val="center"/>
                    <w:rPr>
                      <w:ins w:id="1169" w:author="Gannon, Hugh (Allianz Global Life)" w:date="2026-06-30T10:48:00Z" w16du:dateUtc="2026-06-30T09:48:00Z"/>
                      <w:rFonts w:ascii="Arial" w:hAnsi="Arial" w:cs="Arial"/>
                      <w:color w:val="000000"/>
                      <w:sz w:val="20"/>
                      <w:szCs w:val="20"/>
                    </w:rPr>
                  </w:pPr>
                  <w:ins w:id="1170" w:author="Gannon, Hugh (Allianz Global Life)" w:date="2026-06-30T10:48:00Z" w16du:dateUtc="2026-06-30T09:48:00Z">
                    <w:r>
                      <w:rPr>
                        <w:rFonts w:ascii="Arial" w:hAnsi="Arial" w:cs="Arial"/>
                        <w:color w:val="000000"/>
                        <w:sz w:val="20"/>
                        <w:szCs w:val="20"/>
                      </w:rPr>
                      <w:t>60%</w:t>
                    </w:r>
                  </w:ins>
                </w:p>
              </w:tc>
              <w:tc>
                <w:tcPr>
                  <w:tcW w:w="851" w:type="dxa"/>
                  <w:tcBorders>
                    <w:top w:val="nil"/>
                    <w:left w:val="nil"/>
                    <w:bottom w:val="single" w:sz="4" w:space="0" w:color="auto"/>
                    <w:right w:val="single" w:sz="4" w:space="0" w:color="auto"/>
                  </w:tcBorders>
                  <w:noWrap/>
                  <w:vAlign w:val="center"/>
                  <w:hideMark/>
                  <w:tcPrChange w:id="1171" w:author="Gannon, Hugh (Allianz Global Life)" w:date="2026-06-30T10:49:00Z" w16du:dateUtc="2026-06-30T09:49:00Z">
                    <w:tcPr>
                      <w:tcW w:w="940" w:type="dxa"/>
                      <w:gridSpan w:val="2"/>
                      <w:tcBorders>
                        <w:top w:val="nil"/>
                        <w:left w:val="nil"/>
                        <w:bottom w:val="single" w:sz="4" w:space="0" w:color="auto"/>
                        <w:right w:val="single" w:sz="4" w:space="0" w:color="auto"/>
                      </w:tcBorders>
                      <w:noWrap/>
                      <w:vAlign w:val="center"/>
                      <w:hideMark/>
                    </w:tcPr>
                  </w:tcPrChange>
                </w:tcPr>
                <w:p w14:paraId="3B2C0048" w14:textId="77777777" w:rsidR="008A0B5A" w:rsidRDefault="008A0B5A" w:rsidP="008A0B5A">
                  <w:pPr>
                    <w:jc w:val="center"/>
                    <w:rPr>
                      <w:ins w:id="1172" w:author="Gannon, Hugh (Allianz Global Life)" w:date="2026-06-30T10:48:00Z" w16du:dateUtc="2026-06-30T09:48:00Z"/>
                      <w:rFonts w:ascii="Arial" w:hAnsi="Arial" w:cs="Arial"/>
                      <w:color w:val="000000"/>
                      <w:sz w:val="20"/>
                      <w:szCs w:val="20"/>
                    </w:rPr>
                  </w:pPr>
                  <w:ins w:id="1173" w:author="Gannon, Hugh (Allianz Global Life)" w:date="2026-06-30T10:48:00Z" w16du:dateUtc="2026-06-30T09:48:00Z">
                    <w:r>
                      <w:rPr>
                        <w:rFonts w:ascii="Arial" w:hAnsi="Arial" w:cs="Arial"/>
                        <w:color w:val="000000"/>
                        <w:sz w:val="20"/>
                        <w:szCs w:val="20"/>
                      </w:rPr>
                      <w:t>40%</w:t>
                    </w:r>
                  </w:ins>
                </w:p>
              </w:tc>
              <w:tc>
                <w:tcPr>
                  <w:tcW w:w="992" w:type="dxa"/>
                  <w:tcBorders>
                    <w:top w:val="nil"/>
                    <w:left w:val="nil"/>
                    <w:bottom w:val="single" w:sz="4" w:space="0" w:color="auto"/>
                    <w:right w:val="single" w:sz="4" w:space="0" w:color="auto"/>
                  </w:tcBorders>
                  <w:noWrap/>
                  <w:vAlign w:val="center"/>
                  <w:hideMark/>
                  <w:tcPrChange w:id="1174" w:author="Gannon, Hugh (Allianz Global Life)" w:date="2026-06-30T10:49:00Z" w16du:dateUtc="2026-06-30T09:49:00Z">
                    <w:tcPr>
                      <w:tcW w:w="940" w:type="dxa"/>
                      <w:gridSpan w:val="2"/>
                      <w:tcBorders>
                        <w:top w:val="nil"/>
                        <w:left w:val="nil"/>
                        <w:bottom w:val="single" w:sz="4" w:space="0" w:color="auto"/>
                        <w:right w:val="single" w:sz="4" w:space="0" w:color="auto"/>
                      </w:tcBorders>
                      <w:noWrap/>
                      <w:vAlign w:val="center"/>
                      <w:hideMark/>
                    </w:tcPr>
                  </w:tcPrChange>
                </w:tcPr>
                <w:p w14:paraId="22138B45" w14:textId="77777777" w:rsidR="008A0B5A" w:rsidRDefault="008A0B5A" w:rsidP="008A0B5A">
                  <w:pPr>
                    <w:jc w:val="center"/>
                    <w:rPr>
                      <w:ins w:id="1175" w:author="Gannon, Hugh (Allianz Global Life)" w:date="2026-06-30T10:48:00Z" w16du:dateUtc="2026-06-30T09:48:00Z"/>
                      <w:rFonts w:ascii="Arial" w:hAnsi="Arial" w:cs="Arial"/>
                      <w:color w:val="000000"/>
                      <w:sz w:val="20"/>
                      <w:szCs w:val="20"/>
                    </w:rPr>
                  </w:pPr>
                  <w:ins w:id="1176" w:author="Gannon, Hugh (Allianz Global Life)" w:date="2026-06-30T10:48:00Z" w16du:dateUtc="2026-06-30T09:48:00Z">
                    <w:r>
                      <w:rPr>
                        <w:rFonts w:ascii="Arial" w:hAnsi="Arial" w:cs="Arial"/>
                        <w:color w:val="000000"/>
                        <w:sz w:val="20"/>
                        <w:szCs w:val="20"/>
                      </w:rPr>
                      <w:t>20%</w:t>
                    </w:r>
                  </w:ins>
                </w:p>
              </w:tc>
              <w:tc>
                <w:tcPr>
                  <w:tcW w:w="992" w:type="dxa"/>
                  <w:tcBorders>
                    <w:top w:val="nil"/>
                    <w:left w:val="nil"/>
                    <w:bottom w:val="single" w:sz="4" w:space="0" w:color="auto"/>
                    <w:right w:val="single" w:sz="4" w:space="0" w:color="auto"/>
                  </w:tcBorders>
                  <w:noWrap/>
                  <w:vAlign w:val="center"/>
                  <w:hideMark/>
                  <w:tcPrChange w:id="1177" w:author="Gannon, Hugh (Allianz Global Life)" w:date="2026-06-30T10:49:00Z" w16du:dateUtc="2026-06-30T09:49:00Z">
                    <w:tcPr>
                      <w:tcW w:w="1460" w:type="dxa"/>
                      <w:gridSpan w:val="2"/>
                      <w:tcBorders>
                        <w:top w:val="nil"/>
                        <w:left w:val="nil"/>
                        <w:bottom w:val="single" w:sz="4" w:space="0" w:color="auto"/>
                        <w:right w:val="single" w:sz="4" w:space="0" w:color="auto"/>
                      </w:tcBorders>
                      <w:noWrap/>
                      <w:vAlign w:val="center"/>
                      <w:hideMark/>
                    </w:tcPr>
                  </w:tcPrChange>
                </w:tcPr>
                <w:p w14:paraId="62D2A9FC" w14:textId="77777777" w:rsidR="008A0B5A" w:rsidRDefault="008A0B5A" w:rsidP="008A0B5A">
                  <w:pPr>
                    <w:jc w:val="center"/>
                    <w:rPr>
                      <w:ins w:id="1178" w:author="Gannon, Hugh (Allianz Global Life)" w:date="2026-06-30T10:48:00Z" w16du:dateUtc="2026-06-30T09:48:00Z"/>
                      <w:rFonts w:ascii="Arial" w:hAnsi="Arial" w:cs="Arial"/>
                      <w:color w:val="000000"/>
                      <w:sz w:val="20"/>
                      <w:szCs w:val="20"/>
                    </w:rPr>
                  </w:pPr>
                  <w:ins w:id="1179" w:author="Gannon, Hugh (Allianz Global Life)" w:date="2026-06-30T10:48:00Z" w16du:dateUtc="2026-06-30T09:48:00Z">
                    <w:r>
                      <w:rPr>
                        <w:rFonts w:ascii="Arial" w:hAnsi="Arial" w:cs="Arial"/>
                        <w:color w:val="000000"/>
                        <w:sz w:val="20"/>
                        <w:szCs w:val="20"/>
                      </w:rPr>
                      <w:t>0%</w:t>
                    </w:r>
                  </w:ins>
                </w:p>
              </w:tc>
            </w:tr>
          </w:tbl>
          <w:p w14:paraId="5F2368E0" w14:textId="77777777" w:rsidR="00E645AC" w:rsidRDefault="00E645AC" w:rsidP="00CB74EC">
            <w:pPr>
              <w:rPr>
                <w:ins w:id="1180" w:author="Gannon, Hugh (Allianz Global Life)" w:date="2026-06-29T17:27:00Z" w16du:dateUtc="2026-06-29T16:27:00Z"/>
                <w:rFonts w:asciiTheme="minorHAnsi" w:hAnsiTheme="minorHAnsi" w:cstheme="minorHAnsi"/>
                <w:color w:val="000000"/>
                <w:sz w:val="20"/>
                <w:szCs w:val="20"/>
                <w:lang w:val="en-US"/>
              </w:rPr>
            </w:pPr>
          </w:p>
          <w:p w14:paraId="4A92DF68" w14:textId="380106AD" w:rsidR="00FA78E2" w:rsidRDefault="00876101" w:rsidP="00CB74EC">
            <w:pPr>
              <w:rPr>
                <w:ins w:id="1181" w:author="Gannon, Hugh (Allianz Global Life)" w:date="2026-06-30T10:49:00Z" w16du:dateUtc="2026-06-30T09:49:00Z"/>
                <w:rFonts w:asciiTheme="minorHAnsi" w:hAnsiTheme="minorHAnsi" w:cstheme="minorHAnsi"/>
                <w:color w:val="000000"/>
                <w:sz w:val="20"/>
                <w:szCs w:val="20"/>
                <w:lang w:val="en-US"/>
              </w:rPr>
            </w:pPr>
            <w:ins w:id="1182" w:author="Gannon, Hugh (Allianz Global Life)" w:date="2026-06-30T10:49:00Z" w16du:dateUtc="2026-06-30T09:49:00Z">
              <w:r>
                <w:rPr>
                  <w:rFonts w:asciiTheme="minorHAnsi" w:hAnsiTheme="minorHAnsi" w:cstheme="minorHAnsi"/>
                  <w:color w:val="000000"/>
                  <w:sz w:val="20"/>
                  <w:szCs w:val="20"/>
                  <w:lang w:val="en-US"/>
                </w:rPr>
                <w:t>Clawback also applies to the regular premium commission paid on the following product codes:</w:t>
              </w:r>
            </w:ins>
          </w:p>
          <w:p w14:paraId="2B11CE49" w14:textId="77777777" w:rsidR="00876101" w:rsidRDefault="00876101" w:rsidP="00CB74EC">
            <w:pPr>
              <w:rPr>
                <w:ins w:id="1183" w:author="Gannon, Hugh (Allianz Global Life)" w:date="2026-06-30T10:50:00Z" w16du:dateUtc="2026-06-30T09:50:00Z"/>
                <w:rFonts w:asciiTheme="minorHAnsi" w:hAnsiTheme="minorHAnsi" w:cstheme="minorHAnsi"/>
                <w:color w:val="000000"/>
                <w:sz w:val="20"/>
                <w:szCs w:val="20"/>
                <w:lang w:val="en-US"/>
              </w:rPr>
            </w:pPr>
          </w:p>
          <w:tbl>
            <w:tblPr>
              <w:tblW w:w="6982" w:type="dxa"/>
              <w:tblLook w:val="04A0" w:firstRow="1" w:lastRow="0" w:firstColumn="1" w:lastColumn="0" w:noHBand="0" w:noVBand="1"/>
            </w:tblPr>
            <w:tblGrid>
              <w:gridCol w:w="2305"/>
              <w:gridCol w:w="850"/>
              <w:gridCol w:w="992"/>
              <w:gridCol w:w="851"/>
              <w:gridCol w:w="992"/>
              <w:gridCol w:w="992"/>
            </w:tblGrid>
            <w:tr w:rsidR="00A7052F" w14:paraId="0BCF212A" w14:textId="77777777" w:rsidTr="00AB031F">
              <w:trPr>
                <w:trHeight w:val="255"/>
                <w:ins w:id="1184" w:author="Gannon, Hugh (Allianz Global Life)" w:date="2026-06-30T10:50:00Z"/>
              </w:trPr>
              <w:tc>
                <w:tcPr>
                  <w:tcW w:w="2305" w:type="dxa"/>
                  <w:tcBorders>
                    <w:top w:val="single" w:sz="4" w:space="0" w:color="auto"/>
                    <w:left w:val="single" w:sz="4" w:space="0" w:color="auto"/>
                    <w:bottom w:val="single" w:sz="4" w:space="0" w:color="auto"/>
                    <w:right w:val="single" w:sz="4" w:space="0" w:color="auto"/>
                  </w:tcBorders>
                  <w:vAlign w:val="center"/>
                  <w:hideMark/>
                </w:tcPr>
                <w:p w14:paraId="7B365CE8" w14:textId="77777777" w:rsidR="00A7052F" w:rsidRDefault="00A7052F" w:rsidP="00A7052F">
                  <w:pPr>
                    <w:jc w:val="center"/>
                    <w:rPr>
                      <w:ins w:id="1185" w:author="Gannon, Hugh (Allianz Global Life)" w:date="2026-06-30T10:50:00Z" w16du:dateUtc="2026-06-30T09:50:00Z"/>
                      <w:rFonts w:ascii="Arial" w:hAnsi="Arial" w:cs="Arial"/>
                      <w:b/>
                      <w:bCs/>
                      <w:color w:val="000000"/>
                      <w:sz w:val="20"/>
                      <w:szCs w:val="20"/>
                      <w:lang w:val="en-US" w:eastAsia="en-US"/>
                    </w:rPr>
                  </w:pPr>
                  <w:ins w:id="1186" w:author="Gannon, Hugh (Allianz Global Life)" w:date="2026-06-30T10:50:00Z" w16du:dateUtc="2026-06-30T09:50:00Z">
                    <w:r>
                      <w:rPr>
                        <w:rFonts w:ascii="Arial" w:hAnsi="Arial" w:cs="Arial"/>
                        <w:b/>
                        <w:bCs/>
                        <w:color w:val="000000"/>
                        <w:sz w:val="20"/>
                        <w:szCs w:val="20"/>
                      </w:rPr>
                      <w:t>Product Code</w:t>
                    </w:r>
                  </w:ins>
                </w:p>
              </w:tc>
              <w:tc>
                <w:tcPr>
                  <w:tcW w:w="850" w:type="dxa"/>
                  <w:tcBorders>
                    <w:top w:val="single" w:sz="4" w:space="0" w:color="auto"/>
                    <w:left w:val="nil"/>
                    <w:bottom w:val="single" w:sz="4" w:space="0" w:color="auto"/>
                    <w:right w:val="single" w:sz="4" w:space="0" w:color="auto"/>
                  </w:tcBorders>
                  <w:noWrap/>
                  <w:vAlign w:val="center"/>
                  <w:hideMark/>
                </w:tcPr>
                <w:p w14:paraId="6F97270A" w14:textId="77777777" w:rsidR="00A7052F" w:rsidRDefault="00A7052F" w:rsidP="00A7052F">
                  <w:pPr>
                    <w:jc w:val="center"/>
                    <w:rPr>
                      <w:ins w:id="1187" w:author="Gannon, Hugh (Allianz Global Life)" w:date="2026-06-30T10:50:00Z" w16du:dateUtc="2026-06-30T09:50:00Z"/>
                      <w:rFonts w:ascii="Arial" w:hAnsi="Arial" w:cs="Arial"/>
                      <w:b/>
                      <w:bCs/>
                      <w:color w:val="000000"/>
                      <w:sz w:val="20"/>
                      <w:szCs w:val="20"/>
                    </w:rPr>
                  </w:pPr>
                  <w:ins w:id="1188" w:author="Gannon, Hugh (Allianz Global Life)" w:date="2026-06-30T10:50:00Z" w16du:dateUtc="2026-06-30T09:50:00Z">
                    <w:r>
                      <w:rPr>
                        <w:rFonts w:ascii="Arial" w:hAnsi="Arial" w:cs="Arial"/>
                        <w:b/>
                        <w:bCs/>
                        <w:color w:val="000000"/>
                        <w:sz w:val="20"/>
                        <w:szCs w:val="20"/>
                      </w:rPr>
                      <w:t>Year 1</w:t>
                    </w:r>
                  </w:ins>
                </w:p>
              </w:tc>
              <w:tc>
                <w:tcPr>
                  <w:tcW w:w="992" w:type="dxa"/>
                  <w:tcBorders>
                    <w:top w:val="single" w:sz="4" w:space="0" w:color="auto"/>
                    <w:left w:val="nil"/>
                    <w:bottom w:val="single" w:sz="4" w:space="0" w:color="auto"/>
                    <w:right w:val="single" w:sz="4" w:space="0" w:color="auto"/>
                  </w:tcBorders>
                  <w:vAlign w:val="center"/>
                  <w:hideMark/>
                </w:tcPr>
                <w:p w14:paraId="14C1A717" w14:textId="77777777" w:rsidR="00A7052F" w:rsidRDefault="00A7052F" w:rsidP="00A7052F">
                  <w:pPr>
                    <w:jc w:val="center"/>
                    <w:rPr>
                      <w:ins w:id="1189" w:author="Gannon, Hugh (Allianz Global Life)" w:date="2026-06-30T10:50:00Z" w16du:dateUtc="2026-06-30T09:50:00Z"/>
                      <w:rFonts w:ascii="Arial" w:hAnsi="Arial" w:cs="Arial"/>
                      <w:b/>
                      <w:bCs/>
                      <w:color w:val="000000"/>
                      <w:sz w:val="20"/>
                      <w:szCs w:val="20"/>
                    </w:rPr>
                  </w:pPr>
                  <w:ins w:id="1190" w:author="Gannon, Hugh (Allianz Global Life)" w:date="2026-06-30T10:50:00Z" w16du:dateUtc="2026-06-30T09:50:00Z">
                    <w:r>
                      <w:rPr>
                        <w:rFonts w:ascii="Arial" w:hAnsi="Arial" w:cs="Arial"/>
                        <w:b/>
                        <w:bCs/>
                        <w:color w:val="000000"/>
                        <w:sz w:val="20"/>
                        <w:szCs w:val="20"/>
                      </w:rPr>
                      <w:t>Year 2</w:t>
                    </w:r>
                  </w:ins>
                </w:p>
              </w:tc>
              <w:tc>
                <w:tcPr>
                  <w:tcW w:w="851" w:type="dxa"/>
                  <w:tcBorders>
                    <w:top w:val="single" w:sz="4" w:space="0" w:color="auto"/>
                    <w:left w:val="nil"/>
                    <w:bottom w:val="single" w:sz="4" w:space="0" w:color="auto"/>
                    <w:right w:val="single" w:sz="4" w:space="0" w:color="auto"/>
                  </w:tcBorders>
                  <w:noWrap/>
                  <w:vAlign w:val="center"/>
                  <w:hideMark/>
                </w:tcPr>
                <w:p w14:paraId="6433EBF4" w14:textId="77777777" w:rsidR="00A7052F" w:rsidRDefault="00A7052F" w:rsidP="00A7052F">
                  <w:pPr>
                    <w:jc w:val="center"/>
                    <w:rPr>
                      <w:ins w:id="1191" w:author="Gannon, Hugh (Allianz Global Life)" w:date="2026-06-30T10:50:00Z" w16du:dateUtc="2026-06-30T09:50:00Z"/>
                      <w:rFonts w:ascii="Arial" w:hAnsi="Arial" w:cs="Arial"/>
                      <w:b/>
                      <w:bCs/>
                      <w:color w:val="000000"/>
                      <w:sz w:val="20"/>
                      <w:szCs w:val="20"/>
                    </w:rPr>
                  </w:pPr>
                  <w:ins w:id="1192" w:author="Gannon, Hugh (Allianz Global Life)" w:date="2026-06-30T10:50:00Z" w16du:dateUtc="2026-06-30T09:50:00Z">
                    <w:r>
                      <w:rPr>
                        <w:rFonts w:ascii="Arial" w:hAnsi="Arial" w:cs="Arial"/>
                        <w:b/>
                        <w:bCs/>
                        <w:color w:val="000000"/>
                        <w:sz w:val="20"/>
                        <w:szCs w:val="20"/>
                      </w:rPr>
                      <w:t>Year 3</w:t>
                    </w:r>
                  </w:ins>
                </w:p>
              </w:tc>
              <w:tc>
                <w:tcPr>
                  <w:tcW w:w="992" w:type="dxa"/>
                  <w:tcBorders>
                    <w:top w:val="single" w:sz="4" w:space="0" w:color="auto"/>
                    <w:left w:val="nil"/>
                    <w:bottom w:val="single" w:sz="4" w:space="0" w:color="auto"/>
                    <w:right w:val="single" w:sz="4" w:space="0" w:color="auto"/>
                  </w:tcBorders>
                  <w:vAlign w:val="center"/>
                  <w:hideMark/>
                </w:tcPr>
                <w:p w14:paraId="36EFDE3C" w14:textId="77777777" w:rsidR="00A7052F" w:rsidRDefault="00A7052F" w:rsidP="00A7052F">
                  <w:pPr>
                    <w:jc w:val="center"/>
                    <w:rPr>
                      <w:ins w:id="1193" w:author="Gannon, Hugh (Allianz Global Life)" w:date="2026-06-30T10:50:00Z" w16du:dateUtc="2026-06-30T09:50:00Z"/>
                      <w:rFonts w:ascii="Arial" w:hAnsi="Arial" w:cs="Arial"/>
                      <w:b/>
                      <w:bCs/>
                      <w:color w:val="000000"/>
                      <w:sz w:val="20"/>
                      <w:szCs w:val="20"/>
                    </w:rPr>
                  </w:pPr>
                  <w:ins w:id="1194" w:author="Gannon, Hugh (Allianz Global Life)" w:date="2026-06-30T10:50:00Z" w16du:dateUtc="2026-06-30T09:50:00Z">
                    <w:r>
                      <w:rPr>
                        <w:rFonts w:ascii="Arial" w:hAnsi="Arial" w:cs="Arial"/>
                        <w:b/>
                        <w:bCs/>
                        <w:color w:val="000000"/>
                        <w:sz w:val="20"/>
                        <w:szCs w:val="20"/>
                      </w:rPr>
                      <w:t>Year 4</w:t>
                    </w:r>
                  </w:ins>
                </w:p>
              </w:tc>
              <w:tc>
                <w:tcPr>
                  <w:tcW w:w="992" w:type="dxa"/>
                  <w:tcBorders>
                    <w:top w:val="single" w:sz="4" w:space="0" w:color="auto"/>
                    <w:left w:val="nil"/>
                    <w:bottom w:val="single" w:sz="4" w:space="0" w:color="auto"/>
                    <w:right w:val="single" w:sz="4" w:space="0" w:color="auto"/>
                  </w:tcBorders>
                  <w:noWrap/>
                  <w:vAlign w:val="center"/>
                  <w:hideMark/>
                </w:tcPr>
                <w:p w14:paraId="2B2D8189" w14:textId="77777777" w:rsidR="00A7052F" w:rsidRDefault="00A7052F" w:rsidP="00A7052F">
                  <w:pPr>
                    <w:jc w:val="center"/>
                    <w:rPr>
                      <w:ins w:id="1195" w:author="Gannon, Hugh (Allianz Global Life)" w:date="2026-06-30T10:50:00Z" w16du:dateUtc="2026-06-30T09:50:00Z"/>
                      <w:rFonts w:ascii="Arial" w:hAnsi="Arial" w:cs="Arial"/>
                      <w:b/>
                      <w:bCs/>
                      <w:color w:val="000000"/>
                      <w:sz w:val="20"/>
                      <w:szCs w:val="20"/>
                    </w:rPr>
                  </w:pPr>
                  <w:ins w:id="1196" w:author="Gannon, Hugh (Allianz Global Life)" w:date="2026-06-30T10:50:00Z" w16du:dateUtc="2026-06-30T09:50:00Z">
                    <w:r>
                      <w:rPr>
                        <w:rFonts w:ascii="Arial" w:hAnsi="Arial" w:cs="Arial"/>
                        <w:b/>
                        <w:bCs/>
                        <w:color w:val="000000"/>
                        <w:sz w:val="20"/>
                        <w:szCs w:val="20"/>
                      </w:rPr>
                      <w:t>Year 5</w:t>
                    </w:r>
                  </w:ins>
                </w:p>
              </w:tc>
            </w:tr>
            <w:tr w:rsidR="00A7052F" w14:paraId="5531FD6D" w14:textId="77777777" w:rsidTr="00AB031F">
              <w:trPr>
                <w:trHeight w:val="255"/>
                <w:ins w:id="1197" w:author="Gannon, Hugh (Allianz Global Life)" w:date="2026-06-30T10:50:00Z"/>
              </w:trPr>
              <w:tc>
                <w:tcPr>
                  <w:tcW w:w="2305" w:type="dxa"/>
                  <w:tcBorders>
                    <w:top w:val="nil"/>
                    <w:left w:val="single" w:sz="4" w:space="0" w:color="auto"/>
                    <w:bottom w:val="single" w:sz="4" w:space="0" w:color="auto"/>
                    <w:right w:val="single" w:sz="4" w:space="0" w:color="auto"/>
                  </w:tcBorders>
                  <w:noWrap/>
                  <w:vAlign w:val="center"/>
                  <w:hideMark/>
                </w:tcPr>
                <w:p w14:paraId="24380B2C" w14:textId="77777777" w:rsidR="00A7052F" w:rsidRDefault="00A7052F" w:rsidP="00A7052F">
                  <w:pPr>
                    <w:jc w:val="center"/>
                    <w:rPr>
                      <w:ins w:id="1198" w:author="Gannon, Hugh (Allianz Global Life)" w:date="2026-06-30T10:50:00Z" w16du:dateUtc="2026-06-30T09:50:00Z"/>
                      <w:rFonts w:ascii="Arial" w:hAnsi="Arial" w:cs="Arial"/>
                      <w:color w:val="000000"/>
                      <w:sz w:val="20"/>
                      <w:szCs w:val="20"/>
                    </w:rPr>
                  </w:pPr>
                  <w:ins w:id="1199" w:author="Gannon, Hugh (Allianz Global Life)" w:date="2026-06-30T10:50:00Z" w16du:dateUtc="2026-06-30T09:50:00Z">
                    <w:r>
                      <w:rPr>
                        <w:rFonts w:ascii="Arial" w:hAnsi="Arial" w:cs="Arial"/>
                        <w:color w:val="000000"/>
                        <w:sz w:val="20"/>
                        <w:szCs w:val="20"/>
                      </w:rPr>
                      <w:t>K1, K2, L1, L2, M1, M2</w:t>
                    </w:r>
                  </w:ins>
                </w:p>
              </w:tc>
              <w:tc>
                <w:tcPr>
                  <w:tcW w:w="850" w:type="dxa"/>
                  <w:tcBorders>
                    <w:top w:val="nil"/>
                    <w:left w:val="nil"/>
                    <w:bottom w:val="single" w:sz="4" w:space="0" w:color="auto"/>
                    <w:right w:val="single" w:sz="4" w:space="0" w:color="auto"/>
                  </w:tcBorders>
                  <w:noWrap/>
                  <w:vAlign w:val="center"/>
                  <w:hideMark/>
                </w:tcPr>
                <w:p w14:paraId="15115255" w14:textId="77777777" w:rsidR="00A7052F" w:rsidRDefault="00A7052F" w:rsidP="00A7052F">
                  <w:pPr>
                    <w:jc w:val="center"/>
                    <w:rPr>
                      <w:ins w:id="1200" w:author="Gannon, Hugh (Allianz Global Life)" w:date="2026-06-30T10:50:00Z" w16du:dateUtc="2026-06-30T09:50:00Z"/>
                      <w:rFonts w:ascii="Arial" w:hAnsi="Arial" w:cs="Arial"/>
                      <w:color w:val="000000"/>
                      <w:sz w:val="20"/>
                      <w:szCs w:val="20"/>
                    </w:rPr>
                  </w:pPr>
                  <w:ins w:id="1201" w:author="Gannon, Hugh (Allianz Global Life)" w:date="2026-06-30T10:50:00Z" w16du:dateUtc="2026-06-30T09:50:00Z">
                    <w:r>
                      <w:rPr>
                        <w:rFonts w:ascii="Arial" w:hAnsi="Arial" w:cs="Arial"/>
                        <w:color w:val="000000"/>
                        <w:sz w:val="20"/>
                        <w:szCs w:val="20"/>
                      </w:rPr>
                      <w:t>100%</w:t>
                    </w:r>
                  </w:ins>
                </w:p>
              </w:tc>
              <w:tc>
                <w:tcPr>
                  <w:tcW w:w="992" w:type="dxa"/>
                  <w:tcBorders>
                    <w:top w:val="nil"/>
                    <w:left w:val="nil"/>
                    <w:bottom w:val="single" w:sz="4" w:space="0" w:color="auto"/>
                    <w:right w:val="single" w:sz="4" w:space="0" w:color="auto"/>
                  </w:tcBorders>
                  <w:noWrap/>
                  <w:vAlign w:val="center"/>
                  <w:hideMark/>
                </w:tcPr>
                <w:p w14:paraId="549034F5" w14:textId="77777777" w:rsidR="00A7052F" w:rsidRDefault="00A7052F" w:rsidP="00A7052F">
                  <w:pPr>
                    <w:jc w:val="center"/>
                    <w:rPr>
                      <w:ins w:id="1202" w:author="Gannon, Hugh (Allianz Global Life)" w:date="2026-06-30T10:50:00Z" w16du:dateUtc="2026-06-30T09:50:00Z"/>
                      <w:rFonts w:ascii="Arial" w:hAnsi="Arial" w:cs="Arial"/>
                      <w:color w:val="000000"/>
                      <w:sz w:val="20"/>
                      <w:szCs w:val="20"/>
                    </w:rPr>
                  </w:pPr>
                  <w:ins w:id="1203" w:author="Gannon, Hugh (Allianz Global Life)" w:date="2026-06-30T10:50:00Z" w16du:dateUtc="2026-06-30T09:50:00Z">
                    <w:r>
                      <w:rPr>
                        <w:rFonts w:ascii="Arial" w:hAnsi="Arial" w:cs="Arial"/>
                        <w:color w:val="000000"/>
                        <w:sz w:val="20"/>
                        <w:szCs w:val="20"/>
                      </w:rPr>
                      <w:t>60%</w:t>
                    </w:r>
                  </w:ins>
                </w:p>
              </w:tc>
              <w:tc>
                <w:tcPr>
                  <w:tcW w:w="851" w:type="dxa"/>
                  <w:tcBorders>
                    <w:top w:val="nil"/>
                    <w:left w:val="nil"/>
                    <w:bottom w:val="single" w:sz="4" w:space="0" w:color="auto"/>
                    <w:right w:val="single" w:sz="4" w:space="0" w:color="auto"/>
                  </w:tcBorders>
                  <w:noWrap/>
                  <w:vAlign w:val="center"/>
                  <w:hideMark/>
                </w:tcPr>
                <w:p w14:paraId="3B4C900B" w14:textId="77777777" w:rsidR="00A7052F" w:rsidRDefault="00A7052F" w:rsidP="00A7052F">
                  <w:pPr>
                    <w:jc w:val="center"/>
                    <w:rPr>
                      <w:ins w:id="1204" w:author="Gannon, Hugh (Allianz Global Life)" w:date="2026-06-30T10:50:00Z" w16du:dateUtc="2026-06-30T09:50:00Z"/>
                      <w:rFonts w:ascii="Arial" w:hAnsi="Arial" w:cs="Arial"/>
                      <w:color w:val="000000"/>
                      <w:sz w:val="20"/>
                      <w:szCs w:val="20"/>
                    </w:rPr>
                  </w:pPr>
                  <w:ins w:id="1205" w:author="Gannon, Hugh (Allianz Global Life)" w:date="2026-06-30T10:50:00Z" w16du:dateUtc="2026-06-30T09:50:00Z">
                    <w:r>
                      <w:rPr>
                        <w:rFonts w:ascii="Arial" w:hAnsi="Arial" w:cs="Arial"/>
                        <w:color w:val="000000"/>
                        <w:sz w:val="20"/>
                        <w:szCs w:val="20"/>
                      </w:rPr>
                      <w:t>40%</w:t>
                    </w:r>
                  </w:ins>
                </w:p>
              </w:tc>
              <w:tc>
                <w:tcPr>
                  <w:tcW w:w="992" w:type="dxa"/>
                  <w:tcBorders>
                    <w:top w:val="nil"/>
                    <w:left w:val="nil"/>
                    <w:bottom w:val="single" w:sz="4" w:space="0" w:color="auto"/>
                    <w:right w:val="single" w:sz="4" w:space="0" w:color="auto"/>
                  </w:tcBorders>
                  <w:noWrap/>
                  <w:vAlign w:val="center"/>
                  <w:hideMark/>
                </w:tcPr>
                <w:p w14:paraId="033EC533" w14:textId="77777777" w:rsidR="00A7052F" w:rsidRDefault="00A7052F" w:rsidP="00A7052F">
                  <w:pPr>
                    <w:jc w:val="center"/>
                    <w:rPr>
                      <w:ins w:id="1206" w:author="Gannon, Hugh (Allianz Global Life)" w:date="2026-06-30T10:50:00Z" w16du:dateUtc="2026-06-30T09:50:00Z"/>
                      <w:rFonts w:ascii="Arial" w:hAnsi="Arial" w:cs="Arial"/>
                      <w:color w:val="000000"/>
                      <w:sz w:val="20"/>
                      <w:szCs w:val="20"/>
                    </w:rPr>
                  </w:pPr>
                  <w:ins w:id="1207" w:author="Gannon, Hugh (Allianz Global Life)" w:date="2026-06-30T10:50:00Z" w16du:dateUtc="2026-06-30T09:50:00Z">
                    <w:r>
                      <w:rPr>
                        <w:rFonts w:ascii="Arial" w:hAnsi="Arial" w:cs="Arial"/>
                        <w:color w:val="000000"/>
                        <w:sz w:val="20"/>
                        <w:szCs w:val="20"/>
                      </w:rPr>
                      <w:t>20%</w:t>
                    </w:r>
                  </w:ins>
                </w:p>
              </w:tc>
              <w:tc>
                <w:tcPr>
                  <w:tcW w:w="992" w:type="dxa"/>
                  <w:tcBorders>
                    <w:top w:val="nil"/>
                    <w:left w:val="nil"/>
                    <w:bottom w:val="single" w:sz="4" w:space="0" w:color="auto"/>
                    <w:right w:val="single" w:sz="4" w:space="0" w:color="auto"/>
                  </w:tcBorders>
                  <w:noWrap/>
                  <w:vAlign w:val="center"/>
                  <w:hideMark/>
                </w:tcPr>
                <w:p w14:paraId="1A1FE8C8" w14:textId="77777777" w:rsidR="00A7052F" w:rsidRDefault="00A7052F" w:rsidP="00A7052F">
                  <w:pPr>
                    <w:jc w:val="center"/>
                    <w:rPr>
                      <w:ins w:id="1208" w:author="Gannon, Hugh (Allianz Global Life)" w:date="2026-06-30T10:50:00Z" w16du:dateUtc="2026-06-30T09:50:00Z"/>
                      <w:rFonts w:ascii="Arial" w:hAnsi="Arial" w:cs="Arial"/>
                      <w:color w:val="000000"/>
                      <w:sz w:val="20"/>
                      <w:szCs w:val="20"/>
                    </w:rPr>
                  </w:pPr>
                  <w:ins w:id="1209" w:author="Gannon, Hugh (Allianz Global Life)" w:date="2026-06-30T10:50:00Z" w16du:dateUtc="2026-06-30T09:50:00Z">
                    <w:r>
                      <w:rPr>
                        <w:rFonts w:ascii="Arial" w:hAnsi="Arial" w:cs="Arial"/>
                        <w:color w:val="000000"/>
                        <w:sz w:val="20"/>
                        <w:szCs w:val="20"/>
                      </w:rPr>
                      <w:t>0%</w:t>
                    </w:r>
                  </w:ins>
                </w:p>
              </w:tc>
            </w:tr>
          </w:tbl>
          <w:p w14:paraId="76A868DA" w14:textId="77777777" w:rsidR="00A7052F" w:rsidRDefault="00A7052F" w:rsidP="00CB74EC">
            <w:pPr>
              <w:rPr>
                <w:ins w:id="1210" w:author="Gannon, Hugh (Allianz Global Life)" w:date="2026-06-30T10:49:00Z" w16du:dateUtc="2026-06-30T09:49:00Z"/>
                <w:rFonts w:asciiTheme="minorHAnsi" w:hAnsiTheme="minorHAnsi" w:cstheme="minorHAnsi"/>
                <w:color w:val="000000"/>
                <w:sz w:val="20"/>
                <w:szCs w:val="20"/>
                <w:lang w:val="en-US"/>
              </w:rPr>
            </w:pPr>
          </w:p>
          <w:p w14:paraId="65D79999" w14:textId="77777777" w:rsidR="00876101" w:rsidRDefault="00876101" w:rsidP="00CB74EC">
            <w:pPr>
              <w:rPr>
                <w:ins w:id="1211" w:author="Gannon, Hugh (Allianz Global Life)" w:date="2026-06-29T17:27:00Z" w16du:dateUtc="2026-06-29T16:27:00Z"/>
                <w:rFonts w:asciiTheme="minorHAnsi" w:hAnsiTheme="minorHAnsi" w:cstheme="minorHAnsi"/>
                <w:color w:val="000000"/>
                <w:sz w:val="20"/>
                <w:szCs w:val="20"/>
                <w:lang w:val="en-US"/>
              </w:rPr>
            </w:pPr>
          </w:p>
          <w:p w14:paraId="411D80FB" w14:textId="77777777" w:rsidR="00FA78E2" w:rsidRPr="00072586" w:rsidRDefault="00FA78E2" w:rsidP="00CB74EC">
            <w:pPr>
              <w:rPr>
                <w:rFonts w:asciiTheme="minorHAnsi" w:hAnsiTheme="minorHAnsi" w:cstheme="minorHAnsi"/>
                <w:color w:val="000000"/>
                <w:sz w:val="20"/>
                <w:szCs w:val="20"/>
                <w:lang w:val="en-US"/>
              </w:rPr>
            </w:pPr>
          </w:p>
          <w:p w14:paraId="14699837" w14:textId="77777777" w:rsidR="00FE69DF" w:rsidRPr="00072586" w:rsidRDefault="00FE69DF" w:rsidP="00FE69DF">
            <w:pPr>
              <w:rPr>
                <w:rFonts w:asciiTheme="minorHAnsi" w:hAnsiTheme="minorHAnsi" w:cstheme="minorHAnsi"/>
                <w:color w:val="000000"/>
                <w:sz w:val="20"/>
                <w:szCs w:val="20"/>
                <w:lang w:val="en-US"/>
              </w:rPr>
            </w:pPr>
          </w:p>
        </w:tc>
      </w:tr>
      <w:tr w:rsidR="00FE69DF" w:rsidRPr="00B70A3C" w14:paraId="39C5E3EB" w14:textId="77777777" w:rsidTr="002D0A75">
        <w:trPr>
          <w:trHeight w:val="270"/>
        </w:trPr>
        <w:tc>
          <w:tcPr>
            <w:tcW w:w="3119" w:type="dxa"/>
            <w:noWrap/>
            <w:vAlign w:val="center"/>
            <w:hideMark/>
          </w:tcPr>
          <w:p w14:paraId="31E842A6" w14:textId="1C745783" w:rsidR="00FE69DF" w:rsidRPr="005C17F8" w:rsidRDefault="00E57170" w:rsidP="00E57170">
            <w:pPr>
              <w:rPr>
                <w:rFonts w:ascii="Calibri" w:hAnsi="Calibri" w:cs="Arial"/>
                <w:b/>
                <w:bCs/>
                <w:color w:val="000000"/>
                <w:sz w:val="20"/>
                <w:szCs w:val="20"/>
                <w:lang w:val="en-US"/>
              </w:rPr>
            </w:pPr>
            <w:r w:rsidRPr="005C17F8">
              <w:rPr>
                <w:rFonts w:ascii="Calibri" w:hAnsi="Calibri" w:cs="Arial"/>
                <w:b/>
                <w:bCs/>
                <w:color w:val="000000"/>
                <w:sz w:val="20"/>
                <w:szCs w:val="20"/>
                <w:lang w:val="en-US"/>
              </w:rPr>
              <w:t>Full Surrender</w:t>
            </w:r>
            <w:r>
              <w:rPr>
                <w:rFonts w:ascii="Calibri" w:hAnsi="Calibri" w:cs="Arial"/>
                <w:b/>
                <w:bCs/>
                <w:color w:val="000000"/>
                <w:sz w:val="20"/>
                <w:szCs w:val="20"/>
                <w:lang w:val="en-US"/>
              </w:rPr>
              <w:t xml:space="preserve"> </w:t>
            </w:r>
            <w:r w:rsidRPr="005C17F8">
              <w:rPr>
                <w:rFonts w:ascii="Calibri" w:hAnsi="Calibri" w:cs="Arial"/>
                <w:b/>
                <w:bCs/>
                <w:color w:val="000000"/>
                <w:sz w:val="20"/>
                <w:szCs w:val="20"/>
                <w:lang w:val="en-US"/>
              </w:rPr>
              <w:t>Minimum Duration</w:t>
            </w:r>
            <w:r>
              <w:rPr>
                <w:rFonts w:ascii="Calibri" w:hAnsi="Calibri" w:cs="Arial"/>
                <w:b/>
                <w:bCs/>
                <w:color w:val="000000"/>
                <w:sz w:val="20"/>
                <w:szCs w:val="20"/>
                <w:lang w:val="en-US"/>
              </w:rPr>
              <w:t xml:space="preserve"> (1.6)</w:t>
            </w:r>
          </w:p>
        </w:tc>
        <w:tc>
          <w:tcPr>
            <w:tcW w:w="6379" w:type="dxa"/>
            <w:noWrap/>
            <w:vAlign w:val="center"/>
            <w:hideMark/>
          </w:tcPr>
          <w:p w14:paraId="3651A5C2" w14:textId="77777777" w:rsidR="00FE69DF" w:rsidRPr="00072586" w:rsidRDefault="00FE69DF" w:rsidP="00FE69DF">
            <w:pPr>
              <w:rPr>
                <w:rFonts w:asciiTheme="minorHAnsi" w:hAnsiTheme="minorHAnsi" w:cstheme="minorHAnsi"/>
                <w:color w:val="000000"/>
                <w:sz w:val="20"/>
                <w:szCs w:val="20"/>
                <w:lang w:val="en-US"/>
              </w:rPr>
            </w:pPr>
            <w:r w:rsidRPr="00072586">
              <w:rPr>
                <w:rFonts w:asciiTheme="minorHAnsi" w:hAnsiTheme="minorHAnsi" w:cstheme="minorHAnsi"/>
                <w:color w:val="000000"/>
                <w:sz w:val="20"/>
                <w:szCs w:val="20"/>
                <w:lang w:val="en-US"/>
              </w:rPr>
              <w:t xml:space="preserve">Full surrenders will not be accepted within 30 days of policy inception </w:t>
            </w:r>
          </w:p>
          <w:p w14:paraId="7550D9F1" w14:textId="77777777" w:rsidR="00FE69DF" w:rsidRPr="00072586" w:rsidRDefault="00FE69DF" w:rsidP="00FE69DF">
            <w:pPr>
              <w:rPr>
                <w:rFonts w:asciiTheme="minorHAnsi" w:hAnsiTheme="minorHAnsi" w:cstheme="minorHAnsi"/>
                <w:color w:val="000000"/>
                <w:sz w:val="20"/>
                <w:szCs w:val="20"/>
                <w:lang w:val="en-US"/>
              </w:rPr>
            </w:pPr>
          </w:p>
        </w:tc>
      </w:tr>
      <w:tr w:rsidR="00FE69DF" w:rsidRPr="00E1403E" w14:paraId="1F05231D" w14:textId="77777777" w:rsidTr="002D0A75">
        <w:trPr>
          <w:trHeight w:val="270"/>
        </w:trPr>
        <w:tc>
          <w:tcPr>
            <w:tcW w:w="3119" w:type="dxa"/>
            <w:noWrap/>
            <w:vAlign w:val="center"/>
            <w:hideMark/>
          </w:tcPr>
          <w:p w14:paraId="77C58177" w14:textId="6CF1F4B5" w:rsidR="00FE69DF" w:rsidRPr="005C17F8" w:rsidRDefault="00E57170" w:rsidP="00E57170">
            <w:pPr>
              <w:rPr>
                <w:rFonts w:ascii="Calibri" w:hAnsi="Calibri" w:cs="Arial"/>
                <w:b/>
                <w:bCs/>
                <w:color w:val="000000"/>
                <w:sz w:val="20"/>
                <w:szCs w:val="20"/>
                <w:lang w:val="en-US"/>
              </w:rPr>
            </w:pPr>
            <w:r>
              <w:rPr>
                <w:rFonts w:ascii="Calibri" w:hAnsi="Calibri" w:cs="Arial"/>
                <w:b/>
                <w:bCs/>
                <w:color w:val="000000"/>
                <w:sz w:val="20"/>
                <w:szCs w:val="20"/>
                <w:lang w:val="en-US"/>
              </w:rPr>
              <w:t>Part Surrender Minimum Amount (1.7)</w:t>
            </w:r>
          </w:p>
        </w:tc>
        <w:tc>
          <w:tcPr>
            <w:tcW w:w="6379" w:type="dxa"/>
            <w:noWrap/>
            <w:vAlign w:val="center"/>
            <w:hideMark/>
          </w:tcPr>
          <w:p w14:paraId="54C80B3D" w14:textId="31A810C5" w:rsidR="00FE69DF" w:rsidRDefault="00D6484B" w:rsidP="00FE69DF">
            <w:pPr>
              <w:rPr>
                <w:rFonts w:asciiTheme="minorHAnsi" w:hAnsiTheme="minorHAnsi" w:cstheme="minorHAnsi"/>
                <w:color w:val="000000"/>
                <w:sz w:val="20"/>
                <w:szCs w:val="20"/>
                <w:lang w:val="en-US"/>
              </w:rPr>
            </w:pPr>
            <w:r w:rsidRPr="0055226D">
              <w:rPr>
                <w:rFonts w:asciiTheme="minorHAnsi" w:hAnsiTheme="minorHAnsi" w:cstheme="minorHAnsi"/>
                <w:color w:val="000000"/>
                <w:sz w:val="20"/>
                <w:szCs w:val="20"/>
                <w:lang w:val="en-US"/>
                <w:rPrChange w:id="1212" w:author="Gannon, Hugh (Allianz Global Life)" w:date="2026-06-29T17:00:00Z" w16du:dateUtc="2026-06-29T16:00:00Z">
                  <w:rPr>
                    <w:rFonts w:asciiTheme="minorHAnsi" w:hAnsiTheme="minorHAnsi" w:cstheme="minorHAnsi"/>
                    <w:color w:val="000000"/>
                    <w:sz w:val="20"/>
                    <w:szCs w:val="20"/>
                    <w:highlight w:val="yellow"/>
                    <w:lang w:val="en-US"/>
                  </w:rPr>
                </w:rPrChange>
              </w:rPr>
              <w:t>€200</w:t>
            </w:r>
          </w:p>
          <w:p w14:paraId="20108D97" w14:textId="77777777" w:rsidR="00A13D25" w:rsidRDefault="00A13D25" w:rsidP="00FE69DF">
            <w:pPr>
              <w:rPr>
                <w:rFonts w:asciiTheme="minorHAnsi" w:hAnsiTheme="minorHAnsi" w:cstheme="minorHAnsi"/>
                <w:color w:val="000000"/>
                <w:sz w:val="20"/>
                <w:szCs w:val="20"/>
                <w:lang w:val="en-US"/>
              </w:rPr>
            </w:pPr>
          </w:p>
          <w:p w14:paraId="7AA224A7" w14:textId="77777777" w:rsidR="00A13D25" w:rsidRPr="00072586" w:rsidRDefault="00A13D25" w:rsidP="00A13D25">
            <w:pPr>
              <w:rPr>
                <w:rFonts w:asciiTheme="minorHAnsi" w:hAnsiTheme="minorHAnsi" w:cstheme="minorHAnsi"/>
                <w:color w:val="000000"/>
                <w:sz w:val="20"/>
                <w:szCs w:val="20"/>
                <w:lang w:val="en-US"/>
              </w:rPr>
            </w:pPr>
            <w:r>
              <w:rPr>
                <w:rFonts w:asciiTheme="minorHAnsi" w:hAnsiTheme="minorHAnsi" w:cstheme="minorHAnsi"/>
                <w:color w:val="000000"/>
                <w:sz w:val="20"/>
                <w:szCs w:val="20"/>
                <w:lang w:val="en-US"/>
              </w:rPr>
              <w:t>The minimum residual value after a part surrender is €2,500.</w:t>
            </w:r>
          </w:p>
          <w:p w14:paraId="6F049CED" w14:textId="6B4970F1" w:rsidR="00A13D25" w:rsidRPr="00072586" w:rsidRDefault="00A13D25" w:rsidP="00FE69DF">
            <w:pPr>
              <w:rPr>
                <w:rFonts w:asciiTheme="minorHAnsi" w:hAnsiTheme="minorHAnsi" w:cstheme="minorHAnsi"/>
                <w:color w:val="000000"/>
                <w:sz w:val="20"/>
                <w:szCs w:val="20"/>
                <w:lang w:val="en-US"/>
              </w:rPr>
            </w:pPr>
          </w:p>
        </w:tc>
      </w:tr>
      <w:tr w:rsidR="00FE69DF" w:rsidRPr="00B70A3C" w14:paraId="1ECB7B71" w14:textId="77777777" w:rsidTr="002D0A75">
        <w:trPr>
          <w:trHeight w:val="270"/>
        </w:trPr>
        <w:tc>
          <w:tcPr>
            <w:tcW w:w="3119" w:type="dxa"/>
            <w:noWrap/>
            <w:vAlign w:val="center"/>
          </w:tcPr>
          <w:p w14:paraId="2320E27C" w14:textId="47A6F015" w:rsidR="00FE69DF" w:rsidRPr="005C17F8" w:rsidRDefault="006F328F" w:rsidP="00FE69DF">
            <w:pPr>
              <w:rPr>
                <w:rFonts w:ascii="Calibri" w:hAnsi="Calibri" w:cs="Arial"/>
                <w:b/>
                <w:bCs/>
                <w:color w:val="000000"/>
                <w:sz w:val="20"/>
                <w:szCs w:val="20"/>
                <w:lang w:val="en-US"/>
              </w:rPr>
            </w:pPr>
            <w:r>
              <w:rPr>
                <w:rFonts w:ascii="Calibri" w:hAnsi="Calibri" w:cs="Arial"/>
                <w:b/>
                <w:bCs/>
                <w:color w:val="000000"/>
                <w:sz w:val="20"/>
                <w:szCs w:val="20"/>
                <w:lang w:val="en-US"/>
              </w:rPr>
              <w:t>Regular Part Surrender</w:t>
            </w:r>
            <w:r w:rsidR="00FE69DF">
              <w:rPr>
                <w:rFonts w:ascii="Calibri" w:hAnsi="Calibri" w:cs="Arial"/>
                <w:b/>
                <w:bCs/>
                <w:color w:val="000000"/>
                <w:sz w:val="20"/>
                <w:szCs w:val="20"/>
                <w:lang w:val="en-US"/>
              </w:rPr>
              <w:t xml:space="preserve"> (1.</w:t>
            </w:r>
            <w:r w:rsidR="00327C76">
              <w:rPr>
                <w:rFonts w:ascii="Calibri" w:hAnsi="Calibri" w:cs="Arial"/>
                <w:b/>
                <w:bCs/>
                <w:color w:val="000000"/>
                <w:sz w:val="20"/>
                <w:szCs w:val="20"/>
                <w:lang w:val="en-US"/>
              </w:rPr>
              <w:t>8</w:t>
            </w:r>
            <w:r w:rsidR="00FE69DF">
              <w:rPr>
                <w:rFonts w:ascii="Calibri" w:hAnsi="Calibri" w:cs="Arial"/>
                <w:b/>
                <w:bCs/>
                <w:color w:val="000000"/>
                <w:sz w:val="20"/>
                <w:szCs w:val="20"/>
                <w:lang w:val="en-US"/>
              </w:rPr>
              <w:t>)</w:t>
            </w:r>
          </w:p>
        </w:tc>
        <w:tc>
          <w:tcPr>
            <w:tcW w:w="6379" w:type="dxa"/>
            <w:noWrap/>
            <w:vAlign w:val="center"/>
          </w:tcPr>
          <w:p w14:paraId="54208236" w14:textId="77777777" w:rsidR="00C44D0A" w:rsidRPr="00072586" w:rsidRDefault="00C44D0A" w:rsidP="00C44D0A">
            <w:pPr>
              <w:rPr>
                <w:rFonts w:asciiTheme="minorHAnsi" w:hAnsiTheme="minorHAnsi" w:cstheme="minorHAnsi"/>
                <w:color w:val="000000"/>
                <w:sz w:val="20"/>
                <w:szCs w:val="20"/>
                <w:lang w:val="en-US"/>
              </w:rPr>
            </w:pPr>
          </w:p>
          <w:p w14:paraId="7E3037AB" w14:textId="56086728" w:rsidR="00C44D0A" w:rsidRPr="00072586" w:rsidRDefault="00C44D0A" w:rsidP="00C44D0A">
            <w:pPr>
              <w:rPr>
                <w:rFonts w:asciiTheme="minorHAnsi" w:hAnsiTheme="minorHAnsi" w:cstheme="minorHAnsi"/>
                <w:color w:val="000000"/>
                <w:sz w:val="20"/>
                <w:szCs w:val="20"/>
                <w:lang w:val="en-US"/>
              </w:rPr>
            </w:pPr>
            <w:r w:rsidRPr="00072586">
              <w:rPr>
                <w:rFonts w:asciiTheme="minorHAnsi" w:hAnsiTheme="minorHAnsi" w:cstheme="minorHAnsi"/>
                <w:color w:val="000000"/>
                <w:sz w:val="20"/>
                <w:szCs w:val="20"/>
                <w:lang w:val="en-US"/>
              </w:rPr>
              <w:t>Regular part surrenders are available monthly, quarterly or annually</w:t>
            </w:r>
            <w:r w:rsidR="00C3626A">
              <w:rPr>
                <w:rFonts w:asciiTheme="minorHAnsi" w:hAnsiTheme="minorHAnsi" w:cstheme="minorHAnsi"/>
                <w:color w:val="000000"/>
                <w:sz w:val="20"/>
                <w:szCs w:val="20"/>
                <w:lang w:val="en-US"/>
              </w:rPr>
              <w:t>.</w:t>
            </w:r>
          </w:p>
          <w:p w14:paraId="561A6DCE" w14:textId="77777777" w:rsidR="00C44D0A" w:rsidRPr="00072586" w:rsidRDefault="00C44D0A" w:rsidP="00C44D0A">
            <w:pPr>
              <w:rPr>
                <w:rFonts w:asciiTheme="minorHAnsi" w:hAnsiTheme="minorHAnsi" w:cstheme="minorHAnsi"/>
                <w:color w:val="000000"/>
                <w:sz w:val="20"/>
                <w:szCs w:val="20"/>
                <w:lang w:val="en-US"/>
              </w:rPr>
            </w:pPr>
          </w:p>
          <w:p w14:paraId="4EF36741" w14:textId="77777777" w:rsidR="00C44D0A" w:rsidRPr="00072586" w:rsidRDefault="00C44D0A" w:rsidP="00C44D0A">
            <w:pPr>
              <w:rPr>
                <w:rFonts w:asciiTheme="minorHAnsi" w:hAnsiTheme="minorHAnsi" w:cstheme="minorHAnsi"/>
                <w:color w:val="000000"/>
                <w:sz w:val="20"/>
                <w:szCs w:val="20"/>
                <w:lang w:val="en-US"/>
              </w:rPr>
            </w:pPr>
            <w:r w:rsidRPr="00072586">
              <w:rPr>
                <w:rFonts w:asciiTheme="minorHAnsi" w:hAnsiTheme="minorHAnsi" w:cstheme="minorHAnsi"/>
                <w:color w:val="000000"/>
                <w:sz w:val="20"/>
                <w:szCs w:val="20"/>
                <w:lang w:val="en-US"/>
              </w:rPr>
              <w:t>Regular part surrender can be instructed as:</w:t>
            </w:r>
          </w:p>
          <w:p w14:paraId="6ACD0645" w14:textId="77777777" w:rsidR="00C44D0A" w:rsidRPr="00072586" w:rsidRDefault="00C44D0A" w:rsidP="00C44D0A">
            <w:pPr>
              <w:rPr>
                <w:rFonts w:asciiTheme="minorHAnsi" w:hAnsiTheme="minorHAnsi" w:cstheme="minorHAnsi"/>
                <w:color w:val="000000"/>
                <w:sz w:val="20"/>
                <w:szCs w:val="20"/>
                <w:lang w:val="en-US"/>
              </w:rPr>
            </w:pPr>
            <w:r w:rsidRPr="00072586">
              <w:rPr>
                <w:rFonts w:asciiTheme="minorHAnsi" w:hAnsiTheme="minorHAnsi" w:cstheme="minorHAnsi"/>
                <w:color w:val="000000"/>
                <w:sz w:val="20"/>
                <w:szCs w:val="20"/>
                <w:lang w:val="en-US"/>
              </w:rPr>
              <w:t>1. An amount or percentage of total policy value, taken pro rata across all funds at the time of the liquidation of the part surrender, or</w:t>
            </w:r>
          </w:p>
          <w:p w14:paraId="56768737" w14:textId="77777777" w:rsidR="00C44D0A" w:rsidRPr="00072586" w:rsidRDefault="00C44D0A" w:rsidP="00C44D0A">
            <w:pPr>
              <w:rPr>
                <w:rFonts w:asciiTheme="minorHAnsi" w:hAnsiTheme="minorHAnsi" w:cstheme="minorHAnsi"/>
                <w:color w:val="000000"/>
                <w:sz w:val="20"/>
                <w:szCs w:val="20"/>
                <w:lang w:val="en-US"/>
              </w:rPr>
            </w:pPr>
            <w:r w:rsidRPr="00072586">
              <w:rPr>
                <w:rFonts w:asciiTheme="minorHAnsi" w:hAnsiTheme="minorHAnsi" w:cstheme="minorHAnsi"/>
                <w:color w:val="000000"/>
                <w:sz w:val="20"/>
                <w:szCs w:val="20"/>
                <w:lang w:val="en-US"/>
              </w:rPr>
              <w:t>2. a percentage of total fund value to be taken from specified funds. If there is not enough in the specified funds to pay out the amount of the part surrender, then the part surrender should be taken pro rata across all funds at the time of the liquidation of the part surrender.</w:t>
            </w:r>
          </w:p>
          <w:p w14:paraId="1C2E3674" w14:textId="77777777" w:rsidR="00C44D0A" w:rsidRDefault="00C44D0A" w:rsidP="00C44D0A">
            <w:pPr>
              <w:rPr>
                <w:rFonts w:asciiTheme="minorHAnsi" w:hAnsiTheme="minorHAnsi" w:cstheme="minorHAnsi"/>
                <w:color w:val="000000"/>
                <w:sz w:val="20"/>
                <w:szCs w:val="20"/>
                <w:lang w:val="en-US"/>
              </w:rPr>
            </w:pPr>
          </w:p>
          <w:p w14:paraId="016F9419" w14:textId="57D15AAB" w:rsidR="008E30D9" w:rsidRDefault="008E30D9" w:rsidP="00C44D0A">
            <w:pPr>
              <w:rPr>
                <w:rFonts w:asciiTheme="minorHAnsi" w:hAnsiTheme="minorHAnsi" w:cstheme="minorHAnsi"/>
                <w:color w:val="000000"/>
                <w:sz w:val="20"/>
                <w:szCs w:val="20"/>
                <w:lang w:val="en-US"/>
              </w:rPr>
            </w:pPr>
            <w:r>
              <w:rPr>
                <w:rFonts w:asciiTheme="minorHAnsi" w:hAnsiTheme="minorHAnsi" w:cstheme="minorHAnsi"/>
                <w:color w:val="000000"/>
                <w:sz w:val="20"/>
                <w:szCs w:val="20"/>
                <w:lang w:val="en-US"/>
              </w:rPr>
              <w:t>The minimum regular part surrender amount that can be requested is €200 per payment.</w:t>
            </w:r>
          </w:p>
          <w:p w14:paraId="4AC73DC9" w14:textId="77777777" w:rsidR="008E30D9" w:rsidRPr="00072586" w:rsidRDefault="008E30D9" w:rsidP="00C44D0A">
            <w:pPr>
              <w:rPr>
                <w:rFonts w:asciiTheme="minorHAnsi" w:hAnsiTheme="minorHAnsi" w:cstheme="minorHAnsi"/>
                <w:color w:val="000000"/>
                <w:sz w:val="20"/>
                <w:szCs w:val="20"/>
                <w:lang w:val="en-US"/>
              </w:rPr>
            </w:pPr>
          </w:p>
          <w:p w14:paraId="33EBC214" w14:textId="13BCB969" w:rsidR="00C44D0A" w:rsidRPr="00072586" w:rsidRDefault="0008681A" w:rsidP="00C44D0A">
            <w:pPr>
              <w:rPr>
                <w:rFonts w:asciiTheme="minorHAnsi" w:hAnsiTheme="minorHAnsi" w:cstheme="minorHAnsi"/>
                <w:color w:val="000000"/>
                <w:sz w:val="20"/>
                <w:szCs w:val="20"/>
                <w:lang w:val="en-US"/>
              </w:rPr>
            </w:pPr>
            <w:r>
              <w:rPr>
                <w:rFonts w:asciiTheme="minorHAnsi" w:hAnsiTheme="minorHAnsi" w:cstheme="minorHAnsi"/>
                <w:color w:val="000000"/>
                <w:sz w:val="20"/>
                <w:szCs w:val="20"/>
                <w:lang w:val="en-US"/>
              </w:rPr>
              <w:t>Under option 1, t</w:t>
            </w:r>
            <w:r w:rsidR="00C44D0A" w:rsidRPr="00072586">
              <w:rPr>
                <w:rFonts w:asciiTheme="minorHAnsi" w:hAnsiTheme="minorHAnsi" w:cstheme="minorHAnsi"/>
                <w:color w:val="000000"/>
                <w:sz w:val="20"/>
                <w:szCs w:val="20"/>
                <w:lang w:val="en-US"/>
              </w:rPr>
              <w:t>he maximu</w:t>
            </w:r>
            <w:r w:rsidR="00C44D0A" w:rsidRPr="00BC4C3D">
              <w:rPr>
                <w:rFonts w:asciiTheme="minorHAnsi" w:hAnsiTheme="minorHAnsi" w:cstheme="minorHAnsi"/>
                <w:color w:val="000000"/>
                <w:sz w:val="20"/>
                <w:szCs w:val="20"/>
                <w:lang w:val="en-US"/>
              </w:rPr>
              <w:t xml:space="preserve">m regular part surrender amount that can be </w:t>
            </w:r>
            <w:r w:rsidR="00C44D0A" w:rsidRPr="00BC4C3D">
              <w:rPr>
                <w:rFonts w:asciiTheme="minorHAnsi" w:hAnsiTheme="minorHAnsi" w:cstheme="minorHAnsi"/>
                <w:color w:val="000000"/>
                <w:sz w:val="20"/>
                <w:szCs w:val="20"/>
                <w:lang w:val="en-US"/>
                <w:rPrChange w:id="1213" w:author="Gannon, Hugh (Allianz Global Life)" w:date="2026-06-30T10:43:00Z" w16du:dateUtc="2026-06-30T09:43:00Z">
                  <w:rPr>
                    <w:rFonts w:asciiTheme="minorHAnsi" w:hAnsiTheme="minorHAnsi" w:cstheme="minorHAnsi"/>
                    <w:color w:val="000000"/>
                    <w:sz w:val="20"/>
                    <w:szCs w:val="20"/>
                    <w:highlight w:val="yellow"/>
                    <w:lang w:val="en-US"/>
                  </w:rPr>
                </w:rPrChange>
              </w:rPr>
              <w:t xml:space="preserve">requested is </w:t>
            </w:r>
            <w:r w:rsidR="006D3BB1" w:rsidRPr="00BC4C3D">
              <w:rPr>
                <w:rFonts w:asciiTheme="minorHAnsi" w:hAnsiTheme="minorHAnsi" w:cstheme="minorHAnsi"/>
                <w:color w:val="000000"/>
                <w:sz w:val="20"/>
                <w:szCs w:val="20"/>
                <w:lang w:val="en-US"/>
                <w:rPrChange w:id="1214" w:author="Gannon, Hugh (Allianz Global Life)" w:date="2026-06-30T10:43:00Z" w16du:dateUtc="2026-06-30T09:43:00Z">
                  <w:rPr>
                    <w:rFonts w:asciiTheme="minorHAnsi" w:hAnsiTheme="minorHAnsi" w:cstheme="minorHAnsi"/>
                    <w:color w:val="000000"/>
                    <w:sz w:val="20"/>
                    <w:szCs w:val="20"/>
                    <w:highlight w:val="yellow"/>
                    <w:lang w:val="en-US"/>
                  </w:rPr>
                </w:rPrChange>
              </w:rPr>
              <w:t>7.5</w:t>
            </w:r>
            <w:r w:rsidR="00C44D0A" w:rsidRPr="00BC4C3D">
              <w:rPr>
                <w:rFonts w:asciiTheme="minorHAnsi" w:hAnsiTheme="minorHAnsi" w:cstheme="minorHAnsi"/>
                <w:color w:val="000000"/>
                <w:sz w:val="20"/>
                <w:szCs w:val="20"/>
                <w:lang w:val="en-US"/>
                <w:rPrChange w:id="1215" w:author="Gannon, Hugh (Allianz Global Life)" w:date="2026-06-30T10:43:00Z" w16du:dateUtc="2026-06-30T09:43:00Z">
                  <w:rPr>
                    <w:rFonts w:asciiTheme="minorHAnsi" w:hAnsiTheme="minorHAnsi" w:cstheme="minorHAnsi"/>
                    <w:color w:val="000000"/>
                    <w:sz w:val="20"/>
                    <w:szCs w:val="20"/>
                    <w:highlight w:val="yellow"/>
                    <w:lang w:val="en-US"/>
                  </w:rPr>
                </w:rPrChange>
              </w:rPr>
              <w:t>% of gross premium,</w:t>
            </w:r>
            <w:r w:rsidR="00C44D0A" w:rsidRPr="00072586">
              <w:rPr>
                <w:rFonts w:asciiTheme="minorHAnsi" w:hAnsiTheme="minorHAnsi" w:cstheme="minorHAnsi"/>
                <w:color w:val="000000"/>
                <w:sz w:val="20"/>
                <w:szCs w:val="20"/>
                <w:lang w:val="en-US"/>
              </w:rPr>
              <w:t xml:space="preserve"> i.e. premium before any initial charge</w:t>
            </w:r>
            <w:r w:rsidR="00CC000E">
              <w:rPr>
                <w:rFonts w:asciiTheme="minorHAnsi" w:hAnsiTheme="minorHAnsi" w:cstheme="minorHAnsi"/>
                <w:color w:val="000000"/>
                <w:sz w:val="20"/>
                <w:szCs w:val="20"/>
                <w:lang w:val="en-US"/>
              </w:rPr>
              <w:t>, per annum</w:t>
            </w:r>
            <w:r w:rsidR="00C44D0A" w:rsidRPr="00072586">
              <w:rPr>
                <w:rFonts w:asciiTheme="minorHAnsi" w:hAnsiTheme="minorHAnsi" w:cstheme="minorHAnsi"/>
                <w:color w:val="000000"/>
                <w:sz w:val="20"/>
                <w:szCs w:val="20"/>
                <w:lang w:val="en-US"/>
              </w:rPr>
              <w:t xml:space="preserve">. Part surrenders defined as a % will have a maximum of </w:t>
            </w:r>
            <w:r w:rsidR="00CC000E">
              <w:rPr>
                <w:rFonts w:asciiTheme="minorHAnsi" w:hAnsiTheme="minorHAnsi" w:cstheme="minorHAnsi"/>
                <w:color w:val="000000"/>
                <w:sz w:val="20"/>
                <w:szCs w:val="20"/>
                <w:lang w:val="en-US"/>
              </w:rPr>
              <w:t>7.5</w:t>
            </w:r>
            <w:r w:rsidR="00C44D0A" w:rsidRPr="00072586">
              <w:rPr>
                <w:rFonts w:asciiTheme="minorHAnsi" w:hAnsiTheme="minorHAnsi" w:cstheme="minorHAnsi"/>
                <w:color w:val="000000"/>
                <w:sz w:val="20"/>
                <w:szCs w:val="20"/>
                <w:lang w:val="en-US"/>
              </w:rPr>
              <w:t xml:space="preserve">% and will continue to be </w:t>
            </w:r>
            <w:r w:rsidR="00C44D0A" w:rsidRPr="00072586">
              <w:rPr>
                <w:rFonts w:asciiTheme="minorHAnsi" w:hAnsiTheme="minorHAnsi" w:cstheme="minorHAnsi"/>
                <w:color w:val="000000"/>
                <w:sz w:val="20"/>
                <w:szCs w:val="20"/>
                <w:lang w:val="en-US"/>
              </w:rPr>
              <w:lastRenderedPageBreak/>
              <w:t>calculated as a % of NAV divided by frequency at the time of the regular part surrender, i.e. only the maximum regular part surrender amount is calculated based on the premium.</w:t>
            </w:r>
          </w:p>
          <w:p w14:paraId="76814D1B" w14:textId="77777777" w:rsidR="00C44D0A" w:rsidRPr="00072586" w:rsidRDefault="00C44D0A" w:rsidP="00C44D0A">
            <w:pPr>
              <w:rPr>
                <w:rFonts w:asciiTheme="minorHAnsi" w:hAnsiTheme="minorHAnsi" w:cstheme="minorHAnsi"/>
                <w:color w:val="000000"/>
                <w:sz w:val="20"/>
                <w:szCs w:val="20"/>
                <w:lang w:val="en-US"/>
              </w:rPr>
            </w:pPr>
          </w:p>
          <w:p w14:paraId="59780ED3" w14:textId="07FD1634" w:rsidR="00C44D0A" w:rsidRPr="00072586" w:rsidRDefault="00C44D0A" w:rsidP="00C44D0A">
            <w:pPr>
              <w:rPr>
                <w:rFonts w:asciiTheme="minorHAnsi" w:hAnsiTheme="minorHAnsi" w:cstheme="minorHAnsi"/>
                <w:color w:val="000000"/>
                <w:sz w:val="20"/>
                <w:szCs w:val="20"/>
                <w:lang w:val="en-US"/>
              </w:rPr>
            </w:pPr>
            <w:r w:rsidRPr="00072586">
              <w:rPr>
                <w:rFonts w:asciiTheme="minorHAnsi" w:hAnsiTheme="minorHAnsi" w:cstheme="minorHAnsi"/>
                <w:color w:val="000000"/>
                <w:sz w:val="20"/>
                <w:szCs w:val="20"/>
                <w:lang w:val="en-US"/>
              </w:rPr>
              <w:t>E.g</w:t>
            </w:r>
            <w:r w:rsidR="0094238D">
              <w:rPr>
                <w:rFonts w:asciiTheme="minorHAnsi" w:hAnsiTheme="minorHAnsi" w:cstheme="minorHAnsi"/>
                <w:color w:val="000000"/>
                <w:sz w:val="20"/>
                <w:szCs w:val="20"/>
                <w:lang w:val="en-US"/>
              </w:rPr>
              <w:t>.</w:t>
            </w:r>
            <w:r w:rsidRPr="00072586">
              <w:rPr>
                <w:rFonts w:asciiTheme="minorHAnsi" w:hAnsiTheme="minorHAnsi" w:cstheme="minorHAnsi"/>
                <w:color w:val="000000"/>
                <w:sz w:val="20"/>
                <w:szCs w:val="20"/>
                <w:lang w:val="en-US"/>
              </w:rPr>
              <w:t xml:space="preserve"> €100k invested with no Upfront % Premium Charge. Maximum part surrender that can be taken as an amount is €</w:t>
            </w:r>
            <w:r w:rsidR="00CC000E">
              <w:rPr>
                <w:rFonts w:asciiTheme="minorHAnsi" w:hAnsiTheme="minorHAnsi" w:cstheme="minorHAnsi"/>
                <w:color w:val="000000"/>
                <w:sz w:val="20"/>
                <w:szCs w:val="20"/>
                <w:lang w:val="en-US"/>
              </w:rPr>
              <w:t>7.5</w:t>
            </w:r>
            <w:r w:rsidRPr="00072586">
              <w:rPr>
                <w:rFonts w:asciiTheme="minorHAnsi" w:hAnsiTheme="minorHAnsi" w:cstheme="minorHAnsi"/>
                <w:color w:val="000000"/>
                <w:sz w:val="20"/>
                <w:szCs w:val="20"/>
                <w:lang w:val="en-US"/>
              </w:rPr>
              <w:t xml:space="preserve">k, and the maximum % that can be requested is </w:t>
            </w:r>
            <w:r w:rsidR="00CD4DD0">
              <w:rPr>
                <w:rFonts w:asciiTheme="minorHAnsi" w:hAnsiTheme="minorHAnsi" w:cstheme="minorHAnsi"/>
                <w:color w:val="000000"/>
                <w:sz w:val="20"/>
                <w:szCs w:val="20"/>
                <w:lang w:val="en-US"/>
              </w:rPr>
              <w:t>7.5</w:t>
            </w:r>
            <w:r w:rsidRPr="00072586">
              <w:rPr>
                <w:rFonts w:asciiTheme="minorHAnsi" w:hAnsiTheme="minorHAnsi" w:cstheme="minorHAnsi"/>
                <w:color w:val="000000"/>
                <w:sz w:val="20"/>
                <w:szCs w:val="20"/>
                <w:lang w:val="en-US"/>
              </w:rPr>
              <w:t xml:space="preserve">%. </w:t>
            </w:r>
          </w:p>
          <w:p w14:paraId="6DDDA4F8" w14:textId="77777777" w:rsidR="00C44D0A" w:rsidRPr="00072586" w:rsidRDefault="00C44D0A" w:rsidP="00C44D0A">
            <w:pPr>
              <w:rPr>
                <w:rFonts w:asciiTheme="minorHAnsi" w:hAnsiTheme="minorHAnsi" w:cstheme="minorHAnsi"/>
                <w:color w:val="000000"/>
                <w:sz w:val="20"/>
                <w:szCs w:val="20"/>
                <w:lang w:val="en-US"/>
              </w:rPr>
            </w:pPr>
          </w:p>
          <w:p w14:paraId="6AD25093" w14:textId="134987FC" w:rsidR="00FE69DF" w:rsidRDefault="00C44D0A" w:rsidP="00C44D0A">
            <w:pPr>
              <w:rPr>
                <w:rFonts w:asciiTheme="minorHAnsi" w:hAnsiTheme="minorHAnsi" w:cstheme="minorHAnsi"/>
                <w:color w:val="000000"/>
                <w:sz w:val="20"/>
                <w:szCs w:val="20"/>
                <w:lang w:val="en-US"/>
              </w:rPr>
            </w:pPr>
            <w:r w:rsidRPr="00072586">
              <w:rPr>
                <w:rFonts w:asciiTheme="minorHAnsi" w:hAnsiTheme="minorHAnsi" w:cstheme="minorHAnsi"/>
                <w:color w:val="000000"/>
                <w:sz w:val="20"/>
                <w:szCs w:val="20"/>
                <w:lang w:val="en-US"/>
              </w:rPr>
              <w:t xml:space="preserve">If a topup is paid then the maximum regular part surrender is set at </w:t>
            </w:r>
            <w:r w:rsidR="00CD4DD0">
              <w:rPr>
                <w:rFonts w:asciiTheme="minorHAnsi" w:hAnsiTheme="minorHAnsi" w:cstheme="minorHAnsi"/>
                <w:color w:val="000000"/>
                <w:sz w:val="20"/>
                <w:szCs w:val="20"/>
                <w:lang w:val="en-US"/>
              </w:rPr>
              <w:t>7.5</w:t>
            </w:r>
            <w:r w:rsidRPr="00072586">
              <w:rPr>
                <w:rFonts w:asciiTheme="minorHAnsi" w:hAnsiTheme="minorHAnsi" w:cstheme="minorHAnsi"/>
                <w:color w:val="000000"/>
                <w:sz w:val="20"/>
                <w:szCs w:val="20"/>
                <w:lang w:val="en-US"/>
              </w:rPr>
              <w:t>% of the combined premiums paid. The maximum regular part surrender is not adjusted downwards for regular or ad hoc part surrenders.</w:t>
            </w:r>
          </w:p>
          <w:p w14:paraId="1EC45DA3" w14:textId="77777777" w:rsidR="00C1201B" w:rsidRDefault="00C1201B" w:rsidP="00C44D0A">
            <w:pPr>
              <w:rPr>
                <w:rFonts w:asciiTheme="minorHAnsi" w:hAnsiTheme="minorHAnsi" w:cstheme="minorHAnsi"/>
                <w:color w:val="000000"/>
                <w:sz w:val="20"/>
                <w:szCs w:val="20"/>
                <w:lang w:val="en-US"/>
              </w:rPr>
            </w:pPr>
          </w:p>
          <w:p w14:paraId="051583D2" w14:textId="3AA1A2EC" w:rsidR="00C1201B" w:rsidRDefault="00C1201B" w:rsidP="00C44D0A">
            <w:pPr>
              <w:rPr>
                <w:rFonts w:asciiTheme="minorHAnsi" w:hAnsiTheme="minorHAnsi" w:cstheme="minorHAnsi"/>
                <w:color w:val="000000"/>
                <w:sz w:val="20"/>
                <w:szCs w:val="20"/>
                <w:lang w:val="en-US"/>
              </w:rPr>
            </w:pPr>
            <w:r>
              <w:rPr>
                <w:rFonts w:asciiTheme="minorHAnsi" w:hAnsiTheme="minorHAnsi" w:cstheme="minorHAnsi"/>
                <w:color w:val="000000"/>
                <w:sz w:val="20"/>
                <w:szCs w:val="20"/>
                <w:lang w:val="en-US"/>
              </w:rPr>
              <w:t>Under option 2, the maximum percentage of total fund value that can be requested is 7.5% of total fund value.</w:t>
            </w:r>
          </w:p>
          <w:p w14:paraId="543043E2" w14:textId="77777777" w:rsidR="00A13D25" w:rsidRDefault="00A13D25" w:rsidP="00C44D0A">
            <w:pPr>
              <w:rPr>
                <w:rFonts w:asciiTheme="minorHAnsi" w:hAnsiTheme="minorHAnsi" w:cstheme="minorHAnsi"/>
                <w:color w:val="000000"/>
                <w:sz w:val="20"/>
                <w:szCs w:val="20"/>
                <w:lang w:val="en-US"/>
              </w:rPr>
            </w:pPr>
          </w:p>
          <w:p w14:paraId="0C360D85" w14:textId="335387A9" w:rsidR="00A13D25" w:rsidRPr="00072586" w:rsidRDefault="00A13D25" w:rsidP="00C44D0A">
            <w:pPr>
              <w:rPr>
                <w:rFonts w:asciiTheme="minorHAnsi" w:hAnsiTheme="minorHAnsi" w:cstheme="minorHAnsi"/>
                <w:color w:val="000000"/>
                <w:sz w:val="20"/>
                <w:szCs w:val="20"/>
                <w:lang w:val="en-US"/>
              </w:rPr>
            </w:pPr>
            <w:r>
              <w:rPr>
                <w:rFonts w:asciiTheme="minorHAnsi" w:hAnsiTheme="minorHAnsi" w:cstheme="minorHAnsi"/>
                <w:color w:val="000000"/>
                <w:sz w:val="20"/>
                <w:szCs w:val="20"/>
                <w:lang w:val="en-US"/>
              </w:rPr>
              <w:t>The minimum residual value after a part surrender is €2,500.</w:t>
            </w:r>
          </w:p>
          <w:p w14:paraId="532DCAD7" w14:textId="6B0EA2A5" w:rsidR="00C44D0A" w:rsidRPr="00072586" w:rsidRDefault="00C44D0A" w:rsidP="00C44D0A">
            <w:pPr>
              <w:rPr>
                <w:rFonts w:asciiTheme="minorHAnsi" w:hAnsiTheme="minorHAnsi" w:cstheme="minorHAnsi"/>
                <w:color w:val="000000"/>
                <w:sz w:val="20"/>
                <w:szCs w:val="20"/>
                <w:lang w:val="en-US"/>
              </w:rPr>
            </w:pPr>
          </w:p>
        </w:tc>
      </w:tr>
      <w:tr w:rsidR="00FE69DF" w:rsidRPr="00B70A3C" w14:paraId="3D28C1F0" w14:textId="77777777" w:rsidTr="00100ABA">
        <w:trPr>
          <w:trHeight w:val="270"/>
        </w:trPr>
        <w:tc>
          <w:tcPr>
            <w:tcW w:w="3119" w:type="dxa"/>
            <w:noWrap/>
            <w:vAlign w:val="center"/>
            <w:hideMark/>
          </w:tcPr>
          <w:p w14:paraId="7F4B4FA6" w14:textId="3901245D" w:rsidR="00FE69DF" w:rsidRPr="005C17F8" w:rsidRDefault="00FE69DF" w:rsidP="00FE69DF">
            <w:pPr>
              <w:rPr>
                <w:rFonts w:ascii="Calibri" w:hAnsi="Calibri" w:cs="Arial"/>
                <w:b/>
                <w:bCs/>
                <w:color w:val="000000"/>
                <w:sz w:val="20"/>
                <w:szCs w:val="20"/>
                <w:lang w:val="en-US"/>
              </w:rPr>
            </w:pPr>
            <w:r w:rsidRPr="005C17F8">
              <w:rPr>
                <w:rFonts w:ascii="Calibri" w:hAnsi="Calibri" w:cs="Arial"/>
                <w:b/>
                <w:bCs/>
                <w:color w:val="000000"/>
                <w:sz w:val="20"/>
                <w:szCs w:val="20"/>
                <w:lang w:val="en-US"/>
              </w:rPr>
              <w:lastRenderedPageBreak/>
              <w:t>Cool off</w:t>
            </w:r>
            <w:r>
              <w:rPr>
                <w:rFonts w:ascii="Calibri" w:hAnsi="Calibri" w:cs="Arial"/>
                <w:b/>
                <w:bCs/>
                <w:color w:val="000000"/>
                <w:sz w:val="20"/>
                <w:szCs w:val="20"/>
                <w:lang w:val="en-US"/>
              </w:rPr>
              <w:t xml:space="preserve"> (1.11)</w:t>
            </w:r>
          </w:p>
        </w:tc>
        <w:tc>
          <w:tcPr>
            <w:tcW w:w="6379" w:type="dxa"/>
            <w:noWrap/>
            <w:vAlign w:val="center"/>
          </w:tcPr>
          <w:p w14:paraId="33B842D2" w14:textId="77777777" w:rsidR="00100ABA" w:rsidRPr="00072586" w:rsidRDefault="00100ABA" w:rsidP="00100ABA">
            <w:pPr>
              <w:rPr>
                <w:rFonts w:asciiTheme="minorHAnsi" w:hAnsiTheme="minorHAnsi" w:cstheme="minorHAnsi"/>
                <w:color w:val="000000"/>
                <w:sz w:val="20"/>
                <w:szCs w:val="20"/>
                <w:lang w:val="en-US"/>
              </w:rPr>
            </w:pPr>
            <w:r w:rsidRPr="00072586">
              <w:rPr>
                <w:rFonts w:asciiTheme="minorHAnsi" w:hAnsiTheme="minorHAnsi" w:cstheme="minorHAnsi"/>
                <w:color w:val="000000"/>
                <w:sz w:val="20"/>
                <w:szCs w:val="20"/>
                <w:lang w:val="en-US"/>
              </w:rPr>
              <w:t>Within 30 days of the policy start date, the customer is entitled to refund of fund value plus all upfront, administration and guarantee charges. The cool off payment is capped at the gross premium paid.</w:t>
            </w:r>
          </w:p>
          <w:p w14:paraId="3EE8308E" w14:textId="77777777" w:rsidR="00100ABA" w:rsidRPr="00072586" w:rsidRDefault="00100ABA" w:rsidP="00100ABA">
            <w:pPr>
              <w:rPr>
                <w:rFonts w:asciiTheme="minorHAnsi" w:hAnsiTheme="minorHAnsi" w:cstheme="minorHAnsi"/>
                <w:color w:val="000000"/>
                <w:sz w:val="20"/>
                <w:szCs w:val="20"/>
                <w:lang w:val="en-US"/>
              </w:rPr>
            </w:pPr>
          </w:p>
          <w:p w14:paraId="6C9B8F40" w14:textId="77777777" w:rsidR="00100ABA" w:rsidRPr="00072586" w:rsidRDefault="00100ABA" w:rsidP="00100ABA">
            <w:pPr>
              <w:rPr>
                <w:rFonts w:asciiTheme="minorHAnsi" w:hAnsiTheme="minorHAnsi" w:cstheme="minorHAnsi"/>
                <w:color w:val="000000"/>
                <w:sz w:val="20"/>
                <w:szCs w:val="20"/>
                <w:lang w:val="en-US"/>
              </w:rPr>
            </w:pPr>
            <w:r w:rsidRPr="00072586">
              <w:rPr>
                <w:rFonts w:asciiTheme="minorHAnsi" w:hAnsiTheme="minorHAnsi" w:cstheme="minorHAnsi"/>
                <w:color w:val="000000"/>
                <w:sz w:val="20"/>
                <w:szCs w:val="20"/>
                <w:lang w:val="en-US"/>
              </w:rPr>
              <w:t>Cool off payment = min(gross premium paid, liquidated NAV + explicit charges), where “explicit charges” include any upfront charge, on-going admin charge and guarantee charge.</w:t>
            </w:r>
          </w:p>
          <w:p w14:paraId="26D37806" w14:textId="77777777" w:rsidR="00100ABA" w:rsidRPr="00072586" w:rsidRDefault="00100ABA" w:rsidP="00100ABA">
            <w:pPr>
              <w:rPr>
                <w:rFonts w:asciiTheme="minorHAnsi" w:hAnsiTheme="minorHAnsi" w:cstheme="minorHAnsi"/>
                <w:color w:val="000000"/>
                <w:sz w:val="20"/>
                <w:szCs w:val="20"/>
                <w:lang w:val="en-US"/>
              </w:rPr>
            </w:pPr>
          </w:p>
          <w:p w14:paraId="19B035B4" w14:textId="201CB5BC" w:rsidR="00100ABA" w:rsidRPr="00072586" w:rsidRDefault="00100ABA" w:rsidP="00100ABA">
            <w:pPr>
              <w:rPr>
                <w:rFonts w:asciiTheme="minorHAnsi" w:hAnsiTheme="minorHAnsi" w:cstheme="minorHAnsi"/>
                <w:color w:val="000000"/>
                <w:sz w:val="20"/>
                <w:szCs w:val="20"/>
                <w:lang w:val="en-US"/>
              </w:rPr>
            </w:pPr>
            <w:r w:rsidRPr="00072586">
              <w:rPr>
                <w:rFonts w:asciiTheme="minorHAnsi" w:hAnsiTheme="minorHAnsi" w:cstheme="minorHAnsi"/>
                <w:b/>
                <w:bCs/>
                <w:color w:val="000000"/>
                <w:sz w:val="20"/>
                <w:szCs w:val="20"/>
                <w:lang w:val="en-US"/>
              </w:rPr>
              <w:t>Cool off Trading Date</w:t>
            </w:r>
            <w:r w:rsidRPr="00072586">
              <w:rPr>
                <w:rFonts w:asciiTheme="minorHAnsi" w:hAnsiTheme="minorHAnsi" w:cstheme="minorHAnsi"/>
                <w:color w:val="000000"/>
                <w:sz w:val="20"/>
                <w:szCs w:val="20"/>
                <w:lang w:val="en-US"/>
              </w:rPr>
              <w:t>: T+3 days following receipt of the request for a Cool off</w:t>
            </w:r>
            <w:r w:rsidR="00370EC0">
              <w:rPr>
                <w:rFonts w:asciiTheme="minorHAnsi" w:hAnsiTheme="minorHAnsi" w:cstheme="minorHAnsi"/>
                <w:color w:val="000000"/>
                <w:sz w:val="20"/>
                <w:szCs w:val="20"/>
                <w:lang w:val="en-US"/>
              </w:rPr>
              <w:t>.</w:t>
            </w:r>
            <w:r w:rsidRPr="00072586">
              <w:rPr>
                <w:rFonts w:asciiTheme="minorHAnsi" w:hAnsiTheme="minorHAnsi" w:cstheme="minorHAnsi"/>
                <w:color w:val="000000"/>
                <w:sz w:val="20"/>
                <w:szCs w:val="20"/>
                <w:lang w:val="en-US"/>
              </w:rPr>
              <w:t xml:space="preserve"> The valuation date can differ due to Fund Regulation Trading Rules. AGL must be able to notify Kane after T with a reference date for T and have the trades executed on T+3.</w:t>
            </w:r>
          </w:p>
          <w:p w14:paraId="180904B9" w14:textId="77777777" w:rsidR="00100ABA" w:rsidRPr="00072586" w:rsidRDefault="00100ABA" w:rsidP="00100ABA">
            <w:pPr>
              <w:rPr>
                <w:rFonts w:asciiTheme="minorHAnsi" w:hAnsiTheme="minorHAnsi" w:cstheme="minorHAnsi"/>
                <w:color w:val="000000"/>
                <w:sz w:val="20"/>
                <w:szCs w:val="20"/>
                <w:lang w:val="en-US"/>
              </w:rPr>
            </w:pPr>
          </w:p>
          <w:p w14:paraId="28075A87" w14:textId="524D0FD9" w:rsidR="00FE69DF" w:rsidRPr="00072586" w:rsidRDefault="00100ABA" w:rsidP="00100ABA">
            <w:pPr>
              <w:rPr>
                <w:rFonts w:asciiTheme="minorHAnsi" w:hAnsiTheme="minorHAnsi" w:cstheme="minorHAnsi"/>
                <w:color w:val="000000"/>
                <w:sz w:val="20"/>
                <w:szCs w:val="20"/>
                <w:lang w:val="en-US"/>
              </w:rPr>
            </w:pPr>
            <w:r w:rsidRPr="00072586">
              <w:rPr>
                <w:rFonts w:asciiTheme="minorHAnsi" w:hAnsiTheme="minorHAnsi" w:cstheme="minorHAnsi"/>
                <w:color w:val="000000"/>
                <w:sz w:val="20"/>
                <w:szCs w:val="20"/>
                <w:lang w:val="en-US"/>
              </w:rPr>
              <w:t>100% commission claw back applies on cool off</w:t>
            </w:r>
            <w:r w:rsidR="00370EC0">
              <w:rPr>
                <w:rFonts w:asciiTheme="minorHAnsi" w:hAnsiTheme="minorHAnsi" w:cstheme="minorHAnsi"/>
                <w:color w:val="000000"/>
                <w:sz w:val="20"/>
                <w:szCs w:val="20"/>
                <w:lang w:val="en-US"/>
              </w:rPr>
              <w:t>.</w:t>
            </w:r>
          </w:p>
        </w:tc>
      </w:tr>
      <w:tr w:rsidR="00C370DB" w:rsidRPr="00C60530" w14:paraId="0DF300A3" w14:textId="77777777" w:rsidTr="002D0A75">
        <w:trPr>
          <w:trHeight w:val="270"/>
        </w:trPr>
        <w:tc>
          <w:tcPr>
            <w:tcW w:w="3119" w:type="dxa"/>
            <w:noWrap/>
            <w:vAlign w:val="center"/>
            <w:hideMark/>
          </w:tcPr>
          <w:p w14:paraId="5FA4E64F" w14:textId="48C104B1" w:rsidR="00C370DB" w:rsidRPr="005C17F8" w:rsidRDefault="00C370DB">
            <w:pPr>
              <w:rPr>
                <w:rFonts w:ascii="Calibri" w:hAnsi="Calibri" w:cs="Arial"/>
                <w:color w:val="000000"/>
                <w:sz w:val="20"/>
                <w:szCs w:val="20"/>
                <w:lang w:val="en-US"/>
              </w:rPr>
            </w:pPr>
            <w:r w:rsidRPr="005C17F8">
              <w:rPr>
                <w:rFonts w:ascii="Calibri" w:hAnsi="Calibri" w:cs="Arial"/>
                <w:b/>
                <w:bCs/>
                <w:color w:val="000000"/>
                <w:sz w:val="20"/>
                <w:szCs w:val="20"/>
              </w:rPr>
              <w:t>Policyholder taxation</w:t>
            </w:r>
            <w:r w:rsidR="001721E8">
              <w:rPr>
                <w:rFonts w:ascii="Calibri" w:hAnsi="Calibri" w:cs="Arial"/>
                <w:b/>
                <w:bCs/>
                <w:color w:val="000000"/>
                <w:sz w:val="20"/>
                <w:szCs w:val="20"/>
              </w:rPr>
              <w:t xml:space="preserve"> (1.14)</w:t>
            </w:r>
          </w:p>
        </w:tc>
        <w:tc>
          <w:tcPr>
            <w:tcW w:w="6379" w:type="dxa"/>
            <w:noWrap/>
            <w:vAlign w:val="center"/>
            <w:hideMark/>
          </w:tcPr>
          <w:p w14:paraId="573455CD" w14:textId="77777777" w:rsidR="00C370DB" w:rsidRDefault="00C370DB">
            <w:pPr>
              <w:rPr>
                <w:rFonts w:asciiTheme="minorHAnsi" w:hAnsiTheme="minorHAnsi" w:cstheme="minorHAnsi"/>
                <w:color w:val="000000"/>
                <w:sz w:val="20"/>
                <w:szCs w:val="20"/>
              </w:rPr>
            </w:pPr>
            <w:r w:rsidRPr="00072586">
              <w:rPr>
                <w:rFonts w:asciiTheme="minorHAnsi" w:hAnsiTheme="minorHAnsi" w:cstheme="minorHAnsi"/>
                <w:color w:val="000000"/>
                <w:sz w:val="20"/>
                <w:szCs w:val="20"/>
              </w:rPr>
              <w:t> </w:t>
            </w:r>
            <w:r w:rsidR="00E960D4">
              <w:rPr>
                <w:rFonts w:asciiTheme="minorHAnsi" w:hAnsiTheme="minorHAnsi" w:cstheme="minorHAnsi"/>
                <w:color w:val="000000"/>
                <w:sz w:val="20"/>
                <w:szCs w:val="20"/>
              </w:rPr>
              <w:t>Exit tax i</w:t>
            </w:r>
            <w:r w:rsidR="004A24E8">
              <w:rPr>
                <w:rFonts w:asciiTheme="minorHAnsi" w:hAnsiTheme="minorHAnsi" w:cstheme="minorHAnsi"/>
                <w:color w:val="000000"/>
                <w:sz w:val="20"/>
                <w:szCs w:val="20"/>
              </w:rPr>
              <w:t>s applied to investment bonds. This is applied when a chargeable event occurs:</w:t>
            </w:r>
          </w:p>
          <w:p w14:paraId="726B3256" w14:textId="77777777" w:rsidR="00F759E7" w:rsidRPr="00F759E7" w:rsidRDefault="00F759E7" w:rsidP="00F759E7">
            <w:pPr>
              <w:rPr>
                <w:rFonts w:asciiTheme="minorHAnsi" w:hAnsiTheme="minorHAnsi" w:cstheme="minorHAnsi"/>
                <w:color w:val="000000"/>
                <w:sz w:val="20"/>
                <w:szCs w:val="20"/>
                <w:lang w:val="en-US"/>
              </w:rPr>
            </w:pPr>
            <w:r w:rsidRPr="00F759E7">
              <w:rPr>
                <w:rFonts w:asciiTheme="minorHAnsi" w:hAnsiTheme="minorHAnsi" w:cstheme="minorHAnsi"/>
                <w:color w:val="000000"/>
                <w:sz w:val="20"/>
                <w:szCs w:val="20"/>
                <w:lang w:val="en-US"/>
              </w:rPr>
              <w:t>(i)</w:t>
            </w:r>
            <w:r w:rsidRPr="00F759E7">
              <w:rPr>
                <w:rFonts w:asciiTheme="minorHAnsi" w:hAnsiTheme="minorHAnsi" w:cstheme="minorHAnsi"/>
                <w:color w:val="000000"/>
                <w:sz w:val="20"/>
                <w:szCs w:val="20"/>
                <w:lang w:val="en-US"/>
              </w:rPr>
              <w:tab/>
              <w:t>Maturity of the life policy (including payments on death which terminate the policy)</w:t>
            </w:r>
          </w:p>
          <w:p w14:paraId="157711F1" w14:textId="77777777" w:rsidR="00F759E7" w:rsidRPr="00F759E7" w:rsidRDefault="00F759E7" w:rsidP="00F759E7">
            <w:pPr>
              <w:rPr>
                <w:rFonts w:asciiTheme="minorHAnsi" w:hAnsiTheme="minorHAnsi" w:cstheme="minorHAnsi"/>
                <w:color w:val="000000"/>
                <w:sz w:val="20"/>
                <w:szCs w:val="20"/>
                <w:lang w:val="en-US"/>
              </w:rPr>
            </w:pPr>
            <w:r w:rsidRPr="00F759E7">
              <w:rPr>
                <w:rFonts w:asciiTheme="minorHAnsi" w:hAnsiTheme="minorHAnsi" w:cstheme="minorHAnsi"/>
                <w:color w:val="000000"/>
                <w:sz w:val="20"/>
                <w:szCs w:val="20"/>
                <w:lang w:val="en-US"/>
              </w:rPr>
              <w:t>(ii)</w:t>
            </w:r>
            <w:r w:rsidRPr="00F759E7">
              <w:rPr>
                <w:rFonts w:asciiTheme="minorHAnsi" w:hAnsiTheme="minorHAnsi" w:cstheme="minorHAnsi"/>
                <w:color w:val="000000"/>
                <w:sz w:val="20"/>
                <w:szCs w:val="20"/>
                <w:lang w:val="en-US"/>
              </w:rPr>
              <w:tab/>
              <w:t>Surrender in whole or in part of the policy (including on death if the payments on death do not fully terminate the policy)</w:t>
            </w:r>
          </w:p>
          <w:p w14:paraId="13F81867" w14:textId="77777777" w:rsidR="00F759E7" w:rsidRPr="00F759E7" w:rsidRDefault="00F759E7" w:rsidP="00F759E7">
            <w:pPr>
              <w:rPr>
                <w:rFonts w:asciiTheme="minorHAnsi" w:hAnsiTheme="minorHAnsi" w:cstheme="minorHAnsi"/>
                <w:color w:val="000000"/>
                <w:sz w:val="20"/>
                <w:szCs w:val="20"/>
                <w:lang w:val="en-US"/>
              </w:rPr>
            </w:pPr>
            <w:r w:rsidRPr="00F759E7">
              <w:rPr>
                <w:rFonts w:asciiTheme="minorHAnsi" w:hAnsiTheme="minorHAnsi" w:cstheme="minorHAnsi"/>
                <w:color w:val="000000"/>
                <w:sz w:val="20"/>
                <w:szCs w:val="20"/>
                <w:lang w:val="en-US"/>
              </w:rPr>
              <w:t>(iii)</w:t>
            </w:r>
            <w:r w:rsidRPr="00F759E7">
              <w:rPr>
                <w:rFonts w:asciiTheme="minorHAnsi" w:hAnsiTheme="minorHAnsi" w:cstheme="minorHAnsi"/>
                <w:color w:val="000000"/>
                <w:sz w:val="20"/>
                <w:szCs w:val="20"/>
                <w:lang w:val="en-US"/>
              </w:rPr>
              <w:tab/>
              <w:t>Assignment in whole or in part (with the exception of assignment as security to a debt from a financial institution or qualifying company under section 110 of the Act, or assignment between spouses / civil partners , or similar situations arising from a divorce or judicial separation)</w:t>
            </w:r>
          </w:p>
          <w:p w14:paraId="73D116D8" w14:textId="77777777" w:rsidR="00F759E7" w:rsidRDefault="00F759E7" w:rsidP="00F759E7">
            <w:pPr>
              <w:rPr>
                <w:rFonts w:asciiTheme="minorHAnsi" w:hAnsiTheme="minorHAnsi" w:cstheme="minorHAnsi"/>
                <w:color w:val="000000"/>
                <w:sz w:val="20"/>
                <w:szCs w:val="20"/>
                <w:lang w:val="en-US"/>
              </w:rPr>
            </w:pPr>
            <w:r w:rsidRPr="00F759E7">
              <w:rPr>
                <w:rFonts w:asciiTheme="minorHAnsi" w:hAnsiTheme="minorHAnsi" w:cstheme="minorHAnsi"/>
                <w:color w:val="000000"/>
                <w:sz w:val="20"/>
                <w:szCs w:val="20"/>
                <w:lang w:val="en-US"/>
              </w:rPr>
              <w:t>(iv)</w:t>
            </w:r>
            <w:r w:rsidRPr="00F759E7">
              <w:rPr>
                <w:rFonts w:asciiTheme="minorHAnsi" w:hAnsiTheme="minorHAnsi" w:cstheme="minorHAnsi"/>
                <w:color w:val="000000"/>
                <w:sz w:val="20"/>
                <w:szCs w:val="20"/>
                <w:lang w:val="en-US"/>
              </w:rPr>
              <w:tab/>
              <w:t>The ending of the relevant period (assuming it's not already captured by surrender, maturity etc).  Relevant period is each 8th anniversary</w:t>
            </w:r>
          </w:p>
          <w:p w14:paraId="4A810A32" w14:textId="77777777" w:rsidR="00F759E7" w:rsidRDefault="00F759E7" w:rsidP="00F759E7">
            <w:pPr>
              <w:rPr>
                <w:rFonts w:asciiTheme="minorHAnsi" w:hAnsiTheme="minorHAnsi" w:cstheme="minorHAnsi"/>
                <w:color w:val="000000"/>
                <w:sz w:val="20"/>
                <w:szCs w:val="20"/>
                <w:lang w:val="en-US"/>
              </w:rPr>
            </w:pPr>
          </w:p>
          <w:p w14:paraId="54244189" w14:textId="55DA688B" w:rsidR="00F759E7" w:rsidRPr="00072586" w:rsidRDefault="00F759E7" w:rsidP="00F759E7">
            <w:pPr>
              <w:rPr>
                <w:rFonts w:asciiTheme="minorHAnsi" w:hAnsiTheme="minorHAnsi" w:cstheme="minorHAnsi"/>
                <w:color w:val="000000"/>
                <w:sz w:val="20"/>
                <w:szCs w:val="20"/>
                <w:lang w:val="en-US"/>
              </w:rPr>
            </w:pPr>
            <w:r>
              <w:rPr>
                <w:rFonts w:asciiTheme="minorHAnsi" w:hAnsiTheme="minorHAnsi" w:cstheme="minorHAnsi"/>
                <w:color w:val="000000"/>
                <w:sz w:val="20"/>
                <w:szCs w:val="20"/>
                <w:lang w:val="en-US"/>
              </w:rPr>
              <w:t xml:space="preserve">A separate </w:t>
            </w:r>
            <w:r w:rsidR="00051DA7">
              <w:rPr>
                <w:rFonts w:asciiTheme="minorHAnsi" w:hAnsiTheme="minorHAnsi" w:cstheme="minorHAnsi"/>
                <w:color w:val="000000"/>
                <w:sz w:val="20"/>
                <w:szCs w:val="20"/>
                <w:lang w:val="en-US"/>
              </w:rPr>
              <w:t>policyholder tax document will be provided for the investment bond.</w:t>
            </w:r>
          </w:p>
        </w:tc>
      </w:tr>
      <w:tr w:rsidR="00C370DB" w:rsidRPr="005C17F8" w14:paraId="76768A1E" w14:textId="77777777" w:rsidTr="002D0A75">
        <w:trPr>
          <w:trHeight w:val="270"/>
        </w:trPr>
        <w:tc>
          <w:tcPr>
            <w:tcW w:w="3119" w:type="dxa"/>
            <w:noWrap/>
            <w:vAlign w:val="center"/>
            <w:hideMark/>
          </w:tcPr>
          <w:p w14:paraId="3E6C14DA" w14:textId="77777777" w:rsidR="00C370DB" w:rsidRPr="005C17F8" w:rsidRDefault="00C370DB">
            <w:pPr>
              <w:rPr>
                <w:rFonts w:ascii="Calibri" w:hAnsi="Calibri" w:cs="Arial"/>
                <w:b/>
                <w:bCs/>
                <w:color w:val="000000"/>
                <w:sz w:val="20"/>
                <w:szCs w:val="20"/>
                <w:lang w:val="en-US"/>
              </w:rPr>
            </w:pPr>
            <w:r w:rsidRPr="005C17F8">
              <w:rPr>
                <w:rFonts w:ascii="Calibri" w:hAnsi="Calibri" w:cs="Arial"/>
                <w:b/>
                <w:bCs/>
                <w:color w:val="000000"/>
                <w:sz w:val="20"/>
                <w:szCs w:val="20"/>
              </w:rPr>
              <w:t>Product classification</w:t>
            </w:r>
          </w:p>
        </w:tc>
        <w:tc>
          <w:tcPr>
            <w:tcW w:w="6379" w:type="dxa"/>
            <w:noWrap/>
            <w:vAlign w:val="center"/>
            <w:hideMark/>
          </w:tcPr>
          <w:p w14:paraId="5368CC68" w14:textId="0874A8DE" w:rsidR="00C370DB" w:rsidRPr="00072586" w:rsidRDefault="00051DA7">
            <w:pPr>
              <w:rPr>
                <w:rFonts w:asciiTheme="minorHAnsi" w:hAnsiTheme="minorHAnsi" w:cstheme="minorHAnsi"/>
                <w:color w:val="000000"/>
                <w:sz w:val="20"/>
                <w:szCs w:val="20"/>
                <w:lang w:val="en-US"/>
              </w:rPr>
            </w:pPr>
            <w:r>
              <w:rPr>
                <w:rFonts w:asciiTheme="minorHAnsi" w:hAnsiTheme="minorHAnsi" w:cstheme="minorHAnsi"/>
                <w:color w:val="000000"/>
                <w:sz w:val="20"/>
                <w:szCs w:val="20"/>
              </w:rPr>
              <w:t>Investment Bond</w:t>
            </w:r>
          </w:p>
        </w:tc>
      </w:tr>
      <w:tr w:rsidR="00C370DB" w:rsidRPr="005C17F8" w14:paraId="09AEA965" w14:textId="77777777" w:rsidTr="002D0A75">
        <w:trPr>
          <w:trHeight w:val="270"/>
        </w:trPr>
        <w:tc>
          <w:tcPr>
            <w:tcW w:w="3119" w:type="dxa"/>
            <w:noWrap/>
            <w:vAlign w:val="center"/>
            <w:hideMark/>
          </w:tcPr>
          <w:p w14:paraId="3C9DA705" w14:textId="77777777" w:rsidR="00C370DB" w:rsidRPr="005C17F8" w:rsidRDefault="00C370DB">
            <w:pPr>
              <w:rPr>
                <w:rFonts w:ascii="Calibri" w:hAnsi="Calibri" w:cs="Arial"/>
                <w:b/>
                <w:bCs/>
                <w:color w:val="000000"/>
                <w:sz w:val="20"/>
                <w:szCs w:val="20"/>
                <w:lang w:val="en-US"/>
              </w:rPr>
            </w:pPr>
            <w:r w:rsidRPr="005C17F8">
              <w:rPr>
                <w:rFonts w:ascii="Calibri" w:hAnsi="Calibri" w:cs="Arial"/>
                <w:b/>
                <w:bCs/>
                <w:color w:val="000000"/>
                <w:sz w:val="20"/>
                <w:szCs w:val="20"/>
              </w:rPr>
              <w:t>Tax classification</w:t>
            </w:r>
          </w:p>
        </w:tc>
        <w:tc>
          <w:tcPr>
            <w:tcW w:w="6379" w:type="dxa"/>
            <w:noWrap/>
            <w:vAlign w:val="center"/>
            <w:hideMark/>
          </w:tcPr>
          <w:p w14:paraId="071D4A0E" w14:textId="77777777" w:rsidR="00C370DB" w:rsidRPr="006123EC" w:rsidRDefault="00C370DB">
            <w:pPr>
              <w:rPr>
                <w:rFonts w:asciiTheme="minorHAnsi" w:hAnsiTheme="minorHAnsi" w:cstheme="minorHAnsi"/>
                <w:color w:val="000000"/>
                <w:sz w:val="20"/>
                <w:szCs w:val="20"/>
                <w:highlight w:val="yellow"/>
                <w:lang w:val="en-US"/>
              </w:rPr>
            </w:pPr>
            <w:r w:rsidRPr="006123EC">
              <w:rPr>
                <w:rFonts w:asciiTheme="minorHAnsi" w:hAnsiTheme="minorHAnsi" w:cstheme="minorHAnsi"/>
                <w:color w:val="000000"/>
                <w:sz w:val="20"/>
                <w:szCs w:val="20"/>
                <w:highlight w:val="yellow"/>
              </w:rPr>
              <w:t>[TBC]</w:t>
            </w:r>
          </w:p>
        </w:tc>
      </w:tr>
      <w:tr w:rsidR="00C370DB" w:rsidRPr="005C17F8" w14:paraId="3C15866C" w14:textId="77777777" w:rsidTr="002D0A75">
        <w:trPr>
          <w:trHeight w:val="270"/>
        </w:trPr>
        <w:tc>
          <w:tcPr>
            <w:tcW w:w="3119" w:type="dxa"/>
            <w:noWrap/>
            <w:vAlign w:val="center"/>
            <w:hideMark/>
          </w:tcPr>
          <w:p w14:paraId="0CA544E9" w14:textId="77777777" w:rsidR="00C370DB" w:rsidRPr="005C17F8" w:rsidRDefault="00C370DB">
            <w:pPr>
              <w:rPr>
                <w:rFonts w:ascii="Calibri" w:hAnsi="Calibri" w:cs="Arial"/>
                <w:b/>
                <w:bCs/>
                <w:color w:val="000000"/>
                <w:sz w:val="20"/>
                <w:szCs w:val="20"/>
                <w:lang w:val="en-US"/>
              </w:rPr>
            </w:pPr>
            <w:r w:rsidRPr="005C17F8">
              <w:rPr>
                <w:rFonts w:ascii="Calibri" w:hAnsi="Calibri" w:cs="Arial"/>
                <w:b/>
                <w:bCs/>
                <w:color w:val="000000"/>
                <w:sz w:val="20"/>
                <w:szCs w:val="20"/>
              </w:rPr>
              <w:t>Taxation of annuity payments, partial/full surrender value and death benefit</w:t>
            </w:r>
          </w:p>
        </w:tc>
        <w:tc>
          <w:tcPr>
            <w:tcW w:w="6379" w:type="dxa"/>
            <w:vAlign w:val="center"/>
            <w:hideMark/>
          </w:tcPr>
          <w:p w14:paraId="3B51617B" w14:textId="77777777" w:rsidR="00C370DB" w:rsidRPr="006123EC" w:rsidRDefault="00C370DB">
            <w:pPr>
              <w:rPr>
                <w:rFonts w:asciiTheme="minorHAnsi" w:hAnsiTheme="minorHAnsi" w:cstheme="minorHAnsi"/>
                <w:color w:val="000000"/>
                <w:sz w:val="20"/>
                <w:szCs w:val="20"/>
                <w:highlight w:val="yellow"/>
                <w:lang w:val="en-US"/>
              </w:rPr>
            </w:pPr>
            <w:commentRangeStart w:id="1216"/>
            <w:commentRangeStart w:id="1217"/>
            <w:r w:rsidRPr="006123EC">
              <w:rPr>
                <w:rFonts w:asciiTheme="minorHAnsi" w:hAnsiTheme="minorHAnsi" w:cstheme="minorHAnsi"/>
                <w:color w:val="000000"/>
                <w:sz w:val="20"/>
                <w:szCs w:val="20"/>
                <w:highlight w:val="yellow"/>
              </w:rPr>
              <w:t xml:space="preserve"> [TBC]</w:t>
            </w:r>
            <w:commentRangeEnd w:id="1216"/>
            <w:r w:rsidR="008A0B5A" w:rsidRPr="006123EC">
              <w:rPr>
                <w:rStyle w:val="CommentReference"/>
                <w:rFonts w:asciiTheme="minorHAnsi" w:hAnsiTheme="minorHAnsi" w:cstheme="minorHAnsi"/>
                <w:color w:val="000000"/>
                <w:sz w:val="20"/>
                <w:szCs w:val="20"/>
                <w:highlight w:val="yellow"/>
                <w:lang w:val="en-US"/>
              </w:rPr>
              <w:commentReference w:id="1216"/>
            </w:r>
            <w:commentRangeEnd w:id="1217"/>
            <w:r w:rsidR="00144237" w:rsidRPr="006123EC">
              <w:rPr>
                <w:rStyle w:val="CommentReference"/>
                <w:rFonts w:asciiTheme="minorHAnsi" w:hAnsiTheme="minorHAnsi" w:cstheme="minorHAnsi"/>
                <w:color w:val="000000"/>
                <w:sz w:val="20"/>
                <w:szCs w:val="20"/>
                <w:highlight w:val="yellow"/>
                <w:lang w:val="en-US"/>
              </w:rPr>
              <w:commentReference w:id="1217"/>
            </w:r>
          </w:p>
        </w:tc>
      </w:tr>
      <w:tr w:rsidR="00C370DB" w:rsidRPr="00B70A3C" w14:paraId="77361CEF" w14:textId="77777777" w:rsidTr="002D0A75">
        <w:trPr>
          <w:trHeight w:val="270"/>
        </w:trPr>
        <w:tc>
          <w:tcPr>
            <w:tcW w:w="3119" w:type="dxa"/>
            <w:noWrap/>
            <w:vAlign w:val="center"/>
          </w:tcPr>
          <w:p w14:paraId="20D2B5CD" w14:textId="266B56C3" w:rsidR="00C370DB" w:rsidRPr="005C17F8" w:rsidRDefault="00C370DB">
            <w:pPr>
              <w:rPr>
                <w:rFonts w:ascii="Calibri" w:hAnsi="Calibri" w:cs="Arial"/>
                <w:b/>
                <w:bCs/>
                <w:color w:val="000000"/>
                <w:sz w:val="20"/>
                <w:szCs w:val="20"/>
              </w:rPr>
            </w:pPr>
            <w:r>
              <w:rPr>
                <w:rFonts w:ascii="Calibri" w:hAnsi="Calibri" w:cs="Arial"/>
                <w:b/>
                <w:bCs/>
                <w:color w:val="000000"/>
                <w:sz w:val="20"/>
                <w:szCs w:val="20"/>
              </w:rPr>
              <w:t>Managed Investment Strategies</w:t>
            </w:r>
            <w:r w:rsidR="001721E8">
              <w:rPr>
                <w:rFonts w:ascii="Calibri" w:hAnsi="Calibri" w:cs="Arial"/>
                <w:b/>
                <w:bCs/>
                <w:color w:val="000000"/>
                <w:sz w:val="20"/>
                <w:szCs w:val="20"/>
              </w:rPr>
              <w:t xml:space="preserve"> (1.16)</w:t>
            </w:r>
          </w:p>
        </w:tc>
        <w:tc>
          <w:tcPr>
            <w:tcW w:w="6379" w:type="dxa"/>
            <w:vAlign w:val="center"/>
          </w:tcPr>
          <w:p w14:paraId="4E9547C6" w14:textId="77777777" w:rsidR="00C370DB" w:rsidRPr="00072586" w:rsidRDefault="00C370DB">
            <w:pPr>
              <w:rPr>
                <w:rFonts w:asciiTheme="minorHAnsi" w:hAnsiTheme="minorHAnsi" w:cstheme="minorHAnsi"/>
                <w:color w:val="000000"/>
                <w:sz w:val="20"/>
                <w:szCs w:val="20"/>
              </w:rPr>
            </w:pPr>
          </w:p>
          <w:p w14:paraId="4FEF49A6" w14:textId="77777777" w:rsidR="00C370DB" w:rsidRPr="00072586" w:rsidRDefault="00C370DB">
            <w:pPr>
              <w:rPr>
                <w:rFonts w:asciiTheme="minorHAnsi" w:hAnsiTheme="minorHAnsi" w:cstheme="minorHAnsi"/>
                <w:color w:val="000000"/>
                <w:sz w:val="20"/>
                <w:szCs w:val="20"/>
              </w:rPr>
            </w:pPr>
            <w:r w:rsidRPr="00072586">
              <w:rPr>
                <w:rFonts w:asciiTheme="minorHAnsi" w:hAnsiTheme="minorHAnsi" w:cstheme="minorHAnsi"/>
                <w:color w:val="000000"/>
                <w:sz w:val="20"/>
                <w:szCs w:val="20"/>
              </w:rPr>
              <w:t>N/A</w:t>
            </w:r>
          </w:p>
          <w:p w14:paraId="29E95387" w14:textId="77777777" w:rsidR="00C370DB" w:rsidRPr="00072586" w:rsidRDefault="00C370DB">
            <w:pPr>
              <w:rPr>
                <w:rFonts w:asciiTheme="minorHAnsi" w:hAnsiTheme="minorHAnsi" w:cstheme="minorHAnsi"/>
                <w:color w:val="000000"/>
                <w:sz w:val="20"/>
                <w:szCs w:val="20"/>
              </w:rPr>
            </w:pPr>
          </w:p>
        </w:tc>
      </w:tr>
      <w:tr w:rsidR="00C370DB" w:rsidRPr="00B70A3C" w14:paraId="3262A47B" w14:textId="77777777" w:rsidTr="002D0A75">
        <w:trPr>
          <w:trHeight w:val="525"/>
        </w:trPr>
        <w:tc>
          <w:tcPr>
            <w:tcW w:w="3119" w:type="dxa"/>
            <w:vAlign w:val="center"/>
            <w:hideMark/>
          </w:tcPr>
          <w:p w14:paraId="7200F42F" w14:textId="79DF3C71" w:rsidR="00C370DB" w:rsidRPr="005C17F8" w:rsidRDefault="00C370DB">
            <w:pPr>
              <w:rPr>
                <w:rFonts w:ascii="Calibri" w:hAnsi="Calibri" w:cs="Arial"/>
                <w:b/>
                <w:bCs/>
                <w:color w:val="000000"/>
                <w:sz w:val="20"/>
                <w:szCs w:val="20"/>
                <w:lang w:val="en-US"/>
              </w:rPr>
            </w:pPr>
            <w:r>
              <w:rPr>
                <w:rFonts w:ascii="Calibri" w:hAnsi="Calibri" w:cs="Arial"/>
                <w:b/>
                <w:bCs/>
                <w:color w:val="000000"/>
                <w:sz w:val="20"/>
                <w:szCs w:val="20"/>
              </w:rPr>
              <w:t>Permitted Movements between Coverage Types</w:t>
            </w:r>
            <w:r w:rsidR="001721E8">
              <w:rPr>
                <w:rFonts w:ascii="Calibri" w:hAnsi="Calibri" w:cs="Arial"/>
                <w:b/>
                <w:bCs/>
                <w:color w:val="000000"/>
                <w:sz w:val="20"/>
                <w:szCs w:val="20"/>
              </w:rPr>
              <w:t xml:space="preserve"> (2.1)</w:t>
            </w:r>
          </w:p>
        </w:tc>
        <w:tc>
          <w:tcPr>
            <w:tcW w:w="6379" w:type="dxa"/>
            <w:vAlign w:val="center"/>
            <w:hideMark/>
          </w:tcPr>
          <w:p w14:paraId="29A4968D" w14:textId="77777777" w:rsidR="00C370DB" w:rsidRPr="00072586" w:rsidRDefault="00C370DB">
            <w:pPr>
              <w:rPr>
                <w:rFonts w:asciiTheme="minorHAnsi" w:hAnsiTheme="minorHAnsi" w:cstheme="minorHAnsi"/>
                <w:sz w:val="20"/>
                <w:szCs w:val="20"/>
                <w:lang w:val="en-IE"/>
              </w:rPr>
            </w:pPr>
            <w:r w:rsidRPr="00072586">
              <w:rPr>
                <w:rFonts w:asciiTheme="minorHAnsi" w:hAnsiTheme="minorHAnsi" w:cstheme="minorHAnsi"/>
                <w:sz w:val="20"/>
                <w:szCs w:val="20"/>
                <w:lang w:val="en-IE"/>
              </w:rPr>
              <w:t xml:space="preserve">The policyholder may invest in any of the available funds on the product. There is no requirement to invest into a GMAB fund from inception. </w:t>
            </w:r>
          </w:p>
          <w:p w14:paraId="2A307338" w14:textId="77777777" w:rsidR="00C370DB" w:rsidRPr="00072586" w:rsidRDefault="00C370DB">
            <w:pPr>
              <w:rPr>
                <w:rFonts w:asciiTheme="minorHAnsi" w:hAnsiTheme="minorHAnsi" w:cstheme="minorHAnsi"/>
                <w:sz w:val="20"/>
                <w:szCs w:val="20"/>
                <w:lang w:val="en-IE"/>
              </w:rPr>
            </w:pPr>
            <w:r w:rsidRPr="00072586">
              <w:rPr>
                <w:rFonts w:asciiTheme="minorHAnsi" w:hAnsiTheme="minorHAnsi" w:cstheme="minorHAnsi"/>
                <w:sz w:val="20"/>
                <w:szCs w:val="20"/>
                <w:lang w:val="en-IE"/>
              </w:rPr>
              <w:t>A policy may invest in more than one GMAB Coverage at the policy start date (each GMAB Coverage has a single fund, so the policyholder can invest in multiple GMAB funds at inception)</w:t>
            </w:r>
          </w:p>
          <w:p w14:paraId="1FC0F693" w14:textId="77777777" w:rsidR="00C370DB" w:rsidRPr="00072586" w:rsidRDefault="00C370DB">
            <w:pPr>
              <w:rPr>
                <w:rFonts w:asciiTheme="minorHAnsi" w:hAnsiTheme="minorHAnsi" w:cstheme="minorHAnsi"/>
                <w:color w:val="000000"/>
                <w:sz w:val="20"/>
                <w:szCs w:val="20"/>
                <w:lang w:val="en-IE"/>
              </w:rPr>
            </w:pPr>
          </w:p>
          <w:p w14:paraId="48C026F7" w14:textId="77777777" w:rsidR="00C370DB" w:rsidRPr="00072586" w:rsidRDefault="00C370DB">
            <w:pPr>
              <w:rPr>
                <w:rFonts w:asciiTheme="minorHAnsi" w:hAnsiTheme="minorHAnsi" w:cstheme="minorHAnsi"/>
                <w:b/>
                <w:bCs/>
                <w:color w:val="000000"/>
                <w:sz w:val="20"/>
                <w:szCs w:val="20"/>
                <w:lang w:val="en-US"/>
              </w:rPr>
            </w:pPr>
            <w:r w:rsidRPr="00072586">
              <w:rPr>
                <w:rFonts w:asciiTheme="minorHAnsi" w:hAnsiTheme="minorHAnsi" w:cstheme="minorHAnsi"/>
                <w:b/>
                <w:bCs/>
                <w:color w:val="000000"/>
                <w:sz w:val="20"/>
                <w:szCs w:val="20"/>
                <w:lang w:val="en-US"/>
              </w:rPr>
              <w:t>Switches:</w:t>
            </w:r>
          </w:p>
          <w:p w14:paraId="0EA3A91A" w14:textId="77777777" w:rsidR="00C370DB" w:rsidRPr="00072586" w:rsidRDefault="00C370DB">
            <w:pPr>
              <w:rPr>
                <w:rFonts w:asciiTheme="minorHAnsi" w:hAnsiTheme="minorHAnsi" w:cstheme="minorHAnsi"/>
                <w:b/>
                <w:bCs/>
                <w:color w:val="000000"/>
                <w:sz w:val="20"/>
                <w:szCs w:val="20"/>
                <w:lang w:val="en-US"/>
              </w:rPr>
            </w:pPr>
            <w:r w:rsidRPr="00072586">
              <w:rPr>
                <w:rFonts w:asciiTheme="minorHAnsi" w:hAnsiTheme="minorHAnsi" w:cstheme="minorHAnsi"/>
                <w:b/>
                <w:bCs/>
                <w:color w:val="000000"/>
                <w:sz w:val="20"/>
                <w:szCs w:val="20"/>
                <w:lang w:val="en-US"/>
              </w:rPr>
              <w:t xml:space="preserve">ULNG -&gt; ULNG – </w:t>
            </w:r>
            <w:r w:rsidRPr="00072586">
              <w:rPr>
                <w:rFonts w:asciiTheme="minorHAnsi" w:hAnsiTheme="minorHAnsi" w:cstheme="minorHAnsi"/>
                <w:color w:val="000000"/>
                <w:sz w:val="20"/>
                <w:szCs w:val="20"/>
                <w:lang w:val="en-US"/>
              </w:rPr>
              <w:t xml:space="preserve">permitted as fund switch within the single ULNG Coverage that is allowed on each policy. </w:t>
            </w:r>
          </w:p>
          <w:p w14:paraId="379AF5FB" w14:textId="77777777" w:rsidR="00C370DB" w:rsidRPr="00072586" w:rsidRDefault="00C370DB">
            <w:pPr>
              <w:rPr>
                <w:rFonts w:asciiTheme="minorHAnsi" w:hAnsiTheme="minorHAnsi" w:cstheme="minorHAnsi"/>
                <w:color w:val="000000"/>
                <w:sz w:val="20"/>
                <w:szCs w:val="20"/>
                <w:lang w:val="en-US"/>
              </w:rPr>
            </w:pPr>
            <w:r w:rsidRPr="00072586">
              <w:rPr>
                <w:rFonts w:asciiTheme="minorHAnsi" w:hAnsiTheme="minorHAnsi" w:cstheme="minorHAnsi"/>
                <w:b/>
                <w:bCs/>
                <w:color w:val="000000"/>
                <w:sz w:val="20"/>
                <w:szCs w:val="20"/>
                <w:lang w:val="en-US"/>
              </w:rPr>
              <w:t>ULNG -&gt; GMAB</w:t>
            </w:r>
            <w:r w:rsidRPr="00072586">
              <w:rPr>
                <w:rFonts w:asciiTheme="minorHAnsi" w:hAnsiTheme="minorHAnsi" w:cstheme="minorHAnsi"/>
                <w:color w:val="000000"/>
                <w:sz w:val="20"/>
                <w:szCs w:val="20"/>
                <w:lang w:val="en-US"/>
              </w:rPr>
              <w:t xml:space="preserve"> – permitted at any time, guarantee runs to the following policy anniversary.</w:t>
            </w:r>
          </w:p>
          <w:p w14:paraId="4EDB661D" w14:textId="77777777" w:rsidR="00C370DB" w:rsidRPr="00072586" w:rsidRDefault="00C370DB">
            <w:pPr>
              <w:rPr>
                <w:rFonts w:asciiTheme="minorHAnsi" w:hAnsiTheme="minorHAnsi" w:cstheme="minorHAnsi"/>
                <w:color w:val="000000"/>
                <w:sz w:val="20"/>
                <w:szCs w:val="20"/>
                <w:lang w:val="en-US"/>
              </w:rPr>
            </w:pPr>
          </w:p>
          <w:p w14:paraId="51E94EC2" w14:textId="77777777" w:rsidR="00C370DB" w:rsidRPr="00072586" w:rsidRDefault="00C370DB">
            <w:pPr>
              <w:rPr>
                <w:rFonts w:asciiTheme="minorHAnsi" w:hAnsiTheme="minorHAnsi" w:cstheme="minorHAnsi"/>
                <w:color w:val="000000"/>
                <w:sz w:val="20"/>
                <w:szCs w:val="20"/>
                <w:lang w:val="en-US"/>
              </w:rPr>
            </w:pPr>
            <w:r w:rsidRPr="00072586">
              <w:rPr>
                <w:rFonts w:asciiTheme="minorHAnsi" w:hAnsiTheme="minorHAnsi" w:cstheme="minorHAnsi"/>
                <w:b/>
                <w:bCs/>
                <w:color w:val="000000"/>
                <w:sz w:val="20"/>
                <w:szCs w:val="20"/>
                <w:lang w:val="en-US"/>
              </w:rPr>
              <w:t>GMAB -&gt; ULNG</w:t>
            </w:r>
            <w:r w:rsidRPr="00072586">
              <w:rPr>
                <w:rFonts w:asciiTheme="minorHAnsi" w:hAnsiTheme="minorHAnsi" w:cstheme="minorHAnsi"/>
                <w:color w:val="000000"/>
                <w:sz w:val="20"/>
                <w:szCs w:val="20"/>
                <w:lang w:val="en-US"/>
              </w:rPr>
              <w:t xml:space="preserve"> – see Coverage Switch Rules section below</w:t>
            </w:r>
          </w:p>
          <w:p w14:paraId="7E7F5BB6" w14:textId="77777777" w:rsidR="00C370DB" w:rsidRPr="00072586" w:rsidRDefault="00C370DB">
            <w:pPr>
              <w:rPr>
                <w:rFonts w:asciiTheme="minorHAnsi" w:hAnsiTheme="minorHAnsi" w:cstheme="minorHAnsi"/>
                <w:color w:val="000000"/>
                <w:sz w:val="20"/>
                <w:szCs w:val="20"/>
                <w:lang w:val="en-US"/>
              </w:rPr>
            </w:pPr>
            <w:r w:rsidRPr="00072586">
              <w:rPr>
                <w:rFonts w:asciiTheme="minorHAnsi" w:hAnsiTheme="minorHAnsi" w:cstheme="minorHAnsi"/>
                <w:b/>
                <w:bCs/>
                <w:color w:val="000000"/>
                <w:sz w:val="20"/>
                <w:szCs w:val="20"/>
                <w:lang w:val="en-US"/>
              </w:rPr>
              <w:t>GMAB -&gt; GMAB</w:t>
            </w:r>
            <w:r w:rsidRPr="00072586">
              <w:rPr>
                <w:rFonts w:asciiTheme="minorHAnsi" w:hAnsiTheme="minorHAnsi" w:cstheme="minorHAnsi"/>
                <w:color w:val="000000"/>
                <w:sz w:val="20"/>
                <w:szCs w:val="20"/>
                <w:lang w:val="en-US"/>
              </w:rPr>
              <w:t xml:space="preserve"> – permitted only at guarantee maturity, not permitted during guarantee period.</w:t>
            </w:r>
          </w:p>
          <w:p w14:paraId="76EE6341" w14:textId="77777777" w:rsidR="00C370DB" w:rsidRPr="00072586" w:rsidRDefault="00C370DB">
            <w:pPr>
              <w:rPr>
                <w:rFonts w:asciiTheme="minorHAnsi" w:hAnsiTheme="minorHAnsi" w:cstheme="minorHAnsi"/>
                <w:color w:val="000000"/>
                <w:sz w:val="20"/>
                <w:szCs w:val="20"/>
                <w:lang w:val="en-IE"/>
              </w:rPr>
            </w:pPr>
          </w:p>
        </w:tc>
      </w:tr>
      <w:tr w:rsidR="00C370DB" w:rsidRPr="00B70A3C" w14:paraId="729EEE16" w14:textId="77777777" w:rsidTr="002D0A75">
        <w:trPr>
          <w:trHeight w:val="525"/>
        </w:trPr>
        <w:tc>
          <w:tcPr>
            <w:tcW w:w="3119" w:type="dxa"/>
            <w:vAlign w:val="center"/>
          </w:tcPr>
          <w:p w14:paraId="0D4CE3DE" w14:textId="77777777" w:rsidR="00C370DB" w:rsidRDefault="00C370DB">
            <w:pPr>
              <w:rPr>
                <w:rFonts w:ascii="Calibri" w:hAnsi="Calibri" w:cs="Arial"/>
                <w:b/>
                <w:bCs/>
                <w:color w:val="000000"/>
                <w:sz w:val="20"/>
                <w:szCs w:val="20"/>
              </w:rPr>
            </w:pPr>
            <w:r>
              <w:rPr>
                <w:rFonts w:ascii="Calibri" w:hAnsi="Calibri" w:cs="Arial"/>
                <w:b/>
                <w:bCs/>
                <w:color w:val="000000"/>
                <w:sz w:val="20"/>
                <w:szCs w:val="20"/>
              </w:rPr>
              <w:lastRenderedPageBreak/>
              <w:t>Coverage Switch Rules</w:t>
            </w:r>
          </w:p>
        </w:tc>
        <w:tc>
          <w:tcPr>
            <w:tcW w:w="6379" w:type="dxa"/>
            <w:vAlign w:val="center"/>
          </w:tcPr>
          <w:p w14:paraId="59CE85AD" w14:textId="77777777" w:rsidR="00C370DB" w:rsidRPr="00072586" w:rsidRDefault="00C370DB">
            <w:pPr>
              <w:rPr>
                <w:rFonts w:asciiTheme="minorHAnsi" w:hAnsiTheme="minorHAnsi" w:cstheme="minorHAnsi"/>
                <w:color w:val="000000"/>
                <w:sz w:val="20"/>
                <w:szCs w:val="20"/>
                <w:lang w:val="en-US"/>
              </w:rPr>
            </w:pPr>
            <w:r w:rsidRPr="00072586">
              <w:rPr>
                <w:rFonts w:asciiTheme="minorHAnsi" w:hAnsiTheme="minorHAnsi" w:cstheme="minorHAnsi"/>
                <w:b/>
                <w:bCs/>
                <w:color w:val="000000"/>
                <w:sz w:val="20"/>
                <w:szCs w:val="20"/>
                <w:lang w:val="en-US"/>
              </w:rPr>
              <w:t>GMAB Guarantee:</w:t>
            </w:r>
            <w:r w:rsidRPr="00072586">
              <w:rPr>
                <w:rFonts w:asciiTheme="minorHAnsi" w:hAnsiTheme="minorHAnsi" w:cstheme="minorHAnsi"/>
                <w:color w:val="000000"/>
                <w:sz w:val="20"/>
                <w:szCs w:val="20"/>
                <w:lang w:val="en-US"/>
              </w:rPr>
              <w:t xml:space="preserve"> where a Policyholder requests that the guarantee is turned off on a GMAB Coverage, the guarantee will be turned off at the end of the calendar month which follows the month in which the request to turn off the guarantee is received, e.g. if the request to turn off the guarantee is received on 30</w:t>
            </w:r>
            <w:r w:rsidRPr="00072586">
              <w:rPr>
                <w:rFonts w:asciiTheme="minorHAnsi" w:hAnsiTheme="minorHAnsi" w:cstheme="minorHAnsi"/>
                <w:color w:val="000000"/>
                <w:sz w:val="20"/>
                <w:szCs w:val="20"/>
                <w:vertAlign w:val="superscript"/>
                <w:lang w:val="en-US"/>
              </w:rPr>
              <w:t>th</w:t>
            </w:r>
            <w:r w:rsidRPr="00072586">
              <w:rPr>
                <w:rFonts w:asciiTheme="minorHAnsi" w:hAnsiTheme="minorHAnsi" w:cstheme="minorHAnsi"/>
                <w:color w:val="000000"/>
                <w:sz w:val="20"/>
                <w:szCs w:val="20"/>
                <w:lang w:val="en-US"/>
              </w:rPr>
              <w:t xml:space="preserve"> September, then the guarantee will be turned off on the last fund pricing day of October.</w:t>
            </w:r>
          </w:p>
          <w:p w14:paraId="62EB295E" w14:textId="77777777" w:rsidR="00C370DB" w:rsidRPr="00072586" w:rsidRDefault="00C370DB">
            <w:pPr>
              <w:rPr>
                <w:rFonts w:asciiTheme="minorHAnsi" w:hAnsiTheme="minorHAnsi" w:cstheme="minorHAnsi"/>
                <w:sz w:val="20"/>
                <w:szCs w:val="20"/>
                <w:lang w:val="en-US"/>
              </w:rPr>
            </w:pPr>
          </w:p>
        </w:tc>
      </w:tr>
    </w:tbl>
    <w:p w14:paraId="5DD21742" w14:textId="77777777" w:rsidR="00B46C2C" w:rsidRPr="00C370DB" w:rsidRDefault="00B46C2C" w:rsidP="00B46C2C">
      <w:pPr>
        <w:pStyle w:val="i"/>
        <w:ind w:left="0" w:firstLine="0"/>
        <w:rPr>
          <w:rFonts w:asciiTheme="minorHAnsi" w:eastAsia="MS Mincho" w:hAnsiTheme="minorHAnsi"/>
          <w:sz w:val="20"/>
          <w:lang w:val="en-IE"/>
        </w:rPr>
      </w:pPr>
    </w:p>
    <w:p w14:paraId="5FD31B83" w14:textId="679CF1EF" w:rsidR="00B46C2C" w:rsidRDefault="00B46C2C" w:rsidP="00922C1D">
      <w:pPr>
        <w:pStyle w:val="Heading2"/>
      </w:pPr>
      <w:bookmarkStart w:id="1218" w:name="_Toc108798738"/>
      <w:bookmarkStart w:id="1219" w:name="_Toc226536613"/>
      <w:r>
        <w:t>Unit-Linked Non-guaranteed</w:t>
      </w:r>
      <w:r w:rsidRPr="00A12593">
        <w:t xml:space="preserve"> Coverage Type Pa</w:t>
      </w:r>
      <w:r>
        <w:t>rameters</w:t>
      </w:r>
      <w:bookmarkEnd w:id="1218"/>
      <w:bookmarkEnd w:id="1219"/>
    </w:p>
    <w:p w14:paraId="40D356F1" w14:textId="4D72E571" w:rsidR="00B46C2C" w:rsidRPr="00DC2150" w:rsidRDefault="00B46C2C" w:rsidP="00B46C2C">
      <w:pPr>
        <w:pStyle w:val="i"/>
        <w:ind w:left="0" w:firstLine="0"/>
        <w:rPr>
          <w:rFonts w:asciiTheme="minorHAnsi" w:hAnsiTheme="minorHAnsi" w:cstheme="minorHAnsi"/>
          <w:b/>
          <w:bCs/>
          <w:sz w:val="20"/>
        </w:rPr>
      </w:pPr>
      <w:r w:rsidRPr="00DC2150">
        <w:rPr>
          <w:rFonts w:asciiTheme="minorHAnsi" w:hAnsiTheme="minorHAnsi" w:cstheme="minorHAnsi"/>
          <w:b/>
          <w:bCs/>
          <w:sz w:val="20"/>
        </w:rPr>
        <w:t xml:space="preserve">Product Version: </w:t>
      </w:r>
      <w:r w:rsidR="00345A01" w:rsidRPr="006123EC">
        <w:rPr>
          <w:rFonts w:asciiTheme="minorHAnsi" w:hAnsiTheme="minorHAnsi" w:cstheme="minorHAnsi"/>
          <w:b/>
          <w:bCs/>
          <w:sz w:val="20"/>
          <w:highlight w:val="yellow"/>
        </w:rPr>
        <w:t>TBC</w:t>
      </w:r>
    </w:p>
    <w:p w14:paraId="06BB3A0A" w14:textId="77777777" w:rsidR="00B46C2C" w:rsidRDefault="00B46C2C" w:rsidP="00B46C2C">
      <w:pPr>
        <w:pStyle w:val="i"/>
        <w:ind w:left="0" w:firstLine="0"/>
        <w:rPr>
          <w:rFonts w:asciiTheme="minorHAnsi" w:eastAsia="MS Mincho" w:hAnsiTheme="minorHAnsi"/>
          <w:sz w:val="20"/>
        </w:rPr>
      </w:pPr>
    </w:p>
    <w:p w14:paraId="57AE46FB" w14:textId="77777777" w:rsidR="00B46C2C" w:rsidRDefault="00B46C2C" w:rsidP="00B46C2C">
      <w:pPr>
        <w:pStyle w:val="i"/>
        <w:ind w:left="0" w:firstLine="0"/>
        <w:rPr>
          <w:rFonts w:asciiTheme="minorHAnsi" w:eastAsia="MS Mincho" w:hAnsiTheme="minorHAnsi"/>
          <w:sz w:val="20"/>
        </w:rPr>
      </w:pPr>
    </w:p>
    <w:tbl>
      <w:tblPr>
        <w:tblW w:w="10170" w:type="dxa"/>
        <w:tblLook w:val="04A0" w:firstRow="1" w:lastRow="0" w:firstColumn="1" w:lastColumn="0" w:noHBand="0" w:noVBand="1"/>
      </w:tblPr>
      <w:tblGrid>
        <w:gridCol w:w="3109"/>
        <w:gridCol w:w="7061"/>
      </w:tblGrid>
      <w:tr w:rsidR="00F150A7" w:rsidRPr="00072586" w14:paraId="4F013E93" w14:textId="77777777" w:rsidTr="00ED41E4">
        <w:trPr>
          <w:trHeight w:val="510"/>
        </w:trPr>
        <w:tc>
          <w:tcPr>
            <w:tcW w:w="3109" w:type="dxa"/>
            <w:tcBorders>
              <w:top w:val="single" w:sz="4" w:space="0" w:color="auto"/>
              <w:left w:val="single" w:sz="4" w:space="0" w:color="auto"/>
              <w:bottom w:val="single" w:sz="4" w:space="0" w:color="auto"/>
              <w:right w:val="single" w:sz="4" w:space="0" w:color="auto"/>
            </w:tcBorders>
            <w:vAlign w:val="center"/>
            <w:hideMark/>
          </w:tcPr>
          <w:p w14:paraId="4AF85B6E" w14:textId="77777777" w:rsidR="00F150A7" w:rsidRPr="00072586" w:rsidRDefault="00F150A7">
            <w:pPr>
              <w:rPr>
                <w:rFonts w:asciiTheme="minorHAnsi" w:hAnsiTheme="minorHAnsi" w:cstheme="minorHAnsi"/>
                <w:b/>
                <w:bCs/>
                <w:color w:val="000000"/>
                <w:sz w:val="20"/>
                <w:szCs w:val="20"/>
                <w:lang w:val="en-US"/>
              </w:rPr>
            </w:pPr>
            <w:r w:rsidRPr="00072586">
              <w:rPr>
                <w:rFonts w:asciiTheme="minorHAnsi" w:hAnsiTheme="minorHAnsi" w:cstheme="minorHAnsi"/>
                <w:b/>
                <w:bCs/>
                <w:color w:val="000000"/>
                <w:sz w:val="20"/>
                <w:szCs w:val="20"/>
                <w:lang w:val="en-US"/>
              </w:rPr>
              <w:t>ULNG Investment Amount Limits (3.2.1)</w:t>
            </w:r>
          </w:p>
        </w:tc>
        <w:tc>
          <w:tcPr>
            <w:tcW w:w="7061" w:type="dxa"/>
            <w:tcBorders>
              <w:top w:val="single" w:sz="4" w:space="0" w:color="auto"/>
              <w:left w:val="single" w:sz="4" w:space="0" w:color="auto"/>
              <w:bottom w:val="single" w:sz="4" w:space="0" w:color="auto"/>
              <w:right w:val="single" w:sz="4" w:space="0" w:color="auto"/>
            </w:tcBorders>
            <w:vAlign w:val="center"/>
            <w:hideMark/>
          </w:tcPr>
          <w:p w14:paraId="6C2CF1B4" w14:textId="1768CE0A" w:rsidR="00F150A7" w:rsidRPr="00072586" w:rsidRDefault="009F3D42">
            <w:pPr>
              <w:rPr>
                <w:rFonts w:asciiTheme="minorHAnsi" w:hAnsiTheme="minorHAnsi" w:cstheme="minorHAnsi"/>
                <w:color w:val="000000"/>
                <w:sz w:val="20"/>
                <w:szCs w:val="20"/>
                <w:lang w:val="en-US"/>
              </w:rPr>
            </w:pPr>
            <w:r w:rsidRPr="00072586">
              <w:rPr>
                <w:rFonts w:asciiTheme="minorHAnsi" w:hAnsiTheme="minorHAnsi" w:cstheme="minorHAnsi"/>
                <w:color w:val="000000"/>
                <w:sz w:val="20"/>
                <w:szCs w:val="20"/>
                <w:lang w:val="en-US"/>
              </w:rPr>
              <w:t>Minimum investment amount: None at Coverage Level (applied at policy level as detailed above).</w:t>
            </w:r>
          </w:p>
          <w:p w14:paraId="56B9C959" w14:textId="77777777" w:rsidR="009F3D42" w:rsidRPr="00072586" w:rsidRDefault="009F3D42">
            <w:pPr>
              <w:rPr>
                <w:rFonts w:asciiTheme="minorHAnsi" w:hAnsiTheme="minorHAnsi" w:cstheme="minorHAnsi"/>
                <w:color w:val="000000"/>
                <w:sz w:val="20"/>
                <w:szCs w:val="20"/>
                <w:lang w:val="en-US"/>
              </w:rPr>
            </w:pPr>
          </w:p>
          <w:p w14:paraId="13416660" w14:textId="4BD8F625" w:rsidR="00F150A7" w:rsidRPr="00072586" w:rsidRDefault="008D7FB7">
            <w:pPr>
              <w:rPr>
                <w:rFonts w:asciiTheme="minorHAnsi" w:hAnsiTheme="minorHAnsi" w:cstheme="minorHAnsi"/>
                <w:color w:val="000000"/>
                <w:sz w:val="20"/>
                <w:szCs w:val="20"/>
                <w:lang w:val="en-US"/>
              </w:rPr>
            </w:pPr>
            <w:r w:rsidRPr="00072586">
              <w:rPr>
                <w:rFonts w:asciiTheme="minorHAnsi" w:hAnsiTheme="minorHAnsi" w:cstheme="minorHAnsi"/>
                <w:color w:val="000000"/>
                <w:sz w:val="20"/>
                <w:szCs w:val="20"/>
                <w:lang w:val="en-US"/>
              </w:rPr>
              <w:t>Maximum investment amount: N/A. For single premiums exceeding €</w:t>
            </w:r>
            <w:r w:rsidR="00370EC0">
              <w:rPr>
                <w:rFonts w:asciiTheme="minorHAnsi" w:hAnsiTheme="minorHAnsi" w:cstheme="minorHAnsi"/>
                <w:color w:val="000000"/>
                <w:sz w:val="20"/>
                <w:szCs w:val="20"/>
                <w:lang w:val="en-US"/>
              </w:rPr>
              <w:t>50</w:t>
            </w:r>
            <w:r w:rsidRPr="00072586">
              <w:rPr>
                <w:rFonts w:asciiTheme="minorHAnsi" w:hAnsiTheme="minorHAnsi" w:cstheme="minorHAnsi"/>
                <w:color w:val="000000"/>
                <w:sz w:val="20"/>
                <w:szCs w:val="20"/>
                <w:lang w:val="en-US"/>
              </w:rPr>
              <w:t>M Group approval is required</w:t>
            </w:r>
          </w:p>
        </w:tc>
      </w:tr>
      <w:tr w:rsidR="00422ED6" w:rsidRPr="00072586" w14:paraId="515E979E" w14:textId="77777777" w:rsidTr="00ED41E4">
        <w:trPr>
          <w:trHeight w:val="270"/>
        </w:trPr>
        <w:tc>
          <w:tcPr>
            <w:tcW w:w="3109" w:type="dxa"/>
            <w:tcBorders>
              <w:top w:val="single" w:sz="4" w:space="0" w:color="auto"/>
              <w:left w:val="single" w:sz="4" w:space="0" w:color="auto"/>
              <w:bottom w:val="single" w:sz="4" w:space="0" w:color="auto"/>
              <w:right w:val="single" w:sz="4" w:space="0" w:color="auto"/>
            </w:tcBorders>
            <w:vAlign w:val="center"/>
            <w:hideMark/>
          </w:tcPr>
          <w:p w14:paraId="7DCA751A" w14:textId="77777777" w:rsidR="00422ED6" w:rsidRPr="00072586" w:rsidRDefault="00422ED6" w:rsidP="00422ED6">
            <w:pPr>
              <w:rPr>
                <w:rFonts w:asciiTheme="minorHAnsi" w:hAnsiTheme="minorHAnsi" w:cstheme="minorHAnsi"/>
                <w:b/>
                <w:bCs/>
                <w:color w:val="000000"/>
                <w:sz w:val="20"/>
                <w:szCs w:val="20"/>
                <w:lang w:val="en-US"/>
              </w:rPr>
            </w:pPr>
          </w:p>
          <w:p w14:paraId="5AFB4F45" w14:textId="77777777" w:rsidR="00422ED6" w:rsidRPr="00072586" w:rsidRDefault="00422ED6" w:rsidP="00422ED6">
            <w:pPr>
              <w:rPr>
                <w:rFonts w:asciiTheme="minorHAnsi" w:hAnsiTheme="minorHAnsi" w:cstheme="minorHAnsi"/>
                <w:b/>
                <w:bCs/>
                <w:color w:val="000000"/>
                <w:sz w:val="20"/>
                <w:szCs w:val="20"/>
                <w:lang w:val="en-US"/>
              </w:rPr>
            </w:pPr>
            <w:r w:rsidRPr="00072586">
              <w:rPr>
                <w:rFonts w:asciiTheme="minorHAnsi" w:hAnsiTheme="minorHAnsi" w:cstheme="minorHAnsi"/>
                <w:b/>
                <w:bCs/>
                <w:color w:val="000000"/>
                <w:sz w:val="20"/>
                <w:szCs w:val="20"/>
                <w:lang w:val="en-US"/>
              </w:rPr>
              <w:t>Top-ups (3.2.2)</w:t>
            </w:r>
          </w:p>
          <w:p w14:paraId="761CE866" w14:textId="77777777" w:rsidR="00422ED6" w:rsidRPr="00072586" w:rsidRDefault="00422ED6" w:rsidP="00422ED6">
            <w:pPr>
              <w:rPr>
                <w:rFonts w:asciiTheme="minorHAnsi" w:hAnsiTheme="minorHAnsi" w:cstheme="minorHAnsi"/>
                <w:b/>
                <w:bCs/>
                <w:color w:val="000000"/>
                <w:sz w:val="20"/>
                <w:szCs w:val="20"/>
                <w:lang w:val="en-US"/>
              </w:rPr>
            </w:pPr>
          </w:p>
        </w:tc>
        <w:tc>
          <w:tcPr>
            <w:tcW w:w="7061" w:type="dxa"/>
            <w:tcBorders>
              <w:top w:val="single" w:sz="4" w:space="0" w:color="auto"/>
              <w:left w:val="single" w:sz="4" w:space="0" w:color="auto"/>
              <w:bottom w:val="single" w:sz="4" w:space="0" w:color="auto"/>
              <w:right w:val="single" w:sz="4" w:space="0" w:color="auto"/>
            </w:tcBorders>
            <w:vAlign w:val="center"/>
            <w:hideMark/>
          </w:tcPr>
          <w:p w14:paraId="4E0C8531" w14:textId="473979D4" w:rsidR="00422ED6" w:rsidRPr="00072586" w:rsidRDefault="00422ED6" w:rsidP="00422ED6">
            <w:pPr>
              <w:rPr>
                <w:rFonts w:asciiTheme="minorHAnsi" w:hAnsiTheme="minorHAnsi" w:cstheme="minorHAnsi"/>
                <w:color w:val="000000"/>
                <w:sz w:val="20"/>
                <w:szCs w:val="20"/>
                <w:lang w:val="en-US"/>
              </w:rPr>
            </w:pPr>
            <w:r w:rsidRPr="00072586">
              <w:rPr>
                <w:rFonts w:asciiTheme="minorHAnsi" w:hAnsiTheme="minorHAnsi" w:cstheme="minorHAnsi"/>
                <w:color w:val="000000"/>
                <w:sz w:val="20"/>
                <w:szCs w:val="20"/>
                <w:lang w:val="en-US"/>
              </w:rPr>
              <w:t>Topups:[see comment above in relation to minimum investment amount]</w:t>
            </w:r>
          </w:p>
        </w:tc>
      </w:tr>
      <w:tr w:rsidR="00963BD2" w:rsidRPr="00072586" w14:paraId="1FC1AFF8" w14:textId="77777777" w:rsidTr="00ED41E4">
        <w:trPr>
          <w:trHeight w:val="525"/>
        </w:trPr>
        <w:tc>
          <w:tcPr>
            <w:tcW w:w="3109" w:type="dxa"/>
            <w:tcBorders>
              <w:top w:val="single" w:sz="4" w:space="0" w:color="auto"/>
              <w:left w:val="single" w:sz="8" w:space="0" w:color="auto"/>
              <w:bottom w:val="single" w:sz="4" w:space="0" w:color="auto"/>
              <w:right w:val="single" w:sz="8" w:space="0" w:color="auto"/>
            </w:tcBorders>
            <w:vAlign w:val="center"/>
          </w:tcPr>
          <w:p w14:paraId="34EB7B0A" w14:textId="77777777" w:rsidR="00963BD2" w:rsidRPr="00072586" w:rsidRDefault="00963BD2" w:rsidP="00963BD2">
            <w:pPr>
              <w:rPr>
                <w:rFonts w:asciiTheme="minorHAnsi" w:hAnsiTheme="minorHAnsi" w:cstheme="minorHAnsi"/>
                <w:b/>
                <w:bCs/>
                <w:color w:val="000000"/>
                <w:sz w:val="20"/>
                <w:szCs w:val="20"/>
                <w:lang w:val="en-US"/>
              </w:rPr>
            </w:pPr>
            <w:r w:rsidRPr="00072586">
              <w:rPr>
                <w:rFonts w:asciiTheme="minorHAnsi" w:hAnsiTheme="minorHAnsi" w:cstheme="minorHAnsi"/>
                <w:b/>
                <w:bCs/>
                <w:sz w:val="20"/>
                <w:szCs w:val="20"/>
                <w:lang w:val="en-IE"/>
              </w:rPr>
              <w:t>ULNG Coverage Admin Unit Charge (3.3.1)</w:t>
            </w:r>
          </w:p>
        </w:tc>
        <w:tc>
          <w:tcPr>
            <w:tcW w:w="7061" w:type="dxa"/>
            <w:tcBorders>
              <w:top w:val="single" w:sz="4" w:space="0" w:color="auto"/>
              <w:left w:val="nil"/>
              <w:bottom w:val="single" w:sz="4" w:space="0" w:color="auto"/>
              <w:right w:val="single" w:sz="8" w:space="0" w:color="auto"/>
            </w:tcBorders>
            <w:vAlign w:val="center"/>
          </w:tcPr>
          <w:p w14:paraId="6BF1D410" w14:textId="77777777" w:rsidR="00963BD2" w:rsidRPr="00072586" w:rsidRDefault="00963BD2" w:rsidP="00963BD2">
            <w:pPr>
              <w:rPr>
                <w:rFonts w:asciiTheme="minorHAnsi" w:hAnsiTheme="minorHAnsi" w:cstheme="minorHAnsi"/>
                <w:color w:val="000000"/>
                <w:sz w:val="20"/>
                <w:szCs w:val="20"/>
                <w:lang w:val="en-US"/>
              </w:rPr>
            </w:pPr>
          </w:p>
          <w:tbl>
            <w:tblPr>
              <w:tblW w:w="4270" w:type="dxa"/>
              <w:tblInd w:w="5" w:type="dxa"/>
              <w:tblLook w:val="0600" w:firstRow="0" w:lastRow="0" w:firstColumn="0" w:lastColumn="0" w:noHBand="1" w:noVBand="1"/>
              <w:tblPrChange w:id="1220" w:author="Gannon, Hugh (Allianz Global Life)" w:date="2026-06-30T11:02:00Z" w16du:dateUtc="2026-06-30T10:02:00Z">
                <w:tblPr>
                  <w:tblW w:w="3780" w:type="dxa"/>
                  <w:tblLook w:val="0600" w:firstRow="0" w:lastRow="0" w:firstColumn="0" w:lastColumn="0" w:noHBand="1" w:noVBand="1"/>
                </w:tblPr>
              </w:tblPrChange>
            </w:tblPr>
            <w:tblGrid>
              <w:gridCol w:w="2015"/>
              <w:gridCol w:w="129"/>
              <w:gridCol w:w="1876"/>
              <w:gridCol w:w="250"/>
              <w:tblGridChange w:id="1221">
                <w:tblGrid>
                  <w:gridCol w:w="5"/>
                  <w:gridCol w:w="1740"/>
                  <w:gridCol w:w="270"/>
                  <w:gridCol w:w="5"/>
                  <w:gridCol w:w="1385"/>
                  <w:gridCol w:w="615"/>
                  <w:gridCol w:w="5"/>
                </w:tblGrid>
              </w:tblGridChange>
            </w:tblGrid>
            <w:tr w:rsidR="00A74056" w:rsidRPr="00072586" w:rsidDel="009E5873" w14:paraId="0D946F3F" w14:textId="7563283F" w:rsidTr="00766B05">
              <w:trPr>
                <w:gridAfter w:val="1"/>
                <w:wAfter w:w="250" w:type="dxa"/>
                <w:trHeight w:val="255"/>
                <w:del w:id="1222" w:author="Gannon, Hugh (Allianz Global Life)" w:date="2026-06-30T10:59:00Z"/>
                <w:trPrChange w:id="1223" w:author="Gannon, Hugh (Allianz Global Life)" w:date="2026-06-30T11:02:00Z" w16du:dateUtc="2026-06-30T10:02:00Z">
                  <w:trPr>
                    <w:gridAfter w:val="1"/>
                    <w:trHeight w:val="255"/>
                  </w:trPr>
                </w:trPrChange>
              </w:trPr>
              <w:tc>
                <w:tcPr>
                  <w:tcW w:w="2015" w:type="dxa"/>
                  <w:tcBorders>
                    <w:top w:val="single" w:sz="4" w:space="0" w:color="auto"/>
                    <w:left w:val="single" w:sz="4" w:space="0" w:color="auto"/>
                    <w:bottom w:val="single" w:sz="4" w:space="0" w:color="auto"/>
                    <w:right w:val="single" w:sz="4" w:space="0" w:color="auto"/>
                  </w:tcBorders>
                  <w:noWrap/>
                  <w:vAlign w:val="bottom"/>
                  <w:hideMark/>
                  <w:tcPrChange w:id="1224" w:author="Gannon, Hugh (Allianz Global Life)" w:date="2026-06-30T11:02:00Z" w16du:dateUtc="2026-06-30T10:02:00Z">
                    <w:tcPr>
                      <w:tcW w:w="2015" w:type="dxa"/>
                      <w:gridSpan w:val="3"/>
                      <w:tcBorders>
                        <w:top w:val="single" w:sz="4" w:space="0" w:color="auto"/>
                        <w:left w:val="single" w:sz="4" w:space="0" w:color="auto"/>
                        <w:bottom w:val="single" w:sz="4" w:space="0" w:color="auto"/>
                        <w:right w:val="single" w:sz="4" w:space="0" w:color="auto"/>
                      </w:tcBorders>
                      <w:noWrap/>
                      <w:vAlign w:val="bottom"/>
                      <w:hideMark/>
                    </w:tcPr>
                  </w:tcPrChange>
                </w:tcPr>
                <w:p w14:paraId="2CC0B592" w14:textId="3CBE0EB7" w:rsidR="00A74056" w:rsidRPr="00072586" w:rsidDel="009E5873" w:rsidRDefault="00A74056" w:rsidP="00A74056">
                  <w:pPr>
                    <w:jc w:val="center"/>
                    <w:rPr>
                      <w:del w:id="1225" w:author="Gannon, Hugh (Allianz Global Life)" w:date="2026-06-30T10:59:00Z" w16du:dateUtc="2026-06-30T09:59:00Z"/>
                      <w:rFonts w:asciiTheme="minorHAnsi" w:hAnsiTheme="minorHAnsi" w:cstheme="minorHAnsi"/>
                      <w:b/>
                      <w:bCs/>
                      <w:color w:val="000000"/>
                      <w:sz w:val="20"/>
                      <w:szCs w:val="20"/>
                    </w:rPr>
                  </w:pPr>
                  <w:del w:id="1226" w:author="Gannon, Hugh (Allianz Global Life)" w:date="2026-06-30T10:59:00Z" w16du:dateUtc="2026-06-30T09:59:00Z">
                    <w:r w:rsidRPr="00072586" w:rsidDel="009E5873">
                      <w:rPr>
                        <w:rFonts w:asciiTheme="minorHAnsi" w:hAnsiTheme="minorHAnsi" w:cstheme="minorHAnsi"/>
                        <w:b/>
                        <w:bCs/>
                        <w:color w:val="000000"/>
                        <w:sz w:val="20"/>
                        <w:szCs w:val="20"/>
                      </w:rPr>
                      <w:delText>Product Code</w:delText>
                    </w:r>
                  </w:del>
                </w:p>
              </w:tc>
              <w:tc>
                <w:tcPr>
                  <w:tcW w:w="2005" w:type="dxa"/>
                  <w:gridSpan w:val="2"/>
                  <w:tcBorders>
                    <w:top w:val="single" w:sz="4" w:space="0" w:color="auto"/>
                    <w:left w:val="nil"/>
                    <w:bottom w:val="single" w:sz="4" w:space="0" w:color="auto"/>
                    <w:right w:val="single" w:sz="4" w:space="0" w:color="auto"/>
                  </w:tcBorders>
                  <w:noWrap/>
                  <w:vAlign w:val="bottom"/>
                  <w:hideMark/>
                  <w:tcPrChange w:id="1227" w:author="Gannon, Hugh (Allianz Global Life)" w:date="2026-06-30T11:02:00Z" w16du:dateUtc="2026-06-30T10:02:00Z">
                    <w:tcPr>
                      <w:tcW w:w="2005" w:type="dxa"/>
                      <w:gridSpan w:val="3"/>
                      <w:tcBorders>
                        <w:top w:val="single" w:sz="4" w:space="0" w:color="auto"/>
                        <w:left w:val="nil"/>
                        <w:bottom w:val="single" w:sz="4" w:space="0" w:color="auto"/>
                        <w:right w:val="single" w:sz="4" w:space="0" w:color="auto"/>
                      </w:tcBorders>
                      <w:noWrap/>
                      <w:vAlign w:val="bottom"/>
                      <w:hideMark/>
                    </w:tcPr>
                  </w:tcPrChange>
                </w:tcPr>
                <w:p w14:paraId="78025C1B" w14:textId="6485A04A" w:rsidR="00A74056" w:rsidRPr="00072586" w:rsidDel="009E5873" w:rsidRDefault="00A74056" w:rsidP="00A74056">
                  <w:pPr>
                    <w:jc w:val="center"/>
                    <w:rPr>
                      <w:del w:id="1228" w:author="Gannon, Hugh (Allianz Global Life)" w:date="2026-06-30T10:59:00Z" w16du:dateUtc="2026-06-30T09:59:00Z"/>
                      <w:rFonts w:asciiTheme="minorHAnsi" w:hAnsiTheme="minorHAnsi" w:cstheme="minorHAnsi"/>
                      <w:b/>
                      <w:bCs/>
                      <w:color w:val="000000"/>
                      <w:sz w:val="20"/>
                      <w:szCs w:val="20"/>
                    </w:rPr>
                  </w:pPr>
                  <w:del w:id="1229" w:author="Gannon, Hugh (Allianz Global Life)" w:date="2026-06-30T10:59:00Z" w16du:dateUtc="2026-06-30T09:59:00Z">
                    <w:r w:rsidRPr="00072586" w:rsidDel="009E5873">
                      <w:rPr>
                        <w:rFonts w:asciiTheme="minorHAnsi" w:hAnsiTheme="minorHAnsi" w:cstheme="minorHAnsi"/>
                        <w:b/>
                        <w:bCs/>
                        <w:color w:val="000000"/>
                        <w:sz w:val="20"/>
                        <w:szCs w:val="20"/>
                      </w:rPr>
                      <w:delText>Admin Unit Charge</w:delText>
                    </w:r>
                  </w:del>
                </w:p>
              </w:tc>
            </w:tr>
            <w:tr w:rsidR="00A74056" w:rsidRPr="00072586" w:rsidDel="009E5873" w14:paraId="00FB17B8" w14:textId="5CCFA6A8" w:rsidTr="00766B05">
              <w:trPr>
                <w:gridAfter w:val="1"/>
                <w:wAfter w:w="250" w:type="dxa"/>
                <w:trHeight w:val="255"/>
                <w:del w:id="1230" w:author="Gannon, Hugh (Allianz Global Life)" w:date="2026-06-30T10:59:00Z"/>
                <w:trPrChange w:id="1231" w:author="Gannon, Hugh (Allianz Global Life)" w:date="2026-06-30T11:02:00Z" w16du:dateUtc="2026-06-30T10:02:00Z">
                  <w:trPr>
                    <w:gridAfter w:val="1"/>
                    <w:trHeight w:val="255"/>
                  </w:trPr>
                </w:trPrChange>
              </w:trPr>
              <w:tc>
                <w:tcPr>
                  <w:tcW w:w="2015" w:type="dxa"/>
                  <w:tcBorders>
                    <w:top w:val="nil"/>
                    <w:left w:val="single" w:sz="4" w:space="0" w:color="auto"/>
                    <w:bottom w:val="single" w:sz="4" w:space="0" w:color="auto"/>
                    <w:right w:val="single" w:sz="4" w:space="0" w:color="auto"/>
                  </w:tcBorders>
                  <w:noWrap/>
                  <w:vAlign w:val="bottom"/>
                  <w:hideMark/>
                  <w:tcPrChange w:id="1232" w:author="Gannon, Hugh (Allianz Global Life)" w:date="2026-06-30T11:02:00Z" w16du:dateUtc="2026-06-30T10:02:00Z">
                    <w:tcPr>
                      <w:tcW w:w="2015" w:type="dxa"/>
                      <w:gridSpan w:val="3"/>
                      <w:tcBorders>
                        <w:top w:val="nil"/>
                        <w:left w:val="single" w:sz="4" w:space="0" w:color="auto"/>
                        <w:bottom w:val="single" w:sz="4" w:space="0" w:color="auto"/>
                        <w:right w:val="single" w:sz="4" w:space="0" w:color="auto"/>
                      </w:tcBorders>
                      <w:noWrap/>
                      <w:vAlign w:val="bottom"/>
                      <w:hideMark/>
                    </w:tcPr>
                  </w:tcPrChange>
                </w:tcPr>
                <w:p w14:paraId="127C8C0C" w14:textId="7D5A24CB" w:rsidR="00A74056" w:rsidRPr="00072586" w:rsidDel="009E5873" w:rsidRDefault="00A74056" w:rsidP="00A74056">
                  <w:pPr>
                    <w:jc w:val="center"/>
                    <w:rPr>
                      <w:del w:id="1233" w:author="Gannon, Hugh (Allianz Global Life)" w:date="2026-06-30T10:59:00Z" w16du:dateUtc="2026-06-30T09:59:00Z"/>
                      <w:rFonts w:asciiTheme="minorHAnsi" w:hAnsiTheme="minorHAnsi" w:cstheme="minorHAnsi"/>
                      <w:color w:val="000000"/>
                      <w:sz w:val="20"/>
                      <w:szCs w:val="20"/>
                    </w:rPr>
                  </w:pPr>
                  <w:del w:id="1234" w:author="Gannon, Hugh (Allianz Global Life)" w:date="2026-06-30T10:59:00Z" w16du:dateUtc="2026-06-30T09:59:00Z">
                    <w:r w:rsidRPr="00072586" w:rsidDel="009E5873">
                      <w:rPr>
                        <w:rFonts w:asciiTheme="minorHAnsi" w:hAnsiTheme="minorHAnsi" w:cstheme="minorHAnsi"/>
                        <w:color w:val="000000"/>
                        <w:sz w:val="20"/>
                        <w:szCs w:val="20"/>
                      </w:rPr>
                      <w:delText>A1, A2, A3, A4, A5</w:delText>
                    </w:r>
                  </w:del>
                </w:p>
              </w:tc>
              <w:tc>
                <w:tcPr>
                  <w:tcW w:w="2005" w:type="dxa"/>
                  <w:gridSpan w:val="2"/>
                  <w:tcBorders>
                    <w:top w:val="nil"/>
                    <w:left w:val="nil"/>
                    <w:bottom w:val="single" w:sz="4" w:space="0" w:color="auto"/>
                    <w:right w:val="single" w:sz="4" w:space="0" w:color="auto"/>
                  </w:tcBorders>
                  <w:noWrap/>
                  <w:vAlign w:val="bottom"/>
                  <w:hideMark/>
                  <w:tcPrChange w:id="1235" w:author="Gannon, Hugh (Allianz Global Life)" w:date="2026-06-30T11:02:00Z" w16du:dateUtc="2026-06-30T10:02:00Z">
                    <w:tcPr>
                      <w:tcW w:w="2005" w:type="dxa"/>
                      <w:gridSpan w:val="3"/>
                      <w:tcBorders>
                        <w:top w:val="nil"/>
                        <w:left w:val="nil"/>
                        <w:bottom w:val="single" w:sz="4" w:space="0" w:color="auto"/>
                        <w:right w:val="single" w:sz="4" w:space="0" w:color="auto"/>
                      </w:tcBorders>
                      <w:noWrap/>
                      <w:vAlign w:val="bottom"/>
                      <w:hideMark/>
                    </w:tcPr>
                  </w:tcPrChange>
                </w:tcPr>
                <w:p w14:paraId="4F1558C3" w14:textId="3EDA6E8B" w:rsidR="00A74056" w:rsidRPr="00072586" w:rsidDel="009E5873" w:rsidRDefault="00A74056" w:rsidP="00A74056">
                  <w:pPr>
                    <w:jc w:val="center"/>
                    <w:rPr>
                      <w:del w:id="1236" w:author="Gannon, Hugh (Allianz Global Life)" w:date="2026-06-30T10:59:00Z" w16du:dateUtc="2026-06-30T09:59:00Z"/>
                      <w:rFonts w:asciiTheme="minorHAnsi" w:hAnsiTheme="minorHAnsi" w:cstheme="minorHAnsi"/>
                      <w:color w:val="000000"/>
                      <w:sz w:val="20"/>
                      <w:szCs w:val="20"/>
                    </w:rPr>
                  </w:pPr>
                  <w:del w:id="1237" w:author="Gannon, Hugh (Allianz Global Life)" w:date="2026-06-30T10:59:00Z" w16du:dateUtc="2026-06-30T09:59:00Z">
                    <w:r w:rsidRPr="00072586" w:rsidDel="009E5873">
                      <w:rPr>
                        <w:rFonts w:asciiTheme="minorHAnsi" w:hAnsiTheme="minorHAnsi" w:cstheme="minorHAnsi"/>
                        <w:color w:val="000000"/>
                        <w:sz w:val="20"/>
                        <w:szCs w:val="20"/>
                      </w:rPr>
                      <w:delText>1.10%</w:delText>
                    </w:r>
                  </w:del>
                </w:p>
              </w:tc>
            </w:tr>
            <w:tr w:rsidR="00A74056" w:rsidRPr="00072586" w:rsidDel="009E5873" w14:paraId="2EB4EFBF" w14:textId="131C5AB9" w:rsidTr="00766B05">
              <w:trPr>
                <w:gridAfter w:val="1"/>
                <w:wAfter w:w="250" w:type="dxa"/>
                <w:trHeight w:val="255"/>
                <w:del w:id="1238" w:author="Gannon, Hugh (Allianz Global Life)" w:date="2026-06-30T10:59:00Z"/>
                <w:trPrChange w:id="1239" w:author="Gannon, Hugh (Allianz Global Life)" w:date="2026-06-30T11:02:00Z" w16du:dateUtc="2026-06-30T10:02:00Z">
                  <w:trPr>
                    <w:gridAfter w:val="1"/>
                    <w:trHeight w:val="255"/>
                  </w:trPr>
                </w:trPrChange>
              </w:trPr>
              <w:tc>
                <w:tcPr>
                  <w:tcW w:w="2015" w:type="dxa"/>
                  <w:tcBorders>
                    <w:top w:val="nil"/>
                    <w:left w:val="single" w:sz="4" w:space="0" w:color="auto"/>
                    <w:bottom w:val="single" w:sz="4" w:space="0" w:color="auto"/>
                    <w:right w:val="single" w:sz="4" w:space="0" w:color="auto"/>
                  </w:tcBorders>
                  <w:noWrap/>
                  <w:vAlign w:val="bottom"/>
                  <w:hideMark/>
                  <w:tcPrChange w:id="1240" w:author="Gannon, Hugh (Allianz Global Life)" w:date="2026-06-30T11:02:00Z" w16du:dateUtc="2026-06-30T10:02:00Z">
                    <w:tcPr>
                      <w:tcW w:w="2015" w:type="dxa"/>
                      <w:gridSpan w:val="3"/>
                      <w:tcBorders>
                        <w:top w:val="nil"/>
                        <w:left w:val="single" w:sz="4" w:space="0" w:color="auto"/>
                        <w:bottom w:val="single" w:sz="4" w:space="0" w:color="auto"/>
                        <w:right w:val="single" w:sz="4" w:space="0" w:color="auto"/>
                      </w:tcBorders>
                      <w:noWrap/>
                      <w:vAlign w:val="bottom"/>
                      <w:hideMark/>
                    </w:tcPr>
                  </w:tcPrChange>
                </w:tcPr>
                <w:p w14:paraId="3BC9B061" w14:textId="25E0E502" w:rsidR="00A74056" w:rsidRPr="00072586" w:rsidDel="009E5873" w:rsidRDefault="00A74056" w:rsidP="00A74056">
                  <w:pPr>
                    <w:jc w:val="center"/>
                    <w:rPr>
                      <w:del w:id="1241" w:author="Gannon, Hugh (Allianz Global Life)" w:date="2026-06-30T10:59:00Z" w16du:dateUtc="2026-06-30T09:59:00Z"/>
                      <w:rFonts w:asciiTheme="minorHAnsi" w:hAnsiTheme="minorHAnsi" w:cstheme="minorHAnsi"/>
                      <w:color w:val="000000"/>
                      <w:sz w:val="20"/>
                      <w:szCs w:val="20"/>
                    </w:rPr>
                  </w:pPr>
                  <w:del w:id="1242" w:author="Gannon, Hugh (Allianz Global Life)" w:date="2026-06-30T10:59:00Z" w16du:dateUtc="2026-06-30T09:59:00Z">
                    <w:r w:rsidRPr="00072586" w:rsidDel="009E5873">
                      <w:rPr>
                        <w:rFonts w:asciiTheme="minorHAnsi" w:hAnsiTheme="minorHAnsi" w:cstheme="minorHAnsi"/>
                        <w:color w:val="000000"/>
                        <w:sz w:val="20"/>
                        <w:szCs w:val="20"/>
                      </w:rPr>
                      <w:delText>B1, B2, B3, B4, B5</w:delText>
                    </w:r>
                  </w:del>
                </w:p>
              </w:tc>
              <w:tc>
                <w:tcPr>
                  <w:tcW w:w="2005" w:type="dxa"/>
                  <w:gridSpan w:val="2"/>
                  <w:tcBorders>
                    <w:top w:val="nil"/>
                    <w:left w:val="nil"/>
                    <w:bottom w:val="single" w:sz="4" w:space="0" w:color="auto"/>
                    <w:right w:val="single" w:sz="4" w:space="0" w:color="auto"/>
                  </w:tcBorders>
                  <w:noWrap/>
                  <w:vAlign w:val="bottom"/>
                  <w:hideMark/>
                  <w:tcPrChange w:id="1243" w:author="Gannon, Hugh (Allianz Global Life)" w:date="2026-06-30T11:02:00Z" w16du:dateUtc="2026-06-30T10:02:00Z">
                    <w:tcPr>
                      <w:tcW w:w="2005" w:type="dxa"/>
                      <w:gridSpan w:val="3"/>
                      <w:tcBorders>
                        <w:top w:val="nil"/>
                        <w:left w:val="nil"/>
                        <w:bottom w:val="single" w:sz="4" w:space="0" w:color="auto"/>
                        <w:right w:val="single" w:sz="4" w:space="0" w:color="auto"/>
                      </w:tcBorders>
                      <w:noWrap/>
                      <w:vAlign w:val="bottom"/>
                      <w:hideMark/>
                    </w:tcPr>
                  </w:tcPrChange>
                </w:tcPr>
                <w:p w14:paraId="43805E78" w14:textId="0432275A" w:rsidR="00A74056" w:rsidRPr="00072586" w:rsidDel="009E5873" w:rsidRDefault="00A74056" w:rsidP="00A74056">
                  <w:pPr>
                    <w:jc w:val="center"/>
                    <w:rPr>
                      <w:del w:id="1244" w:author="Gannon, Hugh (Allianz Global Life)" w:date="2026-06-30T10:59:00Z" w16du:dateUtc="2026-06-30T09:59:00Z"/>
                      <w:rFonts w:asciiTheme="minorHAnsi" w:hAnsiTheme="minorHAnsi" w:cstheme="minorHAnsi"/>
                      <w:color w:val="000000"/>
                      <w:sz w:val="20"/>
                      <w:szCs w:val="20"/>
                    </w:rPr>
                  </w:pPr>
                  <w:del w:id="1245" w:author="Gannon, Hugh (Allianz Global Life)" w:date="2026-06-30T10:59:00Z" w16du:dateUtc="2026-06-30T09:59:00Z">
                    <w:r w:rsidRPr="00072586" w:rsidDel="009E5873">
                      <w:rPr>
                        <w:rFonts w:asciiTheme="minorHAnsi" w:hAnsiTheme="minorHAnsi" w:cstheme="minorHAnsi"/>
                        <w:color w:val="000000"/>
                        <w:sz w:val="20"/>
                        <w:szCs w:val="20"/>
                      </w:rPr>
                      <w:delText>0.85%</w:delText>
                    </w:r>
                  </w:del>
                </w:p>
              </w:tc>
            </w:tr>
            <w:tr w:rsidR="00A74056" w:rsidRPr="00072586" w:rsidDel="009E5873" w14:paraId="1220FD37" w14:textId="53131B60" w:rsidTr="00766B05">
              <w:trPr>
                <w:gridAfter w:val="1"/>
                <w:wAfter w:w="250" w:type="dxa"/>
                <w:trHeight w:val="255"/>
                <w:del w:id="1246" w:author="Gannon, Hugh (Allianz Global Life)" w:date="2026-06-30T10:59:00Z"/>
                <w:trPrChange w:id="1247" w:author="Gannon, Hugh (Allianz Global Life)" w:date="2026-06-30T11:02:00Z" w16du:dateUtc="2026-06-30T10:02:00Z">
                  <w:trPr>
                    <w:gridAfter w:val="1"/>
                    <w:trHeight w:val="255"/>
                  </w:trPr>
                </w:trPrChange>
              </w:trPr>
              <w:tc>
                <w:tcPr>
                  <w:tcW w:w="2015" w:type="dxa"/>
                  <w:tcBorders>
                    <w:top w:val="nil"/>
                    <w:left w:val="single" w:sz="4" w:space="0" w:color="auto"/>
                    <w:bottom w:val="single" w:sz="4" w:space="0" w:color="auto"/>
                    <w:right w:val="single" w:sz="4" w:space="0" w:color="auto"/>
                  </w:tcBorders>
                  <w:noWrap/>
                  <w:vAlign w:val="bottom"/>
                  <w:hideMark/>
                  <w:tcPrChange w:id="1248" w:author="Gannon, Hugh (Allianz Global Life)" w:date="2026-06-30T11:02:00Z" w16du:dateUtc="2026-06-30T10:02:00Z">
                    <w:tcPr>
                      <w:tcW w:w="2015" w:type="dxa"/>
                      <w:gridSpan w:val="3"/>
                      <w:tcBorders>
                        <w:top w:val="nil"/>
                        <w:left w:val="single" w:sz="4" w:space="0" w:color="auto"/>
                        <w:bottom w:val="single" w:sz="4" w:space="0" w:color="auto"/>
                        <w:right w:val="single" w:sz="4" w:space="0" w:color="auto"/>
                      </w:tcBorders>
                      <w:noWrap/>
                      <w:vAlign w:val="bottom"/>
                      <w:hideMark/>
                    </w:tcPr>
                  </w:tcPrChange>
                </w:tcPr>
                <w:p w14:paraId="6E5E372B" w14:textId="12952314" w:rsidR="00A74056" w:rsidRPr="00072586" w:rsidDel="009E5873" w:rsidRDefault="00A74056" w:rsidP="00A74056">
                  <w:pPr>
                    <w:jc w:val="center"/>
                    <w:rPr>
                      <w:del w:id="1249" w:author="Gannon, Hugh (Allianz Global Life)" w:date="2026-06-30T10:59:00Z" w16du:dateUtc="2026-06-30T09:59:00Z"/>
                      <w:rFonts w:asciiTheme="minorHAnsi" w:hAnsiTheme="minorHAnsi" w:cstheme="minorHAnsi"/>
                      <w:color w:val="000000"/>
                      <w:sz w:val="20"/>
                      <w:szCs w:val="20"/>
                    </w:rPr>
                  </w:pPr>
                  <w:del w:id="1250" w:author="Gannon, Hugh (Allianz Global Life)" w:date="2026-06-30T10:59:00Z" w16du:dateUtc="2026-06-30T09:59:00Z">
                    <w:r w:rsidRPr="00072586" w:rsidDel="009E5873">
                      <w:rPr>
                        <w:rFonts w:asciiTheme="minorHAnsi" w:hAnsiTheme="minorHAnsi" w:cstheme="minorHAnsi"/>
                        <w:color w:val="000000"/>
                        <w:sz w:val="20"/>
                        <w:szCs w:val="20"/>
                      </w:rPr>
                      <w:delText>C1, C2, C3</w:delText>
                    </w:r>
                  </w:del>
                </w:p>
              </w:tc>
              <w:tc>
                <w:tcPr>
                  <w:tcW w:w="2005" w:type="dxa"/>
                  <w:gridSpan w:val="2"/>
                  <w:tcBorders>
                    <w:top w:val="nil"/>
                    <w:left w:val="nil"/>
                    <w:bottom w:val="single" w:sz="4" w:space="0" w:color="auto"/>
                    <w:right w:val="single" w:sz="4" w:space="0" w:color="auto"/>
                  </w:tcBorders>
                  <w:noWrap/>
                  <w:vAlign w:val="bottom"/>
                  <w:hideMark/>
                  <w:tcPrChange w:id="1251" w:author="Gannon, Hugh (Allianz Global Life)" w:date="2026-06-30T11:02:00Z" w16du:dateUtc="2026-06-30T10:02:00Z">
                    <w:tcPr>
                      <w:tcW w:w="2005" w:type="dxa"/>
                      <w:gridSpan w:val="3"/>
                      <w:tcBorders>
                        <w:top w:val="nil"/>
                        <w:left w:val="nil"/>
                        <w:bottom w:val="single" w:sz="4" w:space="0" w:color="auto"/>
                        <w:right w:val="single" w:sz="4" w:space="0" w:color="auto"/>
                      </w:tcBorders>
                      <w:noWrap/>
                      <w:vAlign w:val="bottom"/>
                      <w:hideMark/>
                    </w:tcPr>
                  </w:tcPrChange>
                </w:tcPr>
                <w:p w14:paraId="2F776316" w14:textId="16E46569" w:rsidR="00A74056" w:rsidRPr="00072586" w:rsidDel="009E5873" w:rsidRDefault="00A74056" w:rsidP="00A74056">
                  <w:pPr>
                    <w:jc w:val="center"/>
                    <w:rPr>
                      <w:del w:id="1252" w:author="Gannon, Hugh (Allianz Global Life)" w:date="2026-06-30T10:59:00Z" w16du:dateUtc="2026-06-30T09:59:00Z"/>
                      <w:rFonts w:asciiTheme="minorHAnsi" w:hAnsiTheme="minorHAnsi" w:cstheme="minorHAnsi"/>
                      <w:color w:val="000000"/>
                      <w:sz w:val="20"/>
                      <w:szCs w:val="20"/>
                    </w:rPr>
                  </w:pPr>
                  <w:del w:id="1253" w:author="Gannon, Hugh (Allianz Global Life)" w:date="2026-06-30T10:59:00Z" w16du:dateUtc="2026-06-30T09:59:00Z">
                    <w:r w:rsidRPr="00072586" w:rsidDel="009E5873">
                      <w:rPr>
                        <w:rFonts w:asciiTheme="minorHAnsi" w:hAnsiTheme="minorHAnsi" w:cstheme="minorHAnsi"/>
                        <w:color w:val="000000"/>
                        <w:sz w:val="20"/>
                        <w:szCs w:val="20"/>
                      </w:rPr>
                      <w:delText>0.65%</w:delText>
                    </w:r>
                  </w:del>
                </w:p>
              </w:tc>
            </w:tr>
            <w:tr w:rsidR="00A74056" w:rsidRPr="00072586" w:rsidDel="009E5873" w14:paraId="5F1BFE31" w14:textId="1127607F" w:rsidTr="00766B05">
              <w:trPr>
                <w:gridAfter w:val="1"/>
                <w:wAfter w:w="250" w:type="dxa"/>
                <w:trHeight w:val="255"/>
                <w:del w:id="1254" w:author="Gannon, Hugh (Allianz Global Life)" w:date="2026-06-30T10:59:00Z"/>
                <w:trPrChange w:id="1255" w:author="Gannon, Hugh (Allianz Global Life)" w:date="2026-06-30T11:02:00Z" w16du:dateUtc="2026-06-30T10:02:00Z">
                  <w:trPr>
                    <w:gridAfter w:val="1"/>
                    <w:trHeight w:val="255"/>
                  </w:trPr>
                </w:trPrChange>
              </w:trPr>
              <w:tc>
                <w:tcPr>
                  <w:tcW w:w="2015" w:type="dxa"/>
                  <w:tcBorders>
                    <w:top w:val="single" w:sz="4" w:space="0" w:color="auto"/>
                    <w:left w:val="single" w:sz="4" w:space="0" w:color="auto"/>
                    <w:bottom w:val="single" w:sz="4" w:space="0" w:color="auto"/>
                    <w:right w:val="single" w:sz="4" w:space="0" w:color="auto"/>
                  </w:tcBorders>
                  <w:noWrap/>
                  <w:vAlign w:val="bottom"/>
                  <w:hideMark/>
                  <w:tcPrChange w:id="1256" w:author="Gannon, Hugh (Allianz Global Life)" w:date="2026-06-30T11:02:00Z" w16du:dateUtc="2026-06-30T10:02:00Z">
                    <w:tcPr>
                      <w:tcW w:w="2015" w:type="dxa"/>
                      <w:gridSpan w:val="3"/>
                      <w:tcBorders>
                        <w:top w:val="single" w:sz="4" w:space="0" w:color="auto"/>
                        <w:left w:val="single" w:sz="4" w:space="0" w:color="auto"/>
                        <w:bottom w:val="single" w:sz="4" w:space="0" w:color="auto"/>
                        <w:right w:val="single" w:sz="4" w:space="0" w:color="auto"/>
                      </w:tcBorders>
                      <w:noWrap/>
                      <w:vAlign w:val="bottom"/>
                      <w:hideMark/>
                    </w:tcPr>
                  </w:tcPrChange>
                </w:tcPr>
                <w:p w14:paraId="169EDFA1" w14:textId="794E985D" w:rsidR="00A74056" w:rsidRPr="00072586" w:rsidDel="009E5873" w:rsidRDefault="00A74056" w:rsidP="00A74056">
                  <w:pPr>
                    <w:jc w:val="center"/>
                    <w:rPr>
                      <w:del w:id="1257" w:author="Gannon, Hugh (Allianz Global Life)" w:date="2026-06-30T10:59:00Z" w16du:dateUtc="2026-06-30T09:59:00Z"/>
                      <w:rFonts w:asciiTheme="minorHAnsi" w:hAnsiTheme="minorHAnsi" w:cstheme="minorHAnsi"/>
                      <w:color w:val="000000"/>
                      <w:sz w:val="20"/>
                      <w:szCs w:val="20"/>
                    </w:rPr>
                  </w:pPr>
                  <w:del w:id="1258" w:author="Gannon, Hugh (Allianz Global Life)" w:date="2026-06-30T10:59:00Z" w16du:dateUtc="2026-06-30T09:59:00Z">
                    <w:r w:rsidRPr="00072586" w:rsidDel="009E5873">
                      <w:rPr>
                        <w:rFonts w:asciiTheme="minorHAnsi" w:hAnsiTheme="minorHAnsi" w:cstheme="minorHAnsi"/>
                        <w:color w:val="000000"/>
                        <w:sz w:val="20"/>
                        <w:szCs w:val="20"/>
                      </w:rPr>
                      <w:delText>D1</w:delText>
                    </w:r>
                  </w:del>
                </w:p>
              </w:tc>
              <w:tc>
                <w:tcPr>
                  <w:tcW w:w="2005" w:type="dxa"/>
                  <w:gridSpan w:val="2"/>
                  <w:tcBorders>
                    <w:top w:val="single" w:sz="4" w:space="0" w:color="auto"/>
                    <w:left w:val="nil"/>
                    <w:bottom w:val="single" w:sz="4" w:space="0" w:color="auto"/>
                    <w:right w:val="single" w:sz="4" w:space="0" w:color="auto"/>
                  </w:tcBorders>
                  <w:noWrap/>
                  <w:vAlign w:val="bottom"/>
                  <w:hideMark/>
                  <w:tcPrChange w:id="1259" w:author="Gannon, Hugh (Allianz Global Life)" w:date="2026-06-30T11:02:00Z" w16du:dateUtc="2026-06-30T10:02:00Z">
                    <w:tcPr>
                      <w:tcW w:w="2005" w:type="dxa"/>
                      <w:gridSpan w:val="3"/>
                      <w:tcBorders>
                        <w:top w:val="single" w:sz="4" w:space="0" w:color="auto"/>
                        <w:left w:val="nil"/>
                        <w:bottom w:val="single" w:sz="4" w:space="0" w:color="auto"/>
                        <w:right w:val="single" w:sz="4" w:space="0" w:color="auto"/>
                      </w:tcBorders>
                      <w:noWrap/>
                      <w:vAlign w:val="bottom"/>
                      <w:hideMark/>
                    </w:tcPr>
                  </w:tcPrChange>
                </w:tcPr>
                <w:p w14:paraId="67F5E340" w14:textId="207705D4" w:rsidR="00A74056" w:rsidRPr="00072586" w:rsidDel="009E5873" w:rsidRDefault="00A74056" w:rsidP="00A74056">
                  <w:pPr>
                    <w:jc w:val="center"/>
                    <w:rPr>
                      <w:del w:id="1260" w:author="Gannon, Hugh (Allianz Global Life)" w:date="2026-06-30T10:59:00Z" w16du:dateUtc="2026-06-30T09:59:00Z"/>
                      <w:rFonts w:asciiTheme="minorHAnsi" w:hAnsiTheme="minorHAnsi" w:cstheme="minorHAnsi"/>
                      <w:color w:val="000000"/>
                      <w:sz w:val="20"/>
                      <w:szCs w:val="20"/>
                    </w:rPr>
                  </w:pPr>
                  <w:del w:id="1261" w:author="Gannon, Hugh (Allianz Global Life)" w:date="2026-06-30T10:59:00Z" w16du:dateUtc="2026-06-30T09:59:00Z">
                    <w:r w:rsidRPr="00072586" w:rsidDel="009E5873">
                      <w:rPr>
                        <w:rFonts w:asciiTheme="minorHAnsi" w:hAnsiTheme="minorHAnsi" w:cstheme="minorHAnsi"/>
                        <w:color w:val="000000"/>
                        <w:sz w:val="20"/>
                        <w:szCs w:val="20"/>
                      </w:rPr>
                      <w:delText>0.35%</w:delText>
                    </w:r>
                  </w:del>
                </w:p>
              </w:tc>
            </w:tr>
            <w:tr w:rsidR="00A74056" w:rsidRPr="00072586" w:rsidDel="009E5873" w14:paraId="2AF027DE" w14:textId="5CF9C2EE" w:rsidTr="00766B05">
              <w:trPr>
                <w:gridAfter w:val="1"/>
                <w:wAfter w:w="250" w:type="dxa"/>
                <w:trHeight w:val="255"/>
                <w:del w:id="1262" w:author="Gannon, Hugh (Allianz Global Life)" w:date="2026-06-30T10:59:00Z"/>
                <w:trPrChange w:id="1263" w:author="Gannon, Hugh (Allianz Global Life)" w:date="2026-06-30T11:02:00Z" w16du:dateUtc="2026-06-30T10:02:00Z">
                  <w:trPr>
                    <w:gridAfter w:val="1"/>
                    <w:trHeight w:val="255"/>
                  </w:trPr>
                </w:trPrChange>
              </w:trPr>
              <w:tc>
                <w:tcPr>
                  <w:tcW w:w="2015" w:type="dxa"/>
                  <w:tcBorders>
                    <w:top w:val="single" w:sz="4" w:space="0" w:color="auto"/>
                    <w:left w:val="single" w:sz="4" w:space="0" w:color="auto"/>
                    <w:bottom w:val="single" w:sz="4" w:space="0" w:color="auto"/>
                    <w:right w:val="single" w:sz="4" w:space="0" w:color="auto"/>
                  </w:tcBorders>
                  <w:noWrap/>
                  <w:vAlign w:val="bottom"/>
                  <w:tcPrChange w:id="1264" w:author="Gannon, Hugh (Allianz Global Life)" w:date="2026-06-30T11:02:00Z" w16du:dateUtc="2026-06-30T10:02:00Z">
                    <w:tcPr>
                      <w:tcW w:w="2015" w:type="dxa"/>
                      <w:gridSpan w:val="3"/>
                      <w:tcBorders>
                        <w:top w:val="single" w:sz="4" w:space="0" w:color="auto"/>
                        <w:left w:val="single" w:sz="4" w:space="0" w:color="auto"/>
                        <w:bottom w:val="single" w:sz="4" w:space="0" w:color="auto"/>
                        <w:right w:val="single" w:sz="4" w:space="0" w:color="auto"/>
                      </w:tcBorders>
                      <w:noWrap/>
                      <w:vAlign w:val="bottom"/>
                    </w:tcPr>
                  </w:tcPrChange>
                </w:tcPr>
                <w:p w14:paraId="4FF385E0" w14:textId="5862433C" w:rsidR="00A74056" w:rsidRPr="00072586" w:rsidDel="009E5873" w:rsidRDefault="00A74056" w:rsidP="00A74056">
                  <w:pPr>
                    <w:jc w:val="center"/>
                    <w:rPr>
                      <w:del w:id="1265" w:author="Gannon, Hugh (Allianz Global Life)" w:date="2026-06-30T10:59:00Z" w16du:dateUtc="2026-06-30T09:59:00Z"/>
                      <w:rFonts w:asciiTheme="minorHAnsi" w:hAnsiTheme="minorHAnsi" w:cstheme="minorHAnsi"/>
                      <w:color w:val="000000"/>
                      <w:sz w:val="20"/>
                      <w:szCs w:val="20"/>
                    </w:rPr>
                  </w:pPr>
                  <w:del w:id="1266" w:author="Gannon, Hugh (Allianz Global Life)" w:date="2026-06-30T10:59:00Z" w16du:dateUtc="2026-06-30T09:59:00Z">
                    <w:r w:rsidRPr="00072586" w:rsidDel="009E5873">
                      <w:rPr>
                        <w:rFonts w:asciiTheme="minorHAnsi" w:hAnsiTheme="minorHAnsi" w:cstheme="minorHAnsi"/>
                        <w:color w:val="000000"/>
                        <w:sz w:val="20"/>
                        <w:szCs w:val="20"/>
                      </w:rPr>
                      <w:delText>F1, F2, F3, F4, F5</w:delText>
                    </w:r>
                  </w:del>
                </w:p>
              </w:tc>
              <w:tc>
                <w:tcPr>
                  <w:tcW w:w="2005" w:type="dxa"/>
                  <w:gridSpan w:val="2"/>
                  <w:tcBorders>
                    <w:top w:val="single" w:sz="4" w:space="0" w:color="auto"/>
                    <w:left w:val="nil"/>
                    <w:bottom w:val="single" w:sz="4" w:space="0" w:color="auto"/>
                    <w:right w:val="single" w:sz="4" w:space="0" w:color="auto"/>
                  </w:tcBorders>
                  <w:noWrap/>
                  <w:vAlign w:val="bottom"/>
                  <w:tcPrChange w:id="1267" w:author="Gannon, Hugh (Allianz Global Life)" w:date="2026-06-30T11:02:00Z" w16du:dateUtc="2026-06-30T10:02:00Z">
                    <w:tcPr>
                      <w:tcW w:w="2005" w:type="dxa"/>
                      <w:gridSpan w:val="3"/>
                      <w:tcBorders>
                        <w:top w:val="single" w:sz="4" w:space="0" w:color="auto"/>
                        <w:left w:val="nil"/>
                        <w:bottom w:val="single" w:sz="4" w:space="0" w:color="auto"/>
                        <w:right w:val="single" w:sz="4" w:space="0" w:color="auto"/>
                      </w:tcBorders>
                      <w:noWrap/>
                      <w:vAlign w:val="bottom"/>
                    </w:tcPr>
                  </w:tcPrChange>
                </w:tcPr>
                <w:p w14:paraId="4C63C7AD" w14:textId="219B46D9" w:rsidR="00A74056" w:rsidRPr="00072586" w:rsidDel="009E5873" w:rsidRDefault="00A74056" w:rsidP="00A74056">
                  <w:pPr>
                    <w:jc w:val="center"/>
                    <w:rPr>
                      <w:del w:id="1268" w:author="Gannon, Hugh (Allianz Global Life)" w:date="2026-06-30T10:59:00Z" w16du:dateUtc="2026-06-30T09:59:00Z"/>
                      <w:rFonts w:asciiTheme="minorHAnsi" w:hAnsiTheme="minorHAnsi" w:cstheme="minorHAnsi"/>
                      <w:color w:val="000000"/>
                      <w:sz w:val="20"/>
                      <w:szCs w:val="20"/>
                    </w:rPr>
                  </w:pPr>
                  <w:del w:id="1269" w:author="Gannon, Hugh (Allianz Global Life)" w:date="2026-06-30T10:59:00Z" w16du:dateUtc="2026-06-30T09:59:00Z">
                    <w:r w:rsidRPr="00072586" w:rsidDel="009E5873">
                      <w:rPr>
                        <w:rFonts w:asciiTheme="minorHAnsi" w:hAnsiTheme="minorHAnsi" w:cstheme="minorHAnsi"/>
                        <w:color w:val="000000"/>
                        <w:sz w:val="20"/>
                        <w:szCs w:val="20"/>
                      </w:rPr>
                      <w:delText>1.35%</w:delText>
                    </w:r>
                  </w:del>
                </w:p>
              </w:tc>
            </w:tr>
            <w:tr w:rsidR="00766B05" w14:paraId="2705458D" w14:textId="77777777" w:rsidTr="00766B05">
              <w:tblPrEx>
                <w:tblLook w:val="04A0" w:firstRow="1" w:lastRow="0" w:firstColumn="1" w:lastColumn="0" w:noHBand="0" w:noVBand="1"/>
                <w:tblPrExChange w:id="1270" w:author="Gannon, Hugh (Allianz Global Life)" w:date="2026-06-30T11:02:00Z" w16du:dateUtc="2026-06-30T10:02:00Z">
                  <w:tblPrEx>
                    <w:tblW w:w="3400" w:type="dxa"/>
                    <w:tblInd w:w="5" w:type="dxa"/>
                    <w:tblLook w:val="04A0" w:firstRow="1" w:lastRow="0" w:firstColumn="1" w:lastColumn="0" w:noHBand="0" w:noVBand="1"/>
                  </w:tblPrEx>
                </w:tblPrExChange>
              </w:tblPrEx>
              <w:trPr>
                <w:trHeight w:val="270"/>
                <w:ins w:id="1271" w:author="Gannon, Hugh (Allianz Global Life)" w:date="2026-06-30T11:02:00Z"/>
                <w:trPrChange w:id="1272" w:author="Gannon, Hugh (Allianz Global Life)" w:date="2026-06-30T11:02:00Z" w16du:dateUtc="2026-06-30T10:02:00Z">
                  <w:trPr>
                    <w:gridBefore w:val="1"/>
                    <w:gridAfter w:val="0"/>
                    <w:wAfter w:w="615" w:type="dxa"/>
                    <w:trHeight w:val="270"/>
                  </w:trPr>
                </w:trPrChange>
              </w:trPr>
              <w:tc>
                <w:tcPr>
                  <w:tcW w:w="2144" w:type="dxa"/>
                  <w:gridSpan w:val="2"/>
                  <w:tcBorders>
                    <w:top w:val="single" w:sz="8" w:space="0" w:color="auto"/>
                    <w:left w:val="single" w:sz="8" w:space="0" w:color="auto"/>
                    <w:bottom w:val="single" w:sz="8" w:space="0" w:color="auto"/>
                    <w:right w:val="single" w:sz="8" w:space="0" w:color="auto"/>
                  </w:tcBorders>
                  <w:vAlign w:val="center"/>
                  <w:hideMark/>
                  <w:tcPrChange w:id="1273" w:author="Gannon, Hugh (Allianz Global Life)" w:date="2026-06-30T11:02:00Z" w16du:dateUtc="2026-06-30T10:02:00Z">
                    <w:tcPr>
                      <w:tcW w:w="1740" w:type="dxa"/>
                      <w:tcBorders>
                        <w:top w:val="single" w:sz="8" w:space="0" w:color="auto"/>
                        <w:left w:val="single" w:sz="8" w:space="0" w:color="auto"/>
                        <w:bottom w:val="single" w:sz="8" w:space="0" w:color="auto"/>
                        <w:right w:val="single" w:sz="8" w:space="0" w:color="auto"/>
                      </w:tcBorders>
                      <w:vAlign w:val="center"/>
                      <w:hideMark/>
                    </w:tcPr>
                  </w:tcPrChange>
                </w:tcPr>
                <w:p w14:paraId="0AE7C213" w14:textId="77777777" w:rsidR="00766B05" w:rsidRDefault="00766B05" w:rsidP="00766B05">
                  <w:pPr>
                    <w:jc w:val="center"/>
                    <w:rPr>
                      <w:ins w:id="1274" w:author="Gannon, Hugh (Allianz Global Life)" w:date="2026-06-30T11:02:00Z" w16du:dateUtc="2026-06-30T10:02:00Z"/>
                      <w:rFonts w:ascii="Arial" w:hAnsi="Arial" w:cs="Arial"/>
                      <w:b/>
                      <w:bCs/>
                      <w:color w:val="000000"/>
                      <w:sz w:val="16"/>
                      <w:szCs w:val="16"/>
                      <w:lang w:val="en-US" w:eastAsia="en-US"/>
                    </w:rPr>
                  </w:pPr>
                  <w:ins w:id="1275" w:author="Gannon, Hugh (Allianz Global Life)" w:date="2026-06-30T11:02:00Z" w16du:dateUtc="2026-06-30T10:02:00Z">
                    <w:r>
                      <w:rPr>
                        <w:rFonts w:ascii="Arial" w:hAnsi="Arial" w:cs="Arial"/>
                        <w:b/>
                        <w:bCs/>
                        <w:color w:val="000000"/>
                        <w:sz w:val="16"/>
                        <w:szCs w:val="16"/>
                      </w:rPr>
                      <w:t>Product Code</w:t>
                    </w:r>
                  </w:ins>
                </w:p>
              </w:tc>
              <w:tc>
                <w:tcPr>
                  <w:tcW w:w="2126" w:type="dxa"/>
                  <w:gridSpan w:val="2"/>
                  <w:tcBorders>
                    <w:top w:val="single" w:sz="8" w:space="0" w:color="auto"/>
                    <w:left w:val="nil"/>
                    <w:bottom w:val="single" w:sz="8" w:space="0" w:color="auto"/>
                    <w:right w:val="single" w:sz="8" w:space="0" w:color="auto"/>
                  </w:tcBorders>
                  <w:vAlign w:val="center"/>
                  <w:hideMark/>
                  <w:tcPrChange w:id="1276" w:author="Gannon, Hugh (Allianz Global Life)" w:date="2026-06-30T11:02:00Z" w16du:dateUtc="2026-06-30T10:02:00Z">
                    <w:tcPr>
                      <w:tcW w:w="1660" w:type="dxa"/>
                      <w:gridSpan w:val="3"/>
                      <w:tcBorders>
                        <w:top w:val="single" w:sz="8" w:space="0" w:color="auto"/>
                        <w:left w:val="nil"/>
                        <w:bottom w:val="single" w:sz="8" w:space="0" w:color="auto"/>
                        <w:right w:val="single" w:sz="8" w:space="0" w:color="auto"/>
                      </w:tcBorders>
                      <w:vAlign w:val="center"/>
                      <w:hideMark/>
                    </w:tcPr>
                  </w:tcPrChange>
                </w:tcPr>
                <w:p w14:paraId="780D0853" w14:textId="77777777" w:rsidR="00766B05" w:rsidRDefault="00766B05" w:rsidP="00766B05">
                  <w:pPr>
                    <w:jc w:val="center"/>
                    <w:rPr>
                      <w:ins w:id="1277" w:author="Gannon, Hugh (Allianz Global Life)" w:date="2026-06-30T11:02:00Z" w16du:dateUtc="2026-06-30T10:02:00Z"/>
                      <w:rFonts w:ascii="Arial" w:hAnsi="Arial" w:cs="Arial"/>
                      <w:b/>
                      <w:bCs/>
                      <w:color w:val="000000"/>
                      <w:sz w:val="16"/>
                      <w:szCs w:val="16"/>
                    </w:rPr>
                  </w:pPr>
                  <w:ins w:id="1278" w:author="Gannon, Hugh (Allianz Global Life)" w:date="2026-06-30T11:02:00Z" w16du:dateUtc="2026-06-30T10:02:00Z">
                    <w:r>
                      <w:rPr>
                        <w:rFonts w:ascii="Arial" w:hAnsi="Arial" w:cs="Arial"/>
                        <w:b/>
                        <w:bCs/>
                        <w:color w:val="000000"/>
                        <w:sz w:val="16"/>
                        <w:szCs w:val="16"/>
                      </w:rPr>
                      <w:t>Admin Unit Charge</w:t>
                    </w:r>
                  </w:ins>
                </w:p>
              </w:tc>
            </w:tr>
            <w:tr w:rsidR="00766B05" w14:paraId="217D6A7C" w14:textId="77777777" w:rsidTr="00766B05">
              <w:tblPrEx>
                <w:tblLook w:val="04A0" w:firstRow="1" w:lastRow="0" w:firstColumn="1" w:lastColumn="0" w:noHBand="0" w:noVBand="1"/>
                <w:tblPrExChange w:id="1279" w:author="Gannon, Hugh (Allianz Global Life)" w:date="2026-06-30T11:02:00Z" w16du:dateUtc="2026-06-30T10:02:00Z">
                  <w:tblPrEx>
                    <w:tblW w:w="3400" w:type="dxa"/>
                    <w:tblInd w:w="5" w:type="dxa"/>
                    <w:tblLook w:val="04A0" w:firstRow="1" w:lastRow="0" w:firstColumn="1" w:lastColumn="0" w:noHBand="0" w:noVBand="1"/>
                  </w:tblPrEx>
                </w:tblPrExChange>
              </w:tblPrEx>
              <w:trPr>
                <w:trHeight w:val="270"/>
                <w:ins w:id="1280" w:author="Gannon, Hugh (Allianz Global Life)" w:date="2026-06-30T11:02:00Z"/>
                <w:trPrChange w:id="1281" w:author="Gannon, Hugh (Allianz Global Life)" w:date="2026-06-30T11:02:00Z" w16du:dateUtc="2026-06-30T10:02:00Z">
                  <w:trPr>
                    <w:gridBefore w:val="1"/>
                    <w:gridAfter w:val="0"/>
                    <w:wAfter w:w="615" w:type="dxa"/>
                    <w:trHeight w:val="270"/>
                  </w:trPr>
                </w:trPrChange>
              </w:trPr>
              <w:tc>
                <w:tcPr>
                  <w:tcW w:w="2144" w:type="dxa"/>
                  <w:gridSpan w:val="2"/>
                  <w:tcBorders>
                    <w:top w:val="nil"/>
                    <w:left w:val="single" w:sz="8" w:space="0" w:color="auto"/>
                    <w:bottom w:val="single" w:sz="8" w:space="0" w:color="auto"/>
                    <w:right w:val="single" w:sz="8" w:space="0" w:color="auto"/>
                  </w:tcBorders>
                  <w:noWrap/>
                  <w:vAlign w:val="center"/>
                  <w:hideMark/>
                  <w:tcPrChange w:id="1282" w:author="Gannon, Hugh (Allianz Global Life)" w:date="2026-06-30T11:02:00Z" w16du:dateUtc="2026-06-30T10:02:00Z">
                    <w:tcPr>
                      <w:tcW w:w="1740" w:type="dxa"/>
                      <w:tcBorders>
                        <w:top w:val="nil"/>
                        <w:left w:val="single" w:sz="8" w:space="0" w:color="auto"/>
                        <w:bottom w:val="single" w:sz="8" w:space="0" w:color="auto"/>
                        <w:right w:val="single" w:sz="8" w:space="0" w:color="auto"/>
                      </w:tcBorders>
                      <w:noWrap/>
                      <w:vAlign w:val="center"/>
                      <w:hideMark/>
                    </w:tcPr>
                  </w:tcPrChange>
                </w:tcPr>
                <w:p w14:paraId="1049ED32" w14:textId="77777777" w:rsidR="00766B05" w:rsidRDefault="00766B05" w:rsidP="00766B05">
                  <w:pPr>
                    <w:rPr>
                      <w:ins w:id="1283" w:author="Gannon, Hugh (Allianz Global Life)" w:date="2026-06-30T11:02:00Z" w16du:dateUtc="2026-06-30T10:02:00Z"/>
                      <w:rFonts w:ascii="Arial" w:hAnsi="Arial" w:cs="Arial"/>
                      <w:color w:val="000000"/>
                      <w:sz w:val="16"/>
                      <w:szCs w:val="16"/>
                    </w:rPr>
                  </w:pPr>
                  <w:ins w:id="1284" w:author="Gannon, Hugh (Allianz Global Life)" w:date="2026-06-30T11:02:00Z" w16du:dateUtc="2026-06-30T10:02:00Z">
                    <w:r>
                      <w:rPr>
                        <w:rFonts w:ascii="Arial" w:hAnsi="Arial" w:cs="Arial"/>
                        <w:color w:val="000000"/>
                        <w:sz w:val="16"/>
                        <w:szCs w:val="16"/>
                      </w:rPr>
                      <w:t>A1</w:t>
                    </w:r>
                  </w:ins>
                </w:p>
              </w:tc>
              <w:tc>
                <w:tcPr>
                  <w:tcW w:w="2126" w:type="dxa"/>
                  <w:gridSpan w:val="2"/>
                  <w:tcBorders>
                    <w:top w:val="nil"/>
                    <w:left w:val="nil"/>
                    <w:bottom w:val="single" w:sz="8" w:space="0" w:color="auto"/>
                    <w:right w:val="single" w:sz="8" w:space="0" w:color="auto"/>
                  </w:tcBorders>
                  <w:noWrap/>
                  <w:vAlign w:val="center"/>
                  <w:hideMark/>
                  <w:tcPrChange w:id="1285" w:author="Gannon, Hugh (Allianz Global Life)" w:date="2026-06-30T11:02:00Z" w16du:dateUtc="2026-06-30T10:02:00Z">
                    <w:tcPr>
                      <w:tcW w:w="1660" w:type="dxa"/>
                      <w:gridSpan w:val="3"/>
                      <w:tcBorders>
                        <w:top w:val="nil"/>
                        <w:left w:val="nil"/>
                        <w:bottom w:val="single" w:sz="8" w:space="0" w:color="auto"/>
                        <w:right w:val="single" w:sz="8" w:space="0" w:color="auto"/>
                      </w:tcBorders>
                      <w:noWrap/>
                      <w:vAlign w:val="center"/>
                      <w:hideMark/>
                    </w:tcPr>
                  </w:tcPrChange>
                </w:tcPr>
                <w:p w14:paraId="7F1D48C3" w14:textId="77777777" w:rsidR="00766B05" w:rsidRDefault="00766B05" w:rsidP="00766B05">
                  <w:pPr>
                    <w:jc w:val="center"/>
                    <w:rPr>
                      <w:ins w:id="1286" w:author="Gannon, Hugh (Allianz Global Life)" w:date="2026-06-30T11:02:00Z" w16du:dateUtc="2026-06-30T10:02:00Z"/>
                      <w:rFonts w:ascii="Arial" w:hAnsi="Arial" w:cs="Arial"/>
                      <w:color w:val="000000"/>
                      <w:sz w:val="16"/>
                      <w:szCs w:val="16"/>
                    </w:rPr>
                  </w:pPr>
                  <w:ins w:id="1287" w:author="Gannon, Hugh (Allianz Global Life)" w:date="2026-06-30T11:02:00Z" w16du:dateUtc="2026-06-30T10:02:00Z">
                    <w:r>
                      <w:rPr>
                        <w:rFonts w:ascii="Arial" w:hAnsi="Arial" w:cs="Arial"/>
                        <w:color w:val="000000"/>
                        <w:sz w:val="16"/>
                        <w:szCs w:val="16"/>
                      </w:rPr>
                      <w:t>0.45%</w:t>
                    </w:r>
                  </w:ins>
                </w:p>
              </w:tc>
            </w:tr>
            <w:tr w:rsidR="00766B05" w14:paraId="7F579C40" w14:textId="77777777" w:rsidTr="00766B05">
              <w:tblPrEx>
                <w:tblLook w:val="04A0" w:firstRow="1" w:lastRow="0" w:firstColumn="1" w:lastColumn="0" w:noHBand="0" w:noVBand="1"/>
                <w:tblPrExChange w:id="1288" w:author="Gannon, Hugh (Allianz Global Life)" w:date="2026-06-30T11:02:00Z" w16du:dateUtc="2026-06-30T10:02:00Z">
                  <w:tblPrEx>
                    <w:tblW w:w="3400" w:type="dxa"/>
                    <w:tblInd w:w="5" w:type="dxa"/>
                    <w:tblLook w:val="04A0" w:firstRow="1" w:lastRow="0" w:firstColumn="1" w:lastColumn="0" w:noHBand="0" w:noVBand="1"/>
                  </w:tblPrEx>
                </w:tblPrExChange>
              </w:tblPrEx>
              <w:trPr>
                <w:trHeight w:val="270"/>
                <w:ins w:id="1289" w:author="Gannon, Hugh (Allianz Global Life)" w:date="2026-06-30T11:02:00Z"/>
                <w:trPrChange w:id="1290" w:author="Gannon, Hugh (Allianz Global Life)" w:date="2026-06-30T11:02:00Z" w16du:dateUtc="2026-06-30T10:02:00Z">
                  <w:trPr>
                    <w:gridBefore w:val="1"/>
                    <w:gridAfter w:val="0"/>
                    <w:wAfter w:w="615" w:type="dxa"/>
                    <w:trHeight w:val="270"/>
                  </w:trPr>
                </w:trPrChange>
              </w:trPr>
              <w:tc>
                <w:tcPr>
                  <w:tcW w:w="2144" w:type="dxa"/>
                  <w:gridSpan w:val="2"/>
                  <w:tcBorders>
                    <w:top w:val="nil"/>
                    <w:left w:val="single" w:sz="8" w:space="0" w:color="auto"/>
                    <w:bottom w:val="single" w:sz="8" w:space="0" w:color="auto"/>
                    <w:right w:val="single" w:sz="8" w:space="0" w:color="auto"/>
                  </w:tcBorders>
                  <w:noWrap/>
                  <w:vAlign w:val="center"/>
                  <w:hideMark/>
                  <w:tcPrChange w:id="1291" w:author="Gannon, Hugh (Allianz Global Life)" w:date="2026-06-30T11:02:00Z" w16du:dateUtc="2026-06-30T10:02:00Z">
                    <w:tcPr>
                      <w:tcW w:w="1740" w:type="dxa"/>
                      <w:tcBorders>
                        <w:top w:val="nil"/>
                        <w:left w:val="single" w:sz="8" w:space="0" w:color="auto"/>
                        <w:bottom w:val="single" w:sz="8" w:space="0" w:color="auto"/>
                        <w:right w:val="single" w:sz="8" w:space="0" w:color="auto"/>
                      </w:tcBorders>
                      <w:noWrap/>
                      <w:vAlign w:val="center"/>
                      <w:hideMark/>
                    </w:tcPr>
                  </w:tcPrChange>
                </w:tcPr>
                <w:p w14:paraId="636AE472" w14:textId="77777777" w:rsidR="00766B05" w:rsidRDefault="00766B05" w:rsidP="00766B05">
                  <w:pPr>
                    <w:rPr>
                      <w:ins w:id="1292" w:author="Gannon, Hugh (Allianz Global Life)" w:date="2026-06-30T11:02:00Z" w16du:dateUtc="2026-06-30T10:02:00Z"/>
                      <w:rFonts w:ascii="Arial" w:hAnsi="Arial" w:cs="Arial"/>
                      <w:color w:val="000000"/>
                      <w:sz w:val="16"/>
                      <w:szCs w:val="16"/>
                    </w:rPr>
                  </w:pPr>
                  <w:ins w:id="1293" w:author="Gannon, Hugh (Allianz Global Life)" w:date="2026-06-30T11:02:00Z" w16du:dateUtc="2026-06-30T10:02:00Z">
                    <w:r>
                      <w:rPr>
                        <w:rFonts w:ascii="Arial" w:hAnsi="Arial" w:cs="Arial"/>
                        <w:color w:val="000000"/>
                        <w:sz w:val="16"/>
                        <w:szCs w:val="16"/>
                      </w:rPr>
                      <w:t>B1, B2, B3</w:t>
                    </w:r>
                  </w:ins>
                </w:p>
              </w:tc>
              <w:tc>
                <w:tcPr>
                  <w:tcW w:w="2126" w:type="dxa"/>
                  <w:gridSpan w:val="2"/>
                  <w:tcBorders>
                    <w:top w:val="nil"/>
                    <w:left w:val="nil"/>
                    <w:bottom w:val="single" w:sz="8" w:space="0" w:color="auto"/>
                    <w:right w:val="single" w:sz="8" w:space="0" w:color="auto"/>
                  </w:tcBorders>
                  <w:noWrap/>
                  <w:vAlign w:val="center"/>
                  <w:hideMark/>
                  <w:tcPrChange w:id="1294" w:author="Gannon, Hugh (Allianz Global Life)" w:date="2026-06-30T11:02:00Z" w16du:dateUtc="2026-06-30T10:02:00Z">
                    <w:tcPr>
                      <w:tcW w:w="1660" w:type="dxa"/>
                      <w:gridSpan w:val="3"/>
                      <w:tcBorders>
                        <w:top w:val="nil"/>
                        <w:left w:val="nil"/>
                        <w:bottom w:val="single" w:sz="8" w:space="0" w:color="auto"/>
                        <w:right w:val="single" w:sz="8" w:space="0" w:color="auto"/>
                      </w:tcBorders>
                      <w:noWrap/>
                      <w:vAlign w:val="center"/>
                      <w:hideMark/>
                    </w:tcPr>
                  </w:tcPrChange>
                </w:tcPr>
                <w:p w14:paraId="16CADB9C" w14:textId="77777777" w:rsidR="00766B05" w:rsidRDefault="00766B05" w:rsidP="00766B05">
                  <w:pPr>
                    <w:jc w:val="center"/>
                    <w:rPr>
                      <w:ins w:id="1295" w:author="Gannon, Hugh (Allianz Global Life)" w:date="2026-06-30T11:02:00Z" w16du:dateUtc="2026-06-30T10:02:00Z"/>
                      <w:rFonts w:ascii="Arial" w:hAnsi="Arial" w:cs="Arial"/>
                      <w:color w:val="000000"/>
                      <w:sz w:val="16"/>
                      <w:szCs w:val="16"/>
                    </w:rPr>
                  </w:pPr>
                  <w:ins w:id="1296" w:author="Gannon, Hugh (Allianz Global Life)" w:date="2026-06-30T11:02:00Z" w16du:dateUtc="2026-06-30T10:02:00Z">
                    <w:r>
                      <w:rPr>
                        <w:rFonts w:ascii="Arial" w:hAnsi="Arial" w:cs="Arial"/>
                        <w:color w:val="000000"/>
                        <w:sz w:val="16"/>
                        <w:szCs w:val="16"/>
                      </w:rPr>
                      <w:t>0.70%</w:t>
                    </w:r>
                  </w:ins>
                </w:p>
              </w:tc>
            </w:tr>
            <w:tr w:rsidR="00766B05" w14:paraId="5B44086E" w14:textId="77777777" w:rsidTr="00766B05">
              <w:tblPrEx>
                <w:tblLook w:val="04A0" w:firstRow="1" w:lastRow="0" w:firstColumn="1" w:lastColumn="0" w:noHBand="0" w:noVBand="1"/>
                <w:tblPrExChange w:id="1297" w:author="Gannon, Hugh (Allianz Global Life)" w:date="2026-06-30T11:02:00Z" w16du:dateUtc="2026-06-30T10:02:00Z">
                  <w:tblPrEx>
                    <w:tblW w:w="3400" w:type="dxa"/>
                    <w:tblInd w:w="5" w:type="dxa"/>
                    <w:tblLook w:val="04A0" w:firstRow="1" w:lastRow="0" w:firstColumn="1" w:lastColumn="0" w:noHBand="0" w:noVBand="1"/>
                  </w:tblPrEx>
                </w:tblPrExChange>
              </w:tblPrEx>
              <w:trPr>
                <w:trHeight w:val="270"/>
                <w:ins w:id="1298" w:author="Gannon, Hugh (Allianz Global Life)" w:date="2026-06-30T11:02:00Z"/>
                <w:trPrChange w:id="1299" w:author="Gannon, Hugh (Allianz Global Life)" w:date="2026-06-30T11:02:00Z" w16du:dateUtc="2026-06-30T10:02:00Z">
                  <w:trPr>
                    <w:gridBefore w:val="1"/>
                    <w:gridAfter w:val="0"/>
                    <w:wAfter w:w="615" w:type="dxa"/>
                    <w:trHeight w:val="270"/>
                  </w:trPr>
                </w:trPrChange>
              </w:trPr>
              <w:tc>
                <w:tcPr>
                  <w:tcW w:w="2144" w:type="dxa"/>
                  <w:gridSpan w:val="2"/>
                  <w:tcBorders>
                    <w:top w:val="nil"/>
                    <w:left w:val="single" w:sz="8" w:space="0" w:color="auto"/>
                    <w:bottom w:val="single" w:sz="8" w:space="0" w:color="auto"/>
                    <w:right w:val="single" w:sz="8" w:space="0" w:color="auto"/>
                  </w:tcBorders>
                  <w:noWrap/>
                  <w:vAlign w:val="center"/>
                  <w:hideMark/>
                  <w:tcPrChange w:id="1300" w:author="Gannon, Hugh (Allianz Global Life)" w:date="2026-06-30T11:02:00Z" w16du:dateUtc="2026-06-30T10:02:00Z">
                    <w:tcPr>
                      <w:tcW w:w="1740" w:type="dxa"/>
                      <w:tcBorders>
                        <w:top w:val="nil"/>
                        <w:left w:val="single" w:sz="8" w:space="0" w:color="auto"/>
                        <w:bottom w:val="single" w:sz="8" w:space="0" w:color="auto"/>
                        <w:right w:val="single" w:sz="8" w:space="0" w:color="auto"/>
                      </w:tcBorders>
                      <w:noWrap/>
                      <w:vAlign w:val="center"/>
                      <w:hideMark/>
                    </w:tcPr>
                  </w:tcPrChange>
                </w:tcPr>
                <w:p w14:paraId="5F12465F" w14:textId="77777777" w:rsidR="00766B05" w:rsidRDefault="00766B05" w:rsidP="00766B05">
                  <w:pPr>
                    <w:rPr>
                      <w:ins w:id="1301" w:author="Gannon, Hugh (Allianz Global Life)" w:date="2026-06-30T11:02:00Z" w16du:dateUtc="2026-06-30T10:02:00Z"/>
                      <w:rFonts w:ascii="Arial" w:hAnsi="Arial" w:cs="Arial"/>
                      <w:color w:val="000000"/>
                      <w:sz w:val="16"/>
                      <w:szCs w:val="16"/>
                    </w:rPr>
                  </w:pPr>
                  <w:ins w:id="1302" w:author="Gannon, Hugh (Allianz Global Life)" w:date="2026-06-30T11:02:00Z" w16du:dateUtc="2026-06-30T10:02:00Z">
                    <w:r>
                      <w:rPr>
                        <w:rFonts w:ascii="Arial" w:hAnsi="Arial" w:cs="Arial"/>
                        <w:color w:val="000000"/>
                        <w:sz w:val="16"/>
                        <w:szCs w:val="16"/>
                      </w:rPr>
                      <w:t>C1, C2, C3, C4, C5</w:t>
                    </w:r>
                  </w:ins>
                </w:p>
              </w:tc>
              <w:tc>
                <w:tcPr>
                  <w:tcW w:w="2126" w:type="dxa"/>
                  <w:gridSpan w:val="2"/>
                  <w:tcBorders>
                    <w:top w:val="nil"/>
                    <w:left w:val="nil"/>
                    <w:bottom w:val="single" w:sz="8" w:space="0" w:color="auto"/>
                    <w:right w:val="single" w:sz="8" w:space="0" w:color="auto"/>
                  </w:tcBorders>
                  <w:noWrap/>
                  <w:vAlign w:val="center"/>
                  <w:hideMark/>
                  <w:tcPrChange w:id="1303" w:author="Gannon, Hugh (Allianz Global Life)" w:date="2026-06-30T11:02:00Z" w16du:dateUtc="2026-06-30T10:02:00Z">
                    <w:tcPr>
                      <w:tcW w:w="1660" w:type="dxa"/>
                      <w:gridSpan w:val="3"/>
                      <w:tcBorders>
                        <w:top w:val="nil"/>
                        <w:left w:val="nil"/>
                        <w:bottom w:val="single" w:sz="8" w:space="0" w:color="auto"/>
                        <w:right w:val="single" w:sz="8" w:space="0" w:color="auto"/>
                      </w:tcBorders>
                      <w:noWrap/>
                      <w:vAlign w:val="center"/>
                      <w:hideMark/>
                    </w:tcPr>
                  </w:tcPrChange>
                </w:tcPr>
                <w:p w14:paraId="5B22A5EB" w14:textId="77777777" w:rsidR="00766B05" w:rsidRDefault="00766B05" w:rsidP="00766B05">
                  <w:pPr>
                    <w:jc w:val="center"/>
                    <w:rPr>
                      <w:ins w:id="1304" w:author="Gannon, Hugh (Allianz Global Life)" w:date="2026-06-30T11:02:00Z" w16du:dateUtc="2026-06-30T10:02:00Z"/>
                      <w:rFonts w:ascii="Arial" w:hAnsi="Arial" w:cs="Arial"/>
                      <w:color w:val="000000"/>
                      <w:sz w:val="16"/>
                      <w:szCs w:val="16"/>
                    </w:rPr>
                  </w:pPr>
                  <w:ins w:id="1305" w:author="Gannon, Hugh (Allianz Global Life)" w:date="2026-06-30T11:02:00Z" w16du:dateUtc="2026-06-30T10:02:00Z">
                    <w:r>
                      <w:rPr>
                        <w:rFonts w:ascii="Arial" w:hAnsi="Arial" w:cs="Arial"/>
                        <w:color w:val="000000"/>
                        <w:sz w:val="16"/>
                        <w:szCs w:val="16"/>
                      </w:rPr>
                      <w:t>0.95%</w:t>
                    </w:r>
                  </w:ins>
                </w:p>
              </w:tc>
            </w:tr>
            <w:tr w:rsidR="00766B05" w14:paraId="2C7B777C" w14:textId="77777777" w:rsidTr="00766B05">
              <w:tblPrEx>
                <w:tblLook w:val="04A0" w:firstRow="1" w:lastRow="0" w:firstColumn="1" w:lastColumn="0" w:noHBand="0" w:noVBand="1"/>
                <w:tblPrExChange w:id="1306" w:author="Gannon, Hugh (Allianz Global Life)" w:date="2026-06-30T11:02:00Z" w16du:dateUtc="2026-06-30T10:02:00Z">
                  <w:tblPrEx>
                    <w:tblW w:w="3400" w:type="dxa"/>
                    <w:tblInd w:w="5" w:type="dxa"/>
                    <w:tblLook w:val="04A0" w:firstRow="1" w:lastRow="0" w:firstColumn="1" w:lastColumn="0" w:noHBand="0" w:noVBand="1"/>
                  </w:tblPrEx>
                </w:tblPrExChange>
              </w:tblPrEx>
              <w:trPr>
                <w:trHeight w:val="270"/>
                <w:ins w:id="1307" w:author="Gannon, Hugh (Allianz Global Life)" w:date="2026-06-30T11:02:00Z"/>
                <w:trPrChange w:id="1308" w:author="Gannon, Hugh (Allianz Global Life)" w:date="2026-06-30T11:02:00Z" w16du:dateUtc="2026-06-30T10:02:00Z">
                  <w:trPr>
                    <w:gridBefore w:val="1"/>
                    <w:gridAfter w:val="0"/>
                    <w:wAfter w:w="615" w:type="dxa"/>
                    <w:trHeight w:val="270"/>
                  </w:trPr>
                </w:trPrChange>
              </w:trPr>
              <w:tc>
                <w:tcPr>
                  <w:tcW w:w="2144" w:type="dxa"/>
                  <w:gridSpan w:val="2"/>
                  <w:tcBorders>
                    <w:top w:val="nil"/>
                    <w:left w:val="single" w:sz="8" w:space="0" w:color="auto"/>
                    <w:bottom w:val="single" w:sz="8" w:space="0" w:color="auto"/>
                    <w:right w:val="single" w:sz="8" w:space="0" w:color="auto"/>
                  </w:tcBorders>
                  <w:noWrap/>
                  <w:vAlign w:val="center"/>
                  <w:hideMark/>
                  <w:tcPrChange w:id="1309" w:author="Gannon, Hugh (Allianz Global Life)" w:date="2026-06-30T11:02:00Z" w16du:dateUtc="2026-06-30T10:02:00Z">
                    <w:tcPr>
                      <w:tcW w:w="1740" w:type="dxa"/>
                      <w:tcBorders>
                        <w:top w:val="nil"/>
                        <w:left w:val="single" w:sz="8" w:space="0" w:color="auto"/>
                        <w:bottom w:val="single" w:sz="8" w:space="0" w:color="auto"/>
                        <w:right w:val="single" w:sz="8" w:space="0" w:color="auto"/>
                      </w:tcBorders>
                      <w:noWrap/>
                      <w:vAlign w:val="center"/>
                      <w:hideMark/>
                    </w:tcPr>
                  </w:tcPrChange>
                </w:tcPr>
                <w:p w14:paraId="5C04388E" w14:textId="77777777" w:rsidR="00766B05" w:rsidRDefault="00766B05" w:rsidP="00766B05">
                  <w:pPr>
                    <w:rPr>
                      <w:ins w:id="1310" w:author="Gannon, Hugh (Allianz Global Life)" w:date="2026-06-30T11:02:00Z" w16du:dateUtc="2026-06-30T10:02:00Z"/>
                      <w:rFonts w:ascii="Arial" w:hAnsi="Arial" w:cs="Arial"/>
                      <w:color w:val="000000"/>
                      <w:sz w:val="16"/>
                      <w:szCs w:val="16"/>
                    </w:rPr>
                  </w:pPr>
                  <w:ins w:id="1311" w:author="Gannon, Hugh (Allianz Global Life)" w:date="2026-06-30T11:02:00Z" w16du:dateUtc="2026-06-30T10:02:00Z">
                    <w:r>
                      <w:rPr>
                        <w:rFonts w:ascii="Arial" w:hAnsi="Arial" w:cs="Arial"/>
                        <w:color w:val="000000"/>
                        <w:sz w:val="16"/>
                        <w:szCs w:val="16"/>
                      </w:rPr>
                      <w:t>D1, D2, D3, D4, D5, D6</w:t>
                    </w:r>
                  </w:ins>
                </w:p>
              </w:tc>
              <w:tc>
                <w:tcPr>
                  <w:tcW w:w="2126" w:type="dxa"/>
                  <w:gridSpan w:val="2"/>
                  <w:tcBorders>
                    <w:top w:val="nil"/>
                    <w:left w:val="nil"/>
                    <w:bottom w:val="single" w:sz="8" w:space="0" w:color="auto"/>
                    <w:right w:val="single" w:sz="8" w:space="0" w:color="auto"/>
                  </w:tcBorders>
                  <w:noWrap/>
                  <w:vAlign w:val="center"/>
                  <w:hideMark/>
                  <w:tcPrChange w:id="1312" w:author="Gannon, Hugh (Allianz Global Life)" w:date="2026-06-30T11:02:00Z" w16du:dateUtc="2026-06-30T10:02:00Z">
                    <w:tcPr>
                      <w:tcW w:w="1660" w:type="dxa"/>
                      <w:gridSpan w:val="3"/>
                      <w:tcBorders>
                        <w:top w:val="nil"/>
                        <w:left w:val="nil"/>
                        <w:bottom w:val="single" w:sz="8" w:space="0" w:color="auto"/>
                        <w:right w:val="single" w:sz="8" w:space="0" w:color="auto"/>
                      </w:tcBorders>
                      <w:noWrap/>
                      <w:vAlign w:val="center"/>
                      <w:hideMark/>
                    </w:tcPr>
                  </w:tcPrChange>
                </w:tcPr>
                <w:p w14:paraId="28FA7C33" w14:textId="77777777" w:rsidR="00766B05" w:rsidRDefault="00766B05" w:rsidP="00766B05">
                  <w:pPr>
                    <w:jc w:val="center"/>
                    <w:rPr>
                      <w:ins w:id="1313" w:author="Gannon, Hugh (Allianz Global Life)" w:date="2026-06-30T11:02:00Z" w16du:dateUtc="2026-06-30T10:02:00Z"/>
                      <w:rFonts w:ascii="Arial" w:hAnsi="Arial" w:cs="Arial"/>
                      <w:color w:val="000000"/>
                      <w:sz w:val="16"/>
                      <w:szCs w:val="16"/>
                    </w:rPr>
                  </w:pPr>
                  <w:ins w:id="1314" w:author="Gannon, Hugh (Allianz Global Life)" w:date="2026-06-30T11:02:00Z" w16du:dateUtc="2026-06-30T10:02:00Z">
                    <w:r>
                      <w:rPr>
                        <w:rFonts w:ascii="Arial" w:hAnsi="Arial" w:cs="Arial"/>
                        <w:color w:val="000000"/>
                        <w:sz w:val="16"/>
                        <w:szCs w:val="16"/>
                      </w:rPr>
                      <w:t>1.20%</w:t>
                    </w:r>
                  </w:ins>
                </w:p>
              </w:tc>
            </w:tr>
            <w:tr w:rsidR="00766B05" w14:paraId="6D0B6C56" w14:textId="77777777" w:rsidTr="00766B05">
              <w:tblPrEx>
                <w:tblLook w:val="04A0" w:firstRow="1" w:lastRow="0" w:firstColumn="1" w:lastColumn="0" w:noHBand="0" w:noVBand="1"/>
                <w:tblPrExChange w:id="1315" w:author="Gannon, Hugh (Allianz Global Life)" w:date="2026-06-30T11:02:00Z" w16du:dateUtc="2026-06-30T10:02:00Z">
                  <w:tblPrEx>
                    <w:tblW w:w="3400" w:type="dxa"/>
                    <w:tblInd w:w="5" w:type="dxa"/>
                    <w:tblLook w:val="04A0" w:firstRow="1" w:lastRow="0" w:firstColumn="1" w:lastColumn="0" w:noHBand="0" w:noVBand="1"/>
                  </w:tblPrEx>
                </w:tblPrExChange>
              </w:tblPrEx>
              <w:trPr>
                <w:trHeight w:val="270"/>
                <w:ins w:id="1316" w:author="Gannon, Hugh (Allianz Global Life)" w:date="2026-06-30T11:02:00Z"/>
                <w:trPrChange w:id="1317" w:author="Gannon, Hugh (Allianz Global Life)" w:date="2026-06-30T11:02:00Z" w16du:dateUtc="2026-06-30T10:02:00Z">
                  <w:trPr>
                    <w:gridBefore w:val="1"/>
                    <w:gridAfter w:val="0"/>
                    <w:wAfter w:w="615" w:type="dxa"/>
                    <w:trHeight w:val="270"/>
                  </w:trPr>
                </w:trPrChange>
              </w:trPr>
              <w:tc>
                <w:tcPr>
                  <w:tcW w:w="2144" w:type="dxa"/>
                  <w:gridSpan w:val="2"/>
                  <w:tcBorders>
                    <w:top w:val="nil"/>
                    <w:left w:val="single" w:sz="8" w:space="0" w:color="auto"/>
                    <w:bottom w:val="single" w:sz="8" w:space="0" w:color="auto"/>
                    <w:right w:val="single" w:sz="8" w:space="0" w:color="auto"/>
                  </w:tcBorders>
                  <w:noWrap/>
                  <w:vAlign w:val="center"/>
                  <w:hideMark/>
                  <w:tcPrChange w:id="1318" w:author="Gannon, Hugh (Allianz Global Life)" w:date="2026-06-30T11:02:00Z" w16du:dateUtc="2026-06-30T10:02:00Z">
                    <w:tcPr>
                      <w:tcW w:w="1740" w:type="dxa"/>
                      <w:tcBorders>
                        <w:top w:val="nil"/>
                        <w:left w:val="single" w:sz="8" w:space="0" w:color="auto"/>
                        <w:bottom w:val="single" w:sz="8" w:space="0" w:color="auto"/>
                        <w:right w:val="single" w:sz="8" w:space="0" w:color="auto"/>
                      </w:tcBorders>
                      <w:noWrap/>
                      <w:vAlign w:val="center"/>
                      <w:hideMark/>
                    </w:tcPr>
                  </w:tcPrChange>
                </w:tcPr>
                <w:p w14:paraId="17A3AA6A" w14:textId="77777777" w:rsidR="00766B05" w:rsidRDefault="00766B05" w:rsidP="00766B05">
                  <w:pPr>
                    <w:rPr>
                      <w:ins w:id="1319" w:author="Gannon, Hugh (Allianz Global Life)" w:date="2026-06-30T11:02:00Z" w16du:dateUtc="2026-06-30T10:02:00Z"/>
                      <w:rFonts w:ascii="Arial" w:hAnsi="Arial" w:cs="Arial"/>
                      <w:color w:val="000000"/>
                      <w:sz w:val="16"/>
                      <w:szCs w:val="16"/>
                    </w:rPr>
                  </w:pPr>
                  <w:ins w:id="1320" w:author="Gannon, Hugh (Allianz Global Life)" w:date="2026-06-30T11:02:00Z" w16du:dateUtc="2026-06-30T10:02:00Z">
                    <w:r>
                      <w:rPr>
                        <w:rFonts w:ascii="Arial" w:hAnsi="Arial" w:cs="Arial"/>
                        <w:color w:val="000000"/>
                        <w:sz w:val="16"/>
                        <w:szCs w:val="16"/>
                      </w:rPr>
                      <w:t>E1, E2, E3, E4, E5, E6</w:t>
                    </w:r>
                  </w:ins>
                </w:p>
              </w:tc>
              <w:tc>
                <w:tcPr>
                  <w:tcW w:w="2126" w:type="dxa"/>
                  <w:gridSpan w:val="2"/>
                  <w:tcBorders>
                    <w:top w:val="nil"/>
                    <w:left w:val="nil"/>
                    <w:bottom w:val="single" w:sz="8" w:space="0" w:color="auto"/>
                    <w:right w:val="single" w:sz="8" w:space="0" w:color="auto"/>
                  </w:tcBorders>
                  <w:noWrap/>
                  <w:vAlign w:val="center"/>
                  <w:hideMark/>
                  <w:tcPrChange w:id="1321" w:author="Gannon, Hugh (Allianz Global Life)" w:date="2026-06-30T11:02:00Z" w16du:dateUtc="2026-06-30T10:02:00Z">
                    <w:tcPr>
                      <w:tcW w:w="1660" w:type="dxa"/>
                      <w:gridSpan w:val="3"/>
                      <w:tcBorders>
                        <w:top w:val="nil"/>
                        <w:left w:val="nil"/>
                        <w:bottom w:val="single" w:sz="8" w:space="0" w:color="auto"/>
                        <w:right w:val="single" w:sz="8" w:space="0" w:color="auto"/>
                      </w:tcBorders>
                      <w:noWrap/>
                      <w:vAlign w:val="center"/>
                      <w:hideMark/>
                    </w:tcPr>
                  </w:tcPrChange>
                </w:tcPr>
                <w:p w14:paraId="7CCD5A3A" w14:textId="77777777" w:rsidR="00766B05" w:rsidRDefault="00766B05" w:rsidP="00766B05">
                  <w:pPr>
                    <w:jc w:val="center"/>
                    <w:rPr>
                      <w:ins w:id="1322" w:author="Gannon, Hugh (Allianz Global Life)" w:date="2026-06-30T11:02:00Z" w16du:dateUtc="2026-06-30T10:02:00Z"/>
                      <w:rFonts w:ascii="Arial" w:hAnsi="Arial" w:cs="Arial"/>
                      <w:color w:val="000000"/>
                      <w:sz w:val="16"/>
                      <w:szCs w:val="16"/>
                    </w:rPr>
                  </w:pPr>
                  <w:ins w:id="1323" w:author="Gannon, Hugh (Allianz Global Life)" w:date="2026-06-30T11:02:00Z" w16du:dateUtc="2026-06-30T10:02:00Z">
                    <w:r>
                      <w:rPr>
                        <w:rFonts w:ascii="Arial" w:hAnsi="Arial" w:cs="Arial"/>
                        <w:color w:val="000000"/>
                        <w:sz w:val="16"/>
                        <w:szCs w:val="16"/>
                      </w:rPr>
                      <w:t>1.45%</w:t>
                    </w:r>
                  </w:ins>
                </w:p>
              </w:tc>
            </w:tr>
            <w:tr w:rsidR="00766B05" w14:paraId="06BBA460" w14:textId="77777777" w:rsidTr="00766B05">
              <w:tblPrEx>
                <w:tblLook w:val="04A0" w:firstRow="1" w:lastRow="0" w:firstColumn="1" w:lastColumn="0" w:noHBand="0" w:noVBand="1"/>
                <w:tblPrExChange w:id="1324" w:author="Gannon, Hugh (Allianz Global Life)" w:date="2026-06-30T11:02:00Z" w16du:dateUtc="2026-06-30T10:02:00Z">
                  <w:tblPrEx>
                    <w:tblW w:w="3400" w:type="dxa"/>
                    <w:tblInd w:w="5" w:type="dxa"/>
                    <w:tblLook w:val="04A0" w:firstRow="1" w:lastRow="0" w:firstColumn="1" w:lastColumn="0" w:noHBand="0" w:noVBand="1"/>
                  </w:tblPrEx>
                </w:tblPrExChange>
              </w:tblPrEx>
              <w:trPr>
                <w:trHeight w:val="270"/>
                <w:ins w:id="1325" w:author="Gannon, Hugh (Allianz Global Life)" w:date="2026-06-30T11:02:00Z"/>
                <w:trPrChange w:id="1326" w:author="Gannon, Hugh (Allianz Global Life)" w:date="2026-06-30T11:02:00Z" w16du:dateUtc="2026-06-30T10:02:00Z">
                  <w:trPr>
                    <w:gridBefore w:val="1"/>
                    <w:gridAfter w:val="0"/>
                    <w:wAfter w:w="615" w:type="dxa"/>
                    <w:trHeight w:val="270"/>
                  </w:trPr>
                </w:trPrChange>
              </w:trPr>
              <w:tc>
                <w:tcPr>
                  <w:tcW w:w="2144" w:type="dxa"/>
                  <w:gridSpan w:val="2"/>
                  <w:tcBorders>
                    <w:top w:val="nil"/>
                    <w:left w:val="single" w:sz="8" w:space="0" w:color="auto"/>
                    <w:bottom w:val="single" w:sz="8" w:space="0" w:color="auto"/>
                    <w:right w:val="single" w:sz="8" w:space="0" w:color="auto"/>
                  </w:tcBorders>
                  <w:noWrap/>
                  <w:vAlign w:val="center"/>
                  <w:hideMark/>
                  <w:tcPrChange w:id="1327" w:author="Gannon, Hugh (Allianz Global Life)" w:date="2026-06-30T11:02:00Z" w16du:dateUtc="2026-06-30T10:02:00Z">
                    <w:tcPr>
                      <w:tcW w:w="1740" w:type="dxa"/>
                      <w:tcBorders>
                        <w:top w:val="nil"/>
                        <w:left w:val="single" w:sz="8" w:space="0" w:color="auto"/>
                        <w:bottom w:val="single" w:sz="8" w:space="0" w:color="auto"/>
                        <w:right w:val="single" w:sz="8" w:space="0" w:color="auto"/>
                      </w:tcBorders>
                      <w:noWrap/>
                      <w:vAlign w:val="center"/>
                      <w:hideMark/>
                    </w:tcPr>
                  </w:tcPrChange>
                </w:tcPr>
                <w:p w14:paraId="6A481673" w14:textId="77777777" w:rsidR="00766B05" w:rsidRDefault="00766B05" w:rsidP="00766B05">
                  <w:pPr>
                    <w:rPr>
                      <w:ins w:id="1328" w:author="Gannon, Hugh (Allianz Global Life)" w:date="2026-06-30T11:02:00Z" w16du:dateUtc="2026-06-30T10:02:00Z"/>
                      <w:rFonts w:ascii="Arial" w:hAnsi="Arial" w:cs="Arial"/>
                      <w:color w:val="000000"/>
                      <w:sz w:val="16"/>
                      <w:szCs w:val="16"/>
                    </w:rPr>
                  </w:pPr>
                  <w:ins w:id="1329" w:author="Gannon, Hugh (Allianz Global Life)" w:date="2026-06-30T11:02:00Z" w16du:dateUtc="2026-06-30T10:02:00Z">
                    <w:r>
                      <w:rPr>
                        <w:rFonts w:ascii="Arial" w:hAnsi="Arial" w:cs="Arial"/>
                        <w:color w:val="000000"/>
                        <w:sz w:val="16"/>
                        <w:szCs w:val="16"/>
                      </w:rPr>
                      <w:t>J1, J2, J3, J4</w:t>
                    </w:r>
                  </w:ins>
                </w:p>
              </w:tc>
              <w:tc>
                <w:tcPr>
                  <w:tcW w:w="2126" w:type="dxa"/>
                  <w:gridSpan w:val="2"/>
                  <w:tcBorders>
                    <w:top w:val="nil"/>
                    <w:left w:val="nil"/>
                    <w:bottom w:val="single" w:sz="8" w:space="0" w:color="auto"/>
                    <w:right w:val="single" w:sz="8" w:space="0" w:color="auto"/>
                  </w:tcBorders>
                  <w:noWrap/>
                  <w:vAlign w:val="center"/>
                  <w:hideMark/>
                  <w:tcPrChange w:id="1330" w:author="Gannon, Hugh (Allianz Global Life)" w:date="2026-06-30T11:02:00Z" w16du:dateUtc="2026-06-30T10:02:00Z">
                    <w:tcPr>
                      <w:tcW w:w="1660" w:type="dxa"/>
                      <w:gridSpan w:val="3"/>
                      <w:tcBorders>
                        <w:top w:val="nil"/>
                        <w:left w:val="nil"/>
                        <w:bottom w:val="single" w:sz="8" w:space="0" w:color="auto"/>
                        <w:right w:val="single" w:sz="8" w:space="0" w:color="auto"/>
                      </w:tcBorders>
                      <w:noWrap/>
                      <w:vAlign w:val="center"/>
                      <w:hideMark/>
                    </w:tcPr>
                  </w:tcPrChange>
                </w:tcPr>
                <w:p w14:paraId="6A9239AD" w14:textId="77777777" w:rsidR="00766B05" w:rsidRDefault="00766B05" w:rsidP="00766B05">
                  <w:pPr>
                    <w:jc w:val="center"/>
                    <w:rPr>
                      <w:ins w:id="1331" w:author="Gannon, Hugh (Allianz Global Life)" w:date="2026-06-30T11:02:00Z" w16du:dateUtc="2026-06-30T10:02:00Z"/>
                      <w:rFonts w:ascii="Arial" w:hAnsi="Arial" w:cs="Arial"/>
                      <w:color w:val="000000"/>
                      <w:sz w:val="16"/>
                      <w:szCs w:val="16"/>
                    </w:rPr>
                  </w:pPr>
                  <w:ins w:id="1332" w:author="Gannon, Hugh (Allianz Global Life)" w:date="2026-06-30T11:02:00Z" w16du:dateUtc="2026-06-30T10:02:00Z">
                    <w:r>
                      <w:rPr>
                        <w:rFonts w:ascii="Arial" w:hAnsi="Arial" w:cs="Arial"/>
                        <w:color w:val="000000"/>
                        <w:sz w:val="16"/>
                        <w:szCs w:val="16"/>
                      </w:rPr>
                      <w:t>1.45%</w:t>
                    </w:r>
                  </w:ins>
                </w:p>
              </w:tc>
            </w:tr>
            <w:tr w:rsidR="00766B05" w14:paraId="21664424" w14:textId="77777777" w:rsidTr="00766B05">
              <w:tblPrEx>
                <w:tblLook w:val="04A0" w:firstRow="1" w:lastRow="0" w:firstColumn="1" w:lastColumn="0" w:noHBand="0" w:noVBand="1"/>
                <w:tblPrExChange w:id="1333" w:author="Gannon, Hugh (Allianz Global Life)" w:date="2026-06-30T11:02:00Z" w16du:dateUtc="2026-06-30T10:02:00Z">
                  <w:tblPrEx>
                    <w:tblW w:w="3400" w:type="dxa"/>
                    <w:tblInd w:w="5" w:type="dxa"/>
                    <w:tblLook w:val="04A0" w:firstRow="1" w:lastRow="0" w:firstColumn="1" w:lastColumn="0" w:noHBand="0" w:noVBand="1"/>
                  </w:tblPrEx>
                </w:tblPrExChange>
              </w:tblPrEx>
              <w:trPr>
                <w:trHeight w:val="270"/>
                <w:ins w:id="1334" w:author="Gannon, Hugh (Allianz Global Life)" w:date="2026-06-30T11:02:00Z"/>
                <w:trPrChange w:id="1335" w:author="Gannon, Hugh (Allianz Global Life)" w:date="2026-06-30T11:02:00Z" w16du:dateUtc="2026-06-30T10:02:00Z">
                  <w:trPr>
                    <w:gridBefore w:val="1"/>
                    <w:gridAfter w:val="0"/>
                    <w:wAfter w:w="615" w:type="dxa"/>
                    <w:trHeight w:val="270"/>
                  </w:trPr>
                </w:trPrChange>
              </w:trPr>
              <w:tc>
                <w:tcPr>
                  <w:tcW w:w="2144" w:type="dxa"/>
                  <w:gridSpan w:val="2"/>
                  <w:tcBorders>
                    <w:top w:val="nil"/>
                    <w:left w:val="single" w:sz="8" w:space="0" w:color="auto"/>
                    <w:bottom w:val="single" w:sz="8" w:space="0" w:color="auto"/>
                    <w:right w:val="single" w:sz="8" w:space="0" w:color="auto"/>
                  </w:tcBorders>
                  <w:noWrap/>
                  <w:vAlign w:val="center"/>
                  <w:hideMark/>
                  <w:tcPrChange w:id="1336" w:author="Gannon, Hugh (Allianz Global Life)" w:date="2026-06-30T11:02:00Z" w16du:dateUtc="2026-06-30T10:02:00Z">
                    <w:tcPr>
                      <w:tcW w:w="1740" w:type="dxa"/>
                      <w:tcBorders>
                        <w:top w:val="nil"/>
                        <w:left w:val="single" w:sz="8" w:space="0" w:color="auto"/>
                        <w:bottom w:val="single" w:sz="8" w:space="0" w:color="auto"/>
                        <w:right w:val="single" w:sz="8" w:space="0" w:color="auto"/>
                      </w:tcBorders>
                      <w:noWrap/>
                      <w:vAlign w:val="center"/>
                      <w:hideMark/>
                    </w:tcPr>
                  </w:tcPrChange>
                </w:tcPr>
                <w:p w14:paraId="679DBA62" w14:textId="77777777" w:rsidR="00766B05" w:rsidRDefault="00766B05" w:rsidP="00766B05">
                  <w:pPr>
                    <w:rPr>
                      <w:ins w:id="1337" w:author="Gannon, Hugh (Allianz Global Life)" w:date="2026-06-30T11:02:00Z" w16du:dateUtc="2026-06-30T10:02:00Z"/>
                      <w:rFonts w:ascii="Arial" w:hAnsi="Arial" w:cs="Arial"/>
                      <w:color w:val="000000"/>
                      <w:sz w:val="16"/>
                      <w:szCs w:val="16"/>
                    </w:rPr>
                  </w:pPr>
                  <w:ins w:id="1338" w:author="Gannon, Hugh (Allianz Global Life)" w:date="2026-06-30T11:02:00Z" w16du:dateUtc="2026-06-30T10:02:00Z">
                    <w:r>
                      <w:rPr>
                        <w:rFonts w:ascii="Arial" w:hAnsi="Arial" w:cs="Arial"/>
                        <w:color w:val="000000"/>
                        <w:sz w:val="16"/>
                        <w:szCs w:val="16"/>
                      </w:rPr>
                      <w:t>F1, F2</w:t>
                    </w:r>
                  </w:ins>
                </w:p>
              </w:tc>
              <w:tc>
                <w:tcPr>
                  <w:tcW w:w="2126" w:type="dxa"/>
                  <w:gridSpan w:val="2"/>
                  <w:tcBorders>
                    <w:top w:val="nil"/>
                    <w:left w:val="nil"/>
                    <w:bottom w:val="single" w:sz="8" w:space="0" w:color="auto"/>
                    <w:right w:val="single" w:sz="8" w:space="0" w:color="auto"/>
                  </w:tcBorders>
                  <w:noWrap/>
                  <w:vAlign w:val="center"/>
                  <w:hideMark/>
                  <w:tcPrChange w:id="1339" w:author="Gannon, Hugh (Allianz Global Life)" w:date="2026-06-30T11:02:00Z" w16du:dateUtc="2026-06-30T10:02:00Z">
                    <w:tcPr>
                      <w:tcW w:w="1660" w:type="dxa"/>
                      <w:gridSpan w:val="3"/>
                      <w:tcBorders>
                        <w:top w:val="nil"/>
                        <w:left w:val="nil"/>
                        <w:bottom w:val="single" w:sz="8" w:space="0" w:color="auto"/>
                        <w:right w:val="single" w:sz="8" w:space="0" w:color="auto"/>
                      </w:tcBorders>
                      <w:noWrap/>
                      <w:vAlign w:val="center"/>
                      <w:hideMark/>
                    </w:tcPr>
                  </w:tcPrChange>
                </w:tcPr>
                <w:p w14:paraId="290434B1" w14:textId="77777777" w:rsidR="00766B05" w:rsidRDefault="00766B05" w:rsidP="00766B05">
                  <w:pPr>
                    <w:jc w:val="center"/>
                    <w:rPr>
                      <w:ins w:id="1340" w:author="Gannon, Hugh (Allianz Global Life)" w:date="2026-06-30T11:02:00Z" w16du:dateUtc="2026-06-30T10:02:00Z"/>
                      <w:rFonts w:ascii="Arial" w:hAnsi="Arial" w:cs="Arial"/>
                      <w:color w:val="000000"/>
                      <w:sz w:val="16"/>
                      <w:szCs w:val="16"/>
                    </w:rPr>
                  </w:pPr>
                  <w:ins w:id="1341" w:author="Gannon, Hugh (Allianz Global Life)" w:date="2026-06-30T11:02:00Z" w16du:dateUtc="2026-06-30T10:02:00Z">
                    <w:r>
                      <w:rPr>
                        <w:rFonts w:ascii="Arial" w:hAnsi="Arial" w:cs="Arial"/>
                        <w:color w:val="000000"/>
                        <w:sz w:val="16"/>
                        <w:szCs w:val="16"/>
                      </w:rPr>
                      <w:t>0.70%</w:t>
                    </w:r>
                  </w:ins>
                </w:p>
              </w:tc>
            </w:tr>
            <w:tr w:rsidR="00766B05" w14:paraId="3C14B061" w14:textId="77777777" w:rsidTr="00766B05">
              <w:tblPrEx>
                <w:tblLook w:val="04A0" w:firstRow="1" w:lastRow="0" w:firstColumn="1" w:lastColumn="0" w:noHBand="0" w:noVBand="1"/>
                <w:tblPrExChange w:id="1342" w:author="Gannon, Hugh (Allianz Global Life)" w:date="2026-06-30T11:02:00Z" w16du:dateUtc="2026-06-30T10:02:00Z">
                  <w:tblPrEx>
                    <w:tblW w:w="3400" w:type="dxa"/>
                    <w:tblInd w:w="5" w:type="dxa"/>
                    <w:tblLook w:val="04A0" w:firstRow="1" w:lastRow="0" w:firstColumn="1" w:lastColumn="0" w:noHBand="0" w:noVBand="1"/>
                  </w:tblPrEx>
                </w:tblPrExChange>
              </w:tblPrEx>
              <w:trPr>
                <w:trHeight w:val="270"/>
                <w:ins w:id="1343" w:author="Gannon, Hugh (Allianz Global Life)" w:date="2026-06-30T11:02:00Z"/>
                <w:trPrChange w:id="1344" w:author="Gannon, Hugh (Allianz Global Life)" w:date="2026-06-30T11:02:00Z" w16du:dateUtc="2026-06-30T10:02:00Z">
                  <w:trPr>
                    <w:gridBefore w:val="1"/>
                    <w:gridAfter w:val="0"/>
                    <w:wAfter w:w="615" w:type="dxa"/>
                    <w:trHeight w:val="270"/>
                  </w:trPr>
                </w:trPrChange>
              </w:trPr>
              <w:tc>
                <w:tcPr>
                  <w:tcW w:w="2144" w:type="dxa"/>
                  <w:gridSpan w:val="2"/>
                  <w:tcBorders>
                    <w:top w:val="nil"/>
                    <w:left w:val="single" w:sz="8" w:space="0" w:color="auto"/>
                    <w:bottom w:val="single" w:sz="8" w:space="0" w:color="auto"/>
                    <w:right w:val="single" w:sz="8" w:space="0" w:color="auto"/>
                  </w:tcBorders>
                  <w:noWrap/>
                  <w:vAlign w:val="center"/>
                  <w:hideMark/>
                  <w:tcPrChange w:id="1345" w:author="Gannon, Hugh (Allianz Global Life)" w:date="2026-06-30T11:02:00Z" w16du:dateUtc="2026-06-30T10:02:00Z">
                    <w:tcPr>
                      <w:tcW w:w="1740" w:type="dxa"/>
                      <w:tcBorders>
                        <w:top w:val="nil"/>
                        <w:left w:val="single" w:sz="8" w:space="0" w:color="auto"/>
                        <w:bottom w:val="single" w:sz="8" w:space="0" w:color="auto"/>
                        <w:right w:val="single" w:sz="8" w:space="0" w:color="auto"/>
                      </w:tcBorders>
                      <w:noWrap/>
                      <w:vAlign w:val="center"/>
                      <w:hideMark/>
                    </w:tcPr>
                  </w:tcPrChange>
                </w:tcPr>
                <w:p w14:paraId="6B50EABF" w14:textId="77777777" w:rsidR="00766B05" w:rsidRDefault="00766B05" w:rsidP="00766B05">
                  <w:pPr>
                    <w:rPr>
                      <w:ins w:id="1346" w:author="Gannon, Hugh (Allianz Global Life)" w:date="2026-06-30T11:02:00Z" w16du:dateUtc="2026-06-30T10:02:00Z"/>
                      <w:rFonts w:ascii="Arial" w:hAnsi="Arial" w:cs="Arial"/>
                      <w:color w:val="000000"/>
                      <w:sz w:val="16"/>
                      <w:szCs w:val="16"/>
                    </w:rPr>
                  </w:pPr>
                  <w:ins w:id="1347" w:author="Gannon, Hugh (Allianz Global Life)" w:date="2026-06-30T11:02:00Z" w16du:dateUtc="2026-06-30T10:02:00Z">
                    <w:r>
                      <w:rPr>
                        <w:rFonts w:ascii="Arial" w:hAnsi="Arial" w:cs="Arial"/>
                        <w:color w:val="000000"/>
                        <w:sz w:val="16"/>
                        <w:szCs w:val="16"/>
                      </w:rPr>
                      <w:t>G1, G2, G3, G4</w:t>
                    </w:r>
                  </w:ins>
                </w:p>
              </w:tc>
              <w:tc>
                <w:tcPr>
                  <w:tcW w:w="2126" w:type="dxa"/>
                  <w:gridSpan w:val="2"/>
                  <w:tcBorders>
                    <w:top w:val="nil"/>
                    <w:left w:val="nil"/>
                    <w:bottom w:val="single" w:sz="8" w:space="0" w:color="auto"/>
                    <w:right w:val="single" w:sz="8" w:space="0" w:color="auto"/>
                  </w:tcBorders>
                  <w:noWrap/>
                  <w:vAlign w:val="center"/>
                  <w:hideMark/>
                  <w:tcPrChange w:id="1348" w:author="Gannon, Hugh (Allianz Global Life)" w:date="2026-06-30T11:02:00Z" w16du:dateUtc="2026-06-30T10:02:00Z">
                    <w:tcPr>
                      <w:tcW w:w="1660" w:type="dxa"/>
                      <w:gridSpan w:val="3"/>
                      <w:tcBorders>
                        <w:top w:val="nil"/>
                        <w:left w:val="nil"/>
                        <w:bottom w:val="single" w:sz="8" w:space="0" w:color="auto"/>
                        <w:right w:val="single" w:sz="8" w:space="0" w:color="auto"/>
                      </w:tcBorders>
                      <w:noWrap/>
                      <w:vAlign w:val="center"/>
                      <w:hideMark/>
                    </w:tcPr>
                  </w:tcPrChange>
                </w:tcPr>
                <w:p w14:paraId="1A4AA124" w14:textId="77777777" w:rsidR="00766B05" w:rsidRDefault="00766B05" w:rsidP="00766B05">
                  <w:pPr>
                    <w:jc w:val="center"/>
                    <w:rPr>
                      <w:ins w:id="1349" w:author="Gannon, Hugh (Allianz Global Life)" w:date="2026-06-30T11:02:00Z" w16du:dateUtc="2026-06-30T10:02:00Z"/>
                      <w:rFonts w:ascii="Arial" w:hAnsi="Arial" w:cs="Arial"/>
                      <w:color w:val="000000"/>
                      <w:sz w:val="16"/>
                      <w:szCs w:val="16"/>
                    </w:rPr>
                  </w:pPr>
                  <w:ins w:id="1350" w:author="Gannon, Hugh (Allianz Global Life)" w:date="2026-06-30T11:02:00Z" w16du:dateUtc="2026-06-30T10:02:00Z">
                    <w:r>
                      <w:rPr>
                        <w:rFonts w:ascii="Arial" w:hAnsi="Arial" w:cs="Arial"/>
                        <w:color w:val="000000"/>
                        <w:sz w:val="16"/>
                        <w:szCs w:val="16"/>
                      </w:rPr>
                      <w:t>0.95%</w:t>
                    </w:r>
                  </w:ins>
                </w:p>
              </w:tc>
            </w:tr>
            <w:tr w:rsidR="00766B05" w14:paraId="202D3FF8" w14:textId="77777777" w:rsidTr="00766B05">
              <w:tblPrEx>
                <w:tblLook w:val="04A0" w:firstRow="1" w:lastRow="0" w:firstColumn="1" w:lastColumn="0" w:noHBand="0" w:noVBand="1"/>
                <w:tblPrExChange w:id="1351" w:author="Gannon, Hugh (Allianz Global Life)" w:date="2026-06-30T11:02:00Z" w16du:dateUtc="2026-06-30T10:02:00Z">
                  <w:tblPrEx>
                    <w:tblW w:w="3400" w:type="dxa"/>
                    <w:tblInd w:w="5" w:type="dxa"/>
                    <w:tblLook w:val="04A0" w:firstRow="1" w:lastRow="0" w:firstColumn="1" w:lastColumn="0" w:noHBand="0" w:noVBand="1"/>
                  </w:tblPrEx>
                </w:tblPrExChange>
              </w:tblPrEx>
              <w:trPr>
                <w:trHeight w:val="270"/>
                <w:ins w:id="1352" w:author="Gannon, Hugh (Allianz Global Life)" w:date="2026-06-30T11:02:00Z"/>
                <w:trPrChange w:id="1353" w:author="Gannon, Hugh (Allianz Global Life)" w:date="2026-06-30T11:02:00Z" w16du:dateUtc="2026-06-30T10:02:00Z">
                  <w:trPr>
                    <w:gridBefore w:val="1"/>
                    <w:gridAfter w:val="0"/>
                    <w:wAfter w:w="615" w:type="dxa"/>
                    <w:trHeight w:val="270"/>
                  </w:trPr>
                </w:trPrChange>
              </w:trPr>
              <w:tc>
                <w:tcPr>
                  <w:tcW w:w="2144" w:type="dxa"/>
                  <w:gridSpan w:val="2"/>
                  <w:tcBorders>
                    <w:top w:val="nil"/>
                    <w:left w:val="single" w:sz="8" w:space="0" w:color="auto"/>
                    <w:bottom w:val="single" w:sz="8" w:space="0" w:color="auto"/>
                    <w:right w:val="single" w:sz="8" w:space="0" w:color="auto"/>
                  </w:tcBorders>
                  <w:noWrap/>
                  <w:vAlign w:val="center"/>
                  <w:hideMark/>
                  <w:tcPrChange w:id="1354" w:author="Gannon, Hugh (Allianz Global Life)" w:date="2026-06-30T11:02:00Z" w16du:dateUtc="2026-06-30T10:02:00Z">
                    <w:tcPr>
                      <w:tcW w:w="1740" w:type="dxa"/>
                      <w:tcBorders>
                        <w:top w:val="nil"/>
                        <w:left w:val="single" w:sz="8" w:space="0" w:color="auto"/>
                        <w:bottom w:val="single" w:sz="8" w:space="0" w:color="auto"/>
                        <w:right w:val="single" w:sz="8" w:space="0" w:color="auto"/>
                      </w:tcBorders>
                      <w:noWrap/>
                      <w:vAlign w:val="center"/>
                      <w:hideMark/>
                    </w:tcPr>
                  </w:tcPrChange>
                </w:tcPr>
                <w:p w14:paraId="00BF4BF7" w14:textId="77777777" w:rsidR="00766B05" w:rsidRDefault="00766B05" w:rsidP="00766B05">
                  <w:pPr>
                    <w:rPr>
                      <w:ins w:id="1355" w:author="Gannon, Hugh (Allianz Global Life)" w:date="2026-06-30T11:02:00Z" w16du:dateUtc="2026-06-30T10:02:00Z"/>
                      <w:rFonts w:ascii="Arial" w:hAnsi="Arial" w:cs="Arial"/>
                      <w:color w:val="000000"/>
                      <w:sz w:val="16"/>
                      <w:szCs w:val="16"/>
                    </w:rPr>
                  </w:pPr>
                  <w:ins w:id="1356" w:author="Gannon, Hugh (Allianz Global Life)" w:date="2026-06-30T11:02:00Z" w16du:dateUtc="2026-06-30T10:02:00Z">
                    <w:r>
                      <w:rPr>
                        <w:rFonts w:ascii="Arial" w:hAnsi="Arial" w:cs="Arial"/>
                        <w:color w:val="000000"/>
                        <w:sz w:val="16"/>
                        <w:szCs w:val="16"/>
                      </w:rPr>
                      <w:t>H1, H2, H3, H4</w:t>
                    </w:r>
                  </w:ins>
                </w:p>
              </w:tc>
              <w:tc>
                <w:tcPr>
                  <w:tcW w:w="2126" w:type="dxa"/>
                  <w:gridSpan w:val="2"/>
                  <w:tcBorders>
                    <w:top w:val="nil"/>
                    <w:left w:val="nil"/>
                    <w:bottom w:val="single" w:sz="8" w:space="0" w:color="auto"/>
                    <w:right w:val="single" w:sz="8" w:space="0" w:color="auto"/>
                  </w:tcBorders>
                  <w:noWrap/>
                  <w:vAlign w:val="center"/>
                  <w:hideMark/>
                  <w:tcPrChange w:id="1357" w:author="Gannon, Hugh (Allianz Global Life)" w:date="2026-06-30T11:02:00Z" w16du:dateUtc="2026-06-30T10:02:00Z">
                    <w:tcPr>
                      <w:tcW w:w="1660" w:type="dxa"/>
                      <w:gridSpan w:val="3"/>
                      <w:tcBorders>
                        <w:top w:val="nil"/>
                        <w:left w:val="nil"/>
                        <w:bottom w:val="single" w:sz="8" w:space="0" w:color="auto"/>
                        <w:right w:val="single" w:sz="8" w:space="0" w:color="auto"/>
                      </w:tcBorders>
                      <w:noWrap/>
                      <w:vAlign w:val="center"/>
                      <w:hideMark/>
                    </w:tcPr>
                  </w:tcPrChange>
                </w:tcPr>
                <w:p w14:paraId="45D1E439" w14:textId="77777777" w:rsidR="00766B05" w:rsidRDefault="00766B05" w:rsidP="00766B05">
                  <w:pPr>
                    <w:jc w:val="center"/>
                    <w:rPr>
                      <w:ins w:id="1358" w:author="Gannon, Hugh (Allianz Global Life)" w:date="2026-06-30T11:02:00Z" w16du:dateUtc="2026-06-30T10:02:00Z"/>
                      <w:rFonts w:ascii="Arial" w:hAnsi="Arial" w:cs="Arial"/>
                      <w:color w:val="000000"/>
                      <w:sz w:val="16"/>
                      <w:szCs w:val="16"/>
                    </w:rPr>
                  </w:pPr>
                  <w:ins w:id="1359" w:author="Gannon, Hugh (Allianz Global Life)" w:date="2026-06-30T11:02:00Z" w16du:dateUtc="2026-06-30T10:02:00Z">
                    <w:r>
                      <w:rPr>
                        <w:rFonts w:ascii="Arial" w:hAnsi="Arial" w:cs="Arial"/>
                        <w:color w:val="000000"/>
                        <w:sz w:val="16"/>
                        <w:szCs w:val="16"/>
                      </w:rPr>
                      <w:t>1.20%</w:t>
                    </w:r>
                  </w:ins>
                </w:p>
              </w:tc>
            </w:tr>
            <w:tr w:rsidR="00766B05" w14:paraId="253903AF" w14:textId="77777777" w:rsidTr="00766B05">
              <w:tblPrEx>
                <w:tblLook w:val="04A0" w:firstRow="1" w:lastRow="0" w:firstColumn="1" w:lastColumn="0" w:noHBand="0" w:noVBand="1"/>
                <w:tblPrExChange w:id="1360" w:author="Gannon, Hugh (Allianz Global Life)" w:date="2026-06-30T11:02:00Z" w16du:dateUtc="2026-06-30T10:02:00Z">
                  <w:tblPrEx>
                    <w:tblW w:w="3400" w:type="dxa"/>
                    <w:tblInd w:w="5" w:type="dxa"/>
                    <w:tblLook w:val="04A0" w:firstRow="1" w:lastRow="0" w:firstColumn="1" w:lastColumn="0" w:noHBand="0" w:noVBand="1"/>
                  </w:tblPrEx>
                </w:tblPrExChange>
              </w:tblPrEx>
              <w:trPr>
                <w:trHeight w:val="270"/>
                <w:ins w:id="1361" w:author="Gannon, Hugh (Allianz Global Life)" w:date="2026-06-30T11:02:00Z"/>
                <w:trPrChange w:id="1362" w:author="Gannon, Hugh (Allianz Global Life)" w:date="2026-06-30T11:02:00Z" w16du:dateUtc="2026-06-30T10:02:00Z">
                  <w:trPr>
                    <w:gridBefore w:val="1"/>
                    <w:gridAfter w:val="0"/>
                    <w:wAfter w:w="615" w:type="dxa"/>
                    <w:trHeight w:val="270"/>
                  </w:trPr>
                </w:trPrChange>
              </w:trPr>
              <w:tc>
                <w:tcPr>
                  <w:tcW w:w="2144" w:type="dxa"/>
                  <w:gridSpan w:val="2"/>
                  <w:tcBorders>
                    <w:top w:val="nil"/>
                    <w:left w:val="single" w:sz="8" w:space="0" w:color="auto"/>
                    <w:bottom w:val="single" w:sz="8" w:space="0" w:color="auto"/>
                    <w:right w:val="single" w:sz="8" w:space="0" w:color="auto"/>
                  </w:tcBorders>
                  <w:noWrap/>
                  <w:vAlign w:val="center"/>
                  <w:hideMark/>
                  <w:tcPrChange w:id="1363" w:author="Gannon, Hugh (Allianz Global Life)" w:date="2026-06-30T11:02:00Z" w16du:dateUtc="2026-06-30T10:02:00Z">
                    <w:tcPr>
                      <w:tcW w:w="1740" w:type="dxa"/>
                      <w:tcBorders>
                        <w:top w:val="nil"/>
                        <w:left w:val="single" w:sz="8" w:space="0" w:color="auto"/>
                        <w:bottom w:val="single" w:sz="8" w:space="0" w:color="auto"/>
                        <w:right w:val="single" w:sz="8" w:space="0" w:color="auto"/>
                      </w:tcBorders>
                      <w:noWrap/>
                      <w:vAlign w:val="center"/>
                      <w:hideMark/>
                    </w:tcPr>
                  </w:tcPrChange>
                </w:tcPr>
                <w:p w14:paraId="02FBC332" w14:textId="77777777" w:rsidR="00766B05" w:rsidRDefault="00766B05" w:rsidP="00766B05">
                  <w:pPr>
                    <w:rPr>
                      <w:ins w:id="1364" w:author="Gannon, Hugh (Allianz Global Life)" w:date="2026-06-30T11:02:00Z" w16du:dateUtc="2026-06-30T10:02:00Z"/>
                      <w:rFonts w:ascii="Arial" w:hAnsi="Arial" w:cs="Arial"/>
                      <w:color w:val="000000"/>
                      <w:sz w:val="16"/>
                      <w:szCs w:val="16"/>
                    </w:rPr>
                  </w:pPr>
                  <w:ins w:id="1365" w:author="Gannon, Hugh (Allianz Global Life)" w:date="2026-06-30T11:02:00Z" w16du:dateUtc="2026-06-30T10:02:00Z">
                    <w:r>
                      <w:rPr>
                        <w:rFonts w:ascii="Arial" w:hAnsi="Arial" w:cs="Arial"/>
                        <w:color w:val="000000"/>
                        <w:sz w:val="16"/>
                        <w:szCs w:val="16"/>
                      </w:rPr>
                      <w:t>K1, K2</w:t>
                    </w:r>
                  </w:ins>
                </w:p>
              </w:tc>
              <w:tc>
                <w:tcPr>
                  <w:tcW w:w="2126" w:type="dxa"/>
                  <w:gridSpan w:val="2"/>
                  <w:tcBorders>
                    <w:top w:val="nil"/>
                    <w:left w:val="nil"/>
                    <w:bottom w:val="single" w:sz="8" w:space="0" w:color="auto"/>
                    <w:right w:val="single" w:sz="8" w:space="0" w:color="auto"/>
                  </w:tcBorders>
                  <w:noWrap/>
                  <w:vAlign w:val="center"/>
                  <w:hideMark/>
                  <w:tcPrChange w:id="1366" w:author="Gannon, Hugh (Allianz Global Life)" w:date="2026-06-30T11:02:00Z" w16du:dateUtc="2026-06-30T10:02:00Z">
                    <w:tcPr>
                      <w:tcW w:w="1660" w:type="dxa"/>
                      <w:gridSpan w:val="3"/>
                      <w:tcBorders>
                        <w:top w:val="nil"/>
                        <w:left w:val="nil"/>
                        <w:bottom w:val="single" w:sz="8" w:space="0" w:color="auto"/>
                        <w:right w:val="single" w:sz="8" w:space="0" w:color="auto"/>
                      </w:tcBorders>
                      <w:noWrap/>
                      <w:vAlign w:val="center"/>
                      <w:hideMark/>
                    </w:tcPr>
                  </w:tcPrChange>
                </w:tcPr>
                <w:p w14:paraId="0F7C0E30" w14:textId="77777777" w:rsidR="00766B05" w:rsidRDefault="00766B05" w:rsidP="00766B05">
                  <w:pPr>
                    <w:jc w:val="center"/>
                    <w:rPr>
                      <w:ins w:id="1367" w:author="Gannon, Hugh (Allianz Global Life)" w:date="2026-06-30T11:02:00Z" w16du:dateUtc="2026-06-30T10:02:00Z"/>
                      <w:rFonts w:ascii="Arial" w:hAnsi="Arial" w:cs="Arial"/>
                      <w:color w:val="000000"/>
                      <w:sz w:val="16"/>
                      <w:szCs w:val="16"/>
                    </w:rPr>
                  </w:pPr>
                  <w:ins w:id="1368" w:author="Gannon, Hugh (Allianz Global Life)" w:date="2026-06-30T11:02:00Z" w16du:dateUtc="2026-06-30T10:02:00Z">
                    <w:r>
                      <w:rPr>
                        <w:rFonts w:ascii="Arial" w:hAnsi="Arial" w:cs="Arial"/>
                        <w:color w:val="000000"/>
                        <w:sz w:val="16"/>
                        <w:szCs w:val="16"/>
                      </w:rPr>
                      <w:t>0.90%</w:t>
                    </w:r>
                  </w:ins>
                </w:p>
              </w:tc>
            </w:tr>
            <w:tr w:rsidR="00766B05" w14:paraId="1B809655" w14:textId="77777777" w:rsidTr="00766B05">
              <w:tblPrEx>
                <w:tblLook w:val="04A0" w:firstRow="1" w:lastRow="0" w:firstColumn="1" w:lastColumn="0" w:noHBand="0" w:noVBand="1"/>
                <w:tblPrExChange w:id="1369" w:author="Gannon, Hugh (Allianz Global Life)" w:date="2026-06-30T11:02:00Z" w16du:dateUtc="2026-06-30T10:02:00Z">
                  <w:tblPrEx>
                    <w:tblW w:w="3400" w:type="dxa"/>
                    <w:tblInd w:w="5" w:type="dxa"/>
                    <w:tblLook w:val="04A0" w:firstRow="1" w:lastRow="0" w:firstColumn="1" w:lastColumn="0" w:noHBand="0" w:noVBand="1"/>
                  </w:tblPrEx>
                </w:tblPrExChange>
              </w:tblPrEx>
              <w:trPr>
                <w:trHeight w:val="270"/>
                <w:ins w:id="1370" w:author="Gannon, Hugh (Allianz Global Life)" w:date="2026-06-30T11:02:00Z"/>
                <w:trPrChange w:id="1371" w:author="Gannon, Hugh (Allianz Global Life)" w:date="2026-06-30T11:02:00Z" w16du:dateUtc="2026-06-30T10:02:00Z">
                  <w:trPr>
                    <w:gridBefore w:val="1"/>
                    <w:gridAfter w:val="0"/>
                    <w:wAfter w:w="615" w:type="dxa"/>
                    <w:trHeight w:val="270"/>
                  </w:trPr>
                </w:trPrChange>
              </w:trPr>
              <w:tc>
                <w:tcPr>
                  <w:tcW w:w="2144" w:type="dxa"/>
                  <w:gridSpan w:val="2"/>
                  <w:tcBorders>
                    <w:top w:val="nil"/>
                    <w:left w:val="single" w:sz="8" w:space="0" w:color="auto"/>
                    <w:bottom w:val="single" w:sz="8" w:space="0" w:color="auto"/>
                    <w:right w:val="single" w:sz="8" w:space="0" w:color="auto"/>
                  </w:tcBorders>
                  <w:noWrap/>
                  <w:vAlign w:val="center"/>
                  <w:hideMark/>
                  <w:tcPrChange w:id="1372" w:author="Gannon, Hugh (Allianz Global Life)" w:date="2026-06-30T11:02:00Z" w16du:dateUtc="2026-06-30T10:02:00Z">
                    <w:tcPr>
                      <w:tcW w:w="1740" w:type="dxa"/>
                      <w:tcBorders>
                        <w:top w:val="nil"/>
                        <w:left w:val="single" w:sz="8" w:space="0" w:color="auto"/>
                        <w:bottom w:val="single" w:sz="8" w:space="0" w:color="auto"/>
                        <w:right w:val="single" w:sz="8" w:space="0" w:color="auto"/>
                      </w:tcBorders>
                      <w:noWrap/>
                      <w:vAlign w:val="center"/>
                      <w:hideMark/>
                    </w:tcPr>
                  </w:tcPrChange>
                </w:tcPr>
                <w:p w14:paraId="174F1C8E" w14:textId="77777777" w:rsidR="00766B05" w:rsidRDefault="00766B05" w:rsidP="00766B05">
                  <w:pPr>
                    <w:rPr>
                      <w:ins w:id="1373" w:author="Gannon, Hugh (Allianz Global Life)" w:date="2026-06-30T11:02:00Z" w16du:dateUtc="2026-06-30T10:02:00Z"/>
                      <w:rFonts w:ascii="Arial" w:hAnsi="Arial" w:cs="Arial"/>
                      <w:color w:val="000000"/>
                      <w:sz w:val="16"/>
                      <w:szCs w:val="16"/>
                    </w:rPr>
                  </w:pPr>
                  <w:ins w:id="1374" w:author="Gannon, Hugh (Allianz Global Life)" w:date="2026-06-30T11:02:00Z" w16du:dateUtc="2026-06-30T10:02:00Z">
                    <w:r>
                      <w:rPr>
                        <w:rFonts w:ascii="Arial" w:hAnsi="Arial" w:cs="Arial"/>
                        <w:color w:val="000000"/>
                        <w:sz w:val="16"/>
                        <w:szCs w:val="16"/>
                      </w:rPr>
                      <w:t>L1, L2</w:t>
                    </w:r>
                  </w:ins>
                </w:p>
              </w:tc>
              <w:tc>
                <w:tcPr>
                  <w:tcW w:w="2126" w:type="dxa"/>
                  <w:gridSpan w:val="2"/>
                  <w:tcBorders>
                    <w:top w:val="nil"/>
                    <w:left w:val="nil"/>
                    <w:bottom w:val="single" w:sz="8" w:space="0" w:color="auto"/>
                    <w:right w:val="single" w:sz="8" w:space="0" w:color="auto"/>
                  </w:tcBorders>
                  <w:noWrap/>
                  <w:vAlign w:val="center"/>
                  <w:hideMark/>
                  <w:tcPrChange w:id="1375" w:author="Gannon, Hugh (Allianz Global Life)" w:date="2026-06-30T11:02:00Z" w16du:dateUtc="2026-06-30T10:02:00Z">
                    <w:tcPr>
                      <w:tcW w:w="1660" w:type="dxa"/>
                      <w:gridSpan w:val="3"/>
                      <w:tcBorders>
                        <w:top w:val="nil"/>
                        <w:left w:val="nil"/>
                        <w:bottom w:val="single" w:sz="8" w:space="0" w:color="auto"/>
                        <w:right w:val="single" w:sz="8" w:space="0" w:color="auto"/>
                      </w:tcBorders>
                      <w:noWrap/>
                      <w:vAlign w:val="center"/>
                      <w:hideMark/>
                    </w:tcPr>
                  </w:tcPrChange>
                </w:tcPr>
                <w:p w14:paraId="51072E1B" w14:textId="77777777" w:rsidR="00766B05" w:rsidRDefault="00766B05" w:rsidP="00766B05">
                  <w:pPr>
                    <w:jc w:val="center"/>
                    <w:rPr>
                      <w:ins w:id="1376" w:author="Gannon, Hugh (Allianz Global Life)" w:date="2026-06-30T11:02:00Z" w16du:dateUtc="2026-06-30T10:02:00Z"/>
                      <w:rFonts w:ascii="Arial" w:hAnsi="Arial" w:cs="Arial"/>
                      <w:color w:val="000000"/>
                      <w:sz w:val="16"/>
                      <w:szCs w:val="16"/>
                    </w:rPr>
                  </w:pPr>
                  <w:ins w:id="1377" w:author="Gannon, Hugh (Allianz Global Life)" w:date="2026-06-30T11:02:00Z" w16du:dateUtc="2026-06-30T10:02:00Z">
                    <w:r>
                      <w:rPr>
                        <w:rFonts w:ascii="Arial" w:hAnsi="Arial" w:cs="Arial"/>
                        <w:color w:val="000000"/>
                        <w:sz w:val="16"/>
                        <w:szCs w:val="16"/>
                      </w:rPr>
                      <w:t>1.15%</w:t>
                    </w:r>
                  </w:ins>
                </w:p>
              </w:tc>
            </w:tr>
            <w:tr w:rsidR="00766B05" w14:paraId="00F1B773" w14:textId="77777777" w:rsidTr="00766B05">
              <w:tblPrEx>
                <w:tblLook w:val="04A0" w:firstRow="1" w:lastRow="0" w:firstColumn="1" w:lastColumn="0" w:noHBand="0" w:noVBand="1"/>
                <w:tblPrExChange w:id="1378" w:author="Gannon, Hugh (Allianz Global Life)" w:date="2026-06-30T11:02:00Z" w16du:dateUtc="2026-06-30T10:02:00Z">
                  <w:tblPrEx>
                    <w:tblW w:w="3400" w:type="dxa"/>
                    <w:tblInd w:w="5" w:type="dxa"/>
                    <w:tblLook w:val="04A0" w:firstRow="1" w:lastRow="0" w:firstColumn="1" w:lastColumn="0" w:noHBand="0" w:noVBand="1"/>
                  </w:tblPrEx>
                </w:tblPrExChange>
              </w:tblPrEx>
              <w:trPr>
                <w:trHeight w:val="270"/>
                <w:ins w:id="1379" w:author="Gannon, Hugh (Allianz Global Life)" w:date="2026-06-30T11:02:00Z"/>
                <w:trPrChange w:id="1380" w:author="Gannon, Hugh (Allianz Global Life)" w:date="2026-06-30T11:02:00Z" w16du:dateUtc="2026-06-30T10:02:00Z">
                  <w:trPr>
                    <w:gridBefore w:val="1"/>
                    <w:gridAfter w:val="0"/>
                    <w:wAfter w:w="615" w:type="dxa"/>
                    <w:trHeight w:val="270"/>
                  </w:trPr>
                </w:trPrChange>
              </w:trPr>
              <w:tc>
                <w:tcPr>
                  <w:tcW w:w="2144" w:type="dxa"/>
                  <w:gridSpan w:val="2"/>
                  <w:tcBorders>
                    <w:top w:val="nil"/>
                    <w:left w:val="single" w:sz="8" w:space="0" w:color="auto"/>
                    <w:bottom w:val="single" w:sz="8" w:space="0" w:color="auto"/>
                    <w:right w:val="single" w:sz="8" w:space="0" w:color="auto"/>
                  </w:tcBorders>
                  <w:noWrap/>
                  <w:vAlign w:val="center"/>
                  <w:hideMark/>
                  <w:tcPrChange w:id="1381" w:author="Gannon, Hugh (Allianz Global Life)" w:date="2026-06-30T11:02:00Z" w16du:dateUtc="2026-06-30T10:02:00Z">
                    <w:tcPr>
                      <w:tcW w:w="1740" w:type="dxa"/>
                      <w:tcBorders>
                        <w:top w:val="nil"/>
                        <w:left w:val="single" w:sz="8" w:space="0" w:color="auto"/>
                        <w:bottom w:val="single" w:sz="8" w:space="0" w:color="auto"/>
                        <w:right w:val="single" w:sz="8" w:space="0" w:color="auto"/>
                      </w:tcBorders>
                      <w:noWrap/>
                      <w:vAlign w:val="center"/>
                      <w:hideMark/>
                    </w:tcPr>
                  </w:tcPrChange>
                </w:tcPr>
                <w:p w14:paraId="2F13EA29" w14:textId="77777777" w:rsidR="00766B05" w:rsidRDefault="00766B05" w:rsidP="00766B05">
                  <w:pPr>
                    <w:rPr>
                      <w:ins w:id="1382" w:author="Gannon, Hugh (Allianz Global Life)" w:date="2026-06-30T11:02:00Z" w16du:dateUtc="2026-06-30T10:02:00Z"/>
                      <w:rFonts w:ascii="Arial" w:hAnsi="Arial" w:cs="Arial"/>
                      <w:color w:val="000000"/>
                      <w:sz w:val="16"/>
                      <w:szCs w:val="16"/>
                    </w:rPr>
                  </w:pPr>
                  <w:ins w:id="1383" w:author="Gannon, Hugh (Allianz Global Life)" w:date="2026-06-30T11:02:00Z" w16du:dateUtc="2026-06-30T10:02:00Z">
                    <w:r>
                      <w:rPr>
                        <w:rFonts w:ascii="Arial" w:hAnsi="Arial" w:cs="Arial"/>
                        <w:color w:val="000000"/>
                        <w:sz w:val="16"/>
                        <w:szCs w:val="16"/>
                      </w:rPr>
                      <w:t>M1, M2</w:t>
                    </w:r>
                  </w:ins>
                </w:p>
              </w:tc>
              <w:tc>
                <w:tcPr>
                  <w:tcW w:w="2126" w:type="dxa"/>
                  <w:gridSpan w:val="2"/>
                  <w:tcBorders>
                    <w:top w:val="nil"/>
                    <w:left w:val="nil"/>
                    <w:bottom w:val="single" w:sz="8" w:space="0" w:color="auto"/>
                    <w:right w:val="single" w:sz="8" w:space="0" w:color="auto"/>
                  </w:tcBorders>
                  <w:noWrap/>
                  <w:vAlign w:val="center"/>
                  <w:hideMark/>
                  <w:tcPrChange w:id="1384" w:author="Gannon, Hugh (Allianz Global Life)" w:date="2026-06-30T11:02:00Z" w16du:dateUtc="2026-06-30T10:02:00Z">
                    <w:tcPr>
                      <w:tcW w:w="1660" w:type="dxa"/>
                      <w:gridSpan w:val="3"/>
                      <w:tcBorders>
                        <w:top w:val="nil"/>
                        <w:left w:val="nil"/>
                        <w:bottom w:val="single" w:sz="8" w:space="0" w:color="auto"/>
                        <w:right w:val="single" w:sz="8" w:space="0" w:color="auto"/>
                      </w:tcBorders>
                      <w:noWrap/>
                      <w:vAlign w:val="center"/>
                      <w:hideMark/>
                    </w:tcPr>
                  </w:tcPrChange>
                </w:tcPr>
                <w:p w14:paraId="2A0AF1F9" w14:textId="77777777" w:rsidR="00766B05" w:rsidRDefault="00766B05" w:rsidP="00766B05">
                  <w:pPr>
                    <w:jc w:val="center"/>
                    <w:rPr>
                      <w:ins w:id="1385" w:author="Gannon, Hugh (Allianz Global Life)" w:date="2026-06-30T11:02:00Z" w16du:dateUtc="2026-06-30T10:02:00Z"/>
                      <w:rFonts w:ascii="Arial" w:hAnsi="Arial" w:cs="Arial"/>
                      <w:color w:val="000000"/>
                      <w:sz w:val="16"/>
                      <w:szCs w:val="16"/>
                    </w:rPr>
                  </w:pPr>
                  <w:ins w:id="1386" w:author="Gannon, Hugh (Allianz Global Life)" w:date="2026-06-30T11:02:00Z" w16du:dateUtc="2026-06-30T10:02:00Z">
                    <w:r>
                      <w:rPr>
                        <w:rFonts w:ascii="Arial" w:hAnsi="Arial" w:cs="Arial"/>
                        <w:color w:val="000000"/>
                        <w:sz w:val="16"/>
                        <w:szCs w:val="16"/>
                      </w:rPr>
                      <w:t>1.40%</w:t>
                    </w:r>
                  </w:ins>
                </w:p>
              </w:tc>
            </w:tr>
          </w:tbl>
          <w:p w14:paraId="061965D6" w14:textId="77777777" w:rsidR="00963BD2" w:rsidRDefault="00963BD2" w:rsidP="00963BD2">
            <w:pPr>
              <w:rPr>
                <w:ins w:id="1387" w:author="Gannon, Hugh (Allianz Global Life)" w:date="2026-06-30T10:59:00Z" w16du:dateUtc="2026-06-30T09:59:00Z"/>
                <w:rFonts w:asciiTheme="minorHAnsi" w:hAnsiTheme="minorHAnsi" w:cstheme="minorHAnsi"/>
                <w:color w:val="000000"/>
                <w:sz w:val="20"/>
                <w:szCs w:val="20"/>
                <w:lang w:val="en-US"/>
              </w:rPr>
            </w:pPr>
          </w:p>
          <w:p w14:paraId="38ACFFC9" w14:textId="77777777" w:rsidR="009E5873" w:rsidRPr="00072586" w:rsidRDefault="009E5873" w:rsidP="00963BD2">
            <w:pPr>
              <w:rPr>
                <w:rFonts w:asciiTheme="minorHAnsi" w:hAnsiTheme="minorHAnsi" w:cstheme="minorHAnsi"/>
                <w:color w:val="000000"/>
                <w:sz w:val="20"/>
                <w:szCs w:val="20"/>
                <w:lang w:val="en-US"/>
              </w:rPr>
            </w:pPr>
          </w:p>
          <w:p w14:paraId="17647B3E" w14:textId="77777777" w:rsidR="00963BD2" w:rsidRPr="00072586" w:rsidRDefault="00963BD2" w:rsidP="00963BD2">
            <w:pPr>
              <w:rPr>
                <w:rFonts w:asciiTheme="minorHAnsi" w:hAnsiTheme="minorHAnsi" w:cstheme="minorHAnsi"/>
                <w:color w:val="000000"/>
                <w:sz w:val="20"/>
                <w:szCs w:val="20"/>
              </w:rPr>
            </w:pPr>
            <w:r w:rsidRPr="00072586">
              <w:rPr>
                <w:rFonts w:asciiTheme="minorHAnsi" w:hAnsiTheme="minorHAnsi" w:cstheme="minorHAnsi"/>
                <w:color w:val="000000"/>
                <w:sz w:val="20"/>
                <w:szCs w:val="20"/>
              </w:rPr>
              <w:t>See appendix for full definition of each Product Code.</w:t>
            </w:r>
          </w:p>
          <w:p w14:paraId="04D8AB5B" w14:textId="77777777" w:rsidR="00963BD2" w:rsidRPr="00072586" w:rsidRDefault="00963BD2" w:rsidP="00963BD2">
            <w:pPr>
              <w:rPr>
                <w:rFonts w:asciiTheme="minorHAnsi" w:hAnsiTheme="minorHAnsi" w:cstheme="minorHAnsi"/>
                <w:color w:val="000000"/>
                <w:sz w:val="20"/>
                <w:szCs w:val="20"/>
              </w:rPr>
            </w:pPr>
          </w:p>
          <w:p w14:paraId="07326D85" w14:textId="77777777" w:rsidR="00963BD2" w:rsidRPr="00072586" w:rsidRDefault="00963BD2" w:rsidP="00963BD2">
            <w:pPr>
              <w:rPr>
                <w:rFonts w:asciiTheme="minorHAnsi" w:hAnsiTheme="minorHAnsi" w:cstheme="minorHAnsi"/>
                <w:color w:val="000000"/>
                <w:sz w:val="20"/>
                <w:szCs w:val="20"/>
              </w:rPr>
            </w:pPr>
            <w:r w:rsidRPr="00072586">
              <w:rPr>
                <w:rFonts w:asciiTheme="minorHAnsi" w:hAnsiTheme="minorHAnsi" w:cstheme="minorHAnsi"/>
                <w:color w:val="000000"/>
                <w:sz w:val="20"/>
                <w:szCs w:val="20"/>
              </w:rPr>
              <w:t>This charge is not fund-dependent but is sales channel dependent.</w:t>
            </w:r>
          </w:p>
          <w:p w14:paraId="5575B586" w14:textId="77777777" w:rsidR="00963BD2" w:rsidRPr="00072586" w:rsidRDefault="00963BD2" w:rsidP="00963BD2">
            <w:pPr>
              <w:rPr>
                <w:rFonts w:asciiTheme="minorHAnsi" w:hAnsiTheme="minorHAnsi" w:cstheme="minorHAnsi"/>
                <w:color w:val="000000"/>
                <w:sz w:val="20"/>
                <w:szCs w:val="20"/>
                <w:lang w:val="en-US"/>
              </w:rPr>
            </w:pPr>
          </w:p>
        </w:tc>
      </w:tr>
      <w:tr w:rsidR="00FA64BF" w:rsidRPr="00072586" w14:paraId="0BDBABDC" w14:textId="77777777" w:rsidTr="00ED41E4">
        <w:trPr>
          <w:trHeight w:val="525"/>
        </w:trPr>
        <w:tc>
          <w:tcPr>
            <w:tcW w:w="3109" w:type="dxa"/>
            <w:tcBorders>
              <w:top w:val="single" w:sz="4" w:space="0" w:color="auto"/>
              <w:left w:val="single" w:sz="8" w:space="0" w:color="auto"/>
              <w:bottom w:val="single" w:sz="4" w:space="0" w:color="auto"/>
              <w:right w:val="single" w:sz="8" w:space="0" w:color="auto"/>
            </w:tcBorders>
            <w:vAlign w:val="center"/>
          </w:tcPr>
          <w:p w14:paraId="64889236" w14:textId="77777777" w:rsidR="00FA64BF" w:rsidRPr="00072586" w:rsidRDefault="00FA64BF" w:rsidP="00FA64BF">
            <w:pPr>
              <w:rPr>
                <w:rFonts w:asciiTheme="minorHAnsi" w:hAnsiTheme="minorHAnsi" w:cstheme="minorHAnsi"/>
                <w:b/>
                <w:bCs/>
                <w:sz w:val="20"/>
                <w:szCs w:val="20"/>
                <w:lang w:val="en-IE"/>
              </w:rPr>
            </w:pPr>
            <w:r w:rsidRPr="00072586">
              <w:rPr>
                <w:rFonts w:asciiTheme="minorHAnsi" w:hAnsiTheme="minorHAnsi" w:cstheme="minorHAnsi"/>
                <w:b/>
                <w:bCs/>
                <w:sz w:val="20"/>
                <w:szCs w:val="20"/>
                <w:lang w:val="en-IE"/>
              </w:rPr>
              <w:t>ULNG Fund Switch Charge (3.3.2)</w:t>
            </w:r>
          </w:p>
        </w:tc>
        <w:tc>
          <w:tcPr>
            <w:tcW w:w="7061" w:type="dxa"/>
            <w:tcBorders>
              <w:top w:val="single" w:sz="4" w:space="0" w:color="auto"/>
              <w:left w:val="nil"/>
              <w:bottom w:val="single" w:sz="4" w:space="0" w:color="auto"/>
              <w:right w:val="single" w:sz="8" w:space="0" w:color="auto"/>
            </w:tcBorders>
            <w:vAlign w:val="center"/>
          </w:tcPr>
          <w:p w14:paraId="32EEBD29" w14:textId="16C2BB4E" w:rsidR="00FA64BF" w:rsidRPr="00072586" w:rsidRDefault="00FA64BF" w:rsidP="00FA64BF">
            <w:pPr>
              <w:rPr>
                <w:rFonts w:asciiTheme="minorHAnsi" w:hAnsiTheme="minorHAnsi" w:cstheme="minorHAnsi"/>
                <w:color w:val="000000"/>
                <w:sz w:val="20"/>
                <w:szCs w:val="20"/>
                <w:lang w:val="en-US"/>
              </w:rPr>
            </w:pPr>
            <w:del w:id="1388" w:author="Gannon, Hugh (Allianz Global Life)" w:date="2026-06-30T11:00:00Z" w16du:dateUtc="2026-06-30T10:00:00Z">
              <w:r w:rsidRPr="00072586" w:rsidDel="0038675B">
                <w:rPr>
                  <w:rFonts w:asciiTheme="minorHAnsi" w:hAnsiTheme="minorHAnsi" w:cstheme="minorHAnsi"/>
                  <w:color w:val="000000" w:themeColor="text1"/>
                  <w:sz w:val="20"/>
                  <w:szCs w:val="20"/>
                  <w:lang w:val="en-US"/>
                </w:rPr>
                <w:delText>[TBC]</w:delText>
              </w:r>
            </w:del>
            <w:ins w:id="1389" w:author="Gannon, Hugh (Allianz Global Life)" w:date="2026-06-30T11:00:00Z" w16du:dateUtc="2026-06-30T10:00:00Z">
              <w:r w:rsidR="0038675B">
                <w:rPr>
                  <w:rFonts w:asciiTheme="minorHAnsi" w:hAnsiTheme="minorHAnsi" w:cstheme="minorHAnsi"/>
                  <w:color w:val="000000" w:themeColor="text1"/>
                  <w:sz w:val="20"/>
                  <w:szCs w:val="20"/>
                  <w:lang w:val="en-US"/>
                </w:rPr>
                <w:t>No switch charge</w:t>
              </w:r>
            </w:ins>
          </w:p>
        </w:tc>
      </w:tr>
      <w:tr w:rsidR="00FA64BF" w:rsidRPr="00072586" w14:paraId="7C18B1A2" w14:textId="77777777" w:rsidTr="00ED41E4">
        <w:trPr>
          <w:trHeight w:val="525"/>
        </w:trPr>
        <w:tc>
          <w:tcPr>
            <w:tcW w:w="3109" w:type="dxa"/>
            <w:tcBorders>
              <w:top w:val="single" w:sz="4" w:space="0" w:color="auto"/>
              <w:left w:val="single" w:sz="8" w:space="0" w:color="auto"/>
              <w:bottom w:val="single" w:sz="4" w:space="0" w:color="auto"/>
              <w:right w:val="single" w:sz="8" w:space="0" w:color="auto"/>
            </w:tcBorders>
            <w:vAlign w:val="center"/>
          </w:tcPr>
          <w:p w14:paraId="055CC1DC" w14:textId="77777777" w:rsidR="00FA64BF" w:rsidRPr="00072586" w:rsidRDefault="00FA64BF" w:rsidP="00FA64BF">
            <w:pPr>
              <w:rPr>
                <w:rFonts w:asciiTheme="minorHAnsi" w:hAnsiTheme="minorHAnsi" w:cstheme="minorHAnsi"/>
                <w:b/>
                <w:bCs/>
                <w:color w:val="000000"/>
                <w:sz w:val="20"/>
                <w:szCs w:val="20"/>
                <w:lang w:val="en-US"/>
              </w:rPr>
            </w:pPr>
            <w:r w:rsidRPr="00072586">
              <w:rPr>
                <w:rFonts w:asciiTheme="minorHAnsi" w:hAnsiTheme="minorHAnsi" w:cstheme="minorHAnsi"/>
                <w:b/>
                <w:bCs/>
                <w:color w:val="000000"/>
                <w:sz w:val="20"/>
                <w:szCs w:val="20"/>
                <w:lang w:val="en-US"/>
              </w:rPr>
              <w:t>Fund-level Commission (3.3.3)</w:t>
            </w:r>
          </w:p>
        </w:tc>
        <w:tc>
          <w:tcPr>
            <w:tcW w:w="7061" w:type="dxa"/>
            <w:tcBorders>
              <w:top w:val="single" w:sz="4" w:space="0" w:color="auto"/>
              <w:left w:val="nil"/>
              <w:bottom w:val="single" w:sz="4" w:space="0" w:color="auto"/>
              <w:right w:val="single" w:sz="8" w:space="0" w:color="auto"/>
            </w:tcBorders>
            <w:vAlign w:val="center"/>
          </w:tcPr>
          <w:p w14:paraId="6E67D21F" w14:textId="77777777" w:rsidR="00195CA4" w:rsidRPr="00072586" w:rsidRDefault="00195CA4" w:rsidP="00195CA4">
            <w:pPr>
              <w:rPr>
                <w:rFonts w:asciiTheme="minorHAnsi" w:hAnsiTheme="minorHAnsi" w:cstheme="minorHAnsi"/>
                <w:color w:val="000000"/>
                <w:sz w:val="20"/>
                <w:szCs w:val="20"/>
              </w:rPr>
            </w:pPr>
            <w:r w:rsidRPr="00072586">
              <w:rPr>
                <w:rFonts w:asciiTheme="minorHAnsi" w:hAnsiTheme="minorHAnsi" w:cstheme="minorHAnsi"/>
                <w:color w:val="000000"/>
                <w:sz w:val="20"/>
                <w:szCs w:val="20"/>
              </w:rPr>
              <w:t>There will be a number of commission options available (with a combination of initial and on-going commission):</w:t>
            </w:r>
          </w:p>
          <w:p w14:paraId="1FF4F131" w14:textId="77777777" w:rsidR="00195CA4" w:rsidRPr="00072586" w:rsidRDefault="00195CA4" w:rsidP="00195CA4">
            <w:pPr>
              <w:rPr>
                <w:rFonts w:asciiTheme="minorHAnsi" w:hAnsiTheme="minorHAnsi" w:cstheme="minorHAnsi"/>
                <w:color w:val="000000"/>
                <w:sz w:val="20"/>
                <w:szCs w:val="20"/>
              </w:rPr>
            </w:pPr>
          </w:p>
          <w:tbl>
            <w:tblPr>
              <w:tblW w:w="2780" w:type="dxa"/>
              <w:tblLook w:val="04A0" w:firstRow="1" w:lastRow="0" w:firstColumn="1" w:lastColumn="0" w:noHBand="0" w:noVBand="1"/>
            </w:tblPr>
            <w:tblGrid>
              <w:gridCol w:w="960"/>
              <w:gridCol w:w="640"/>
              <w:gridCol w:w="1180"/>
              <w:gridCol w:w="2160"/>
            </w:tblGrid>
            <w:tr w:rsidR="00D70A99" w:rsidRPr="00072586" w:rsidDel="00607941" w14:paraId="3BC790D4" w14:textId="4C7E43BC" w:rsidTr="00607941">
              <w:trPr>
                <w:trHeight w:val="255"/>
                <w:del w:id="1390" w:author="Gannon, Hugh (Allianz Global Life)" w:date="2026-06-30T11:05:00Z"/>
              </w:trPr>
              <w:tc>
                <w:tcPr>
                  <w:tcW w:w="1600" w:type="dxa"/>
                  <w:gridSpan w:val="2"/>
                  <w:tcBorders>
                    <w:top w:val="single" w:sz="4" w:space="0" w:color="auto"/>
                    <w:left w:val="single" w:sz="4" w:space="0" w:color="auto"/>
                    <w:bottom w:val="single" w:sz="4" w:space="0" w:color="auto"/>
                    <w:right w:val="single" w:sz="4" w:space="0" w:color="auto"/>
                  </w:tcBorders>
                  <w:noWrap/>
                  <w:vAlign w:val="bottom"/>
                  <w:hideMark/>
                </w:tcPr>
                <w:p w14:paraId="4BF3D951" w14:textId="51417D79" w:rsidR="00D70A99" w:rsidRPr="00072586" w:rsidDel="00607941" w:rsidRDefault="00D70A99" w:rsidP="00D70A99">
                  <w:pPr>
                    <w:jc w:val="center"/>
                    <w:rPr>
                      <w:del w:id="1391" w:author="Gannon, Hugh (Allianz Global Life)" w:date="2026-06-30T11:05:00Z" w16du:dateUtc="2026-06-30T10:05:00Z"/>
                      <w:rFonts w:asciiTheme="minorHAnsi" w:hAnsiTheme="minorHAnsi" w:cstheme="minorHAnsi"/>
                      <w:b/>
                      <w:bCs/>
                      <w:color w:val="000000"/>
                      <w:sz w:val="20"/>
                      <w:szCs w:val="20"/>
                    </w:rPr>
                  </w:pPr>
                  <w:del w:id="1392" w:author="Gannon, Hugh (Allianz Global Life)" w:date="2026-06-30T11:05:00Z" w16du:dateUtc="2026-06-30T10:05:00Z">
                    <w:r w:rsidRPr="00072586" w:rsidDel="00607941">
                      <w:rPr>
                        <w:rFonts w:asciiTheme="minorHAnsi" w:hAnsiTheme="minorHAnsi" w:cstheme="minorHAnsi"/>
                        <w:b/>
                        <w:bCs/>
                        <w:color w:val="000000"/>
                        <w:sz w:val="20"/>
                        <w:szCs w:val="20"/>
                      </w:rPr>
                      <w:delText>Product Code</w:delText>
                    </w:r>
                  </w:del>
                </w:p>
              </w:tc>
              <w:tc>
                <w:tcPr>
                  <w:tcW w:w="3340" w:type="dxa"/>
                  <w:gridSpan w:val="2"/>
                  <w:tcBorders>
                    <w:top w:val="single" w:sz="4" w:space="0" w:color="auto"/>
                    <w:left w:val="nil"/>
                    <w:bottom w:val="single" w:sz="4" w:space="0" w:color="auto"/>
                    <w:right w:val="single" w:sz="4" w:space="0" w:color="auto"/>
                  </w:tcBorders>
                  <w:noWrap/>
                  <w:vAlign w:val="bottom"/>
                  <w:hideMark/>
                </w:tcPr>
                <w:p w14:paraId="64E4E239" w14:textId="7785363A" w:rsidR="00D70A99" w:rsidRPr="00072586" w:rsidDel="00607941" w:rsidRDefault="00D70A99" w:rsidP="00D70A99">
                  <w:pPr>
                    <w:jc w:val="center"/>
                    <w:rPr>
                      <w:del w:id="1393" w:author="Gannon, Hugh (Allianz Global Life)" w:date="2026-06-30T11:05:00Z" w16du:dateUtc="2026-06-30T10:05:00Z"/>
                      <w:rFonts w:asciiTheme="minorHAnsi" w:hAnsiTheme="minorHAnsi" w:cstheme="minorHAnsi"/>
                      <w:b/>
                      <w:bCs/>
                      <w:color w:val="000000"/>
                      <w:sz w:val="20"/>
                      <w:szCs w:val="20"/>
                    </w:rPr>
                  </w:pPr>
                  <w:del w:id="1394" w:author="Gannon, Hugh (Allianz Global Life)" w:date="2026-06-30T11:05:00Z" w16du:dateUtc="2026-06-30T10:05:00Z">
                    <w:r w:rsidRPr="00072586" w:rsidDel="00607941">
                      <w:rPr>
                        <w:rFonts w:asciiTheme="minorHAnsi" w:hAnsiTheme="minorHAnsi" w:cstheme="minorHAnsi"/>
                        <w:b/>
                        <w:bCs/>
                        <w:color w:val="000000"/>
                        <w:sz w:val="20"/>
                        <w:szCs w:val="20"/>
                      </w:rPr>
                      <w:delText>Fund-Level Commission</w:delText>
                    </w:r>
                  </w:del>
                </w:p>
              </w:tc>
            </w:tr>
            <w:tr w:rsidR="00D70A99" w:rsidRPr="00072586" w:rsidDel="00607941" w14:paraId="5E1085E2" w14:textId="11335897" w:rsidTr="00607941">
              <w:trPr>
                <w:trHeight w:val="255"/>
                <w:del w:id="1395" w:author="Gannon, Hugh (Allianz Global Life)" w:date="2026-06-30T11:05:00Z"/>
              </w:trPr>
              <w:tc>
                <w:tcPr>
                  <w:tcW w:w="1600" w:type="dxa"/>
                  <w:gridSpan w:val="2"/>
                  <w:tcBorders>
                    <w:top w:val="nil"/>
                    <w:left w:val="single" w:sz="4" w:space="0" w:color="auto"/>
                    <w:bottom w:val="single" w:sz="4" w:space="0" w:color="auto"/>
                    <w:right w:val="single" w:sz="4" w:space="0" w:color="auto"/>
                  </w:tcBorders>
                  <w:noWrap/>
                  <w:vAlign w:val="bottom"/>
                  <w:hideMark/>
                </w:tcPr>
                <w:p w14:paraId="720BF2F9" w14:textId="5268A58B" w:rsidR="00D70A99" w:rsidRPr="00072586" w:rsidDel="00607941" w:rsidRDefault="00D70A99" w:rsidP="00D70A99">
                  <w:pPr>
                    <w:jc w:val="center"/>
                    <w:rPr>
                      <w:del w:id="1396" w:author="Gannon, Hugh (Allianz Global Life)" w:date="2026-06-30T11:05:00Z" w16du:dateUtc="2026-06-30T10:05:00Z"/>
                      <w:rFonts w:asciiTheme="minorHAnsi" w:hAnsiTheme="minorHAnsi" w:cstheme="minorHAnsi"/>
                      <w:color w:val="000000"/>
                      <w:sz w:val="20"/>
                      <w:szCs w:val="20"/>
                    </w:rPr>
                  </w:pPr>
                  <w:del w:id="1397" w:author="Gannon, Hugh (Allianz Global Life)" w:date="2026-06-30T11:05:00Z" w16du:dateUtc="2026-06-30T10:05:00Z">
                    <w:r w:rsidRPr="00072586" w:rsidDel="00607941">
                      <w:rPr>
                        <w:rFonts w:asciiTheme="minorHAnsi" w:hAnsiTheme="minorHAnsi" w:cstheme="minorHAnsi"/>
                        <w:color w:val="000000"/>
                        <w:sz w:val="20"/>
                        <w:szCs w:val="20"/>
                      </w:rPr>
                      <w:delText>A1</w:delText>
                    </w:r>
                  </w:del>
                </w:p>
              </w:tc>
              <w:tc>
                <w:tcPr>
                  <w:tcW w:w="3340" w:type="dxa"/>
                  <w:gridSpan w:val="2"/>
                  <w:tcBorders>
                    <w:top w:val="nil"/>
                    <w:left w:val="nil"/>
                    <w:bottom w:val="single" w:sz="4" w:space="0" w:color="auto"/>
                    <w:right w:val="single" w:sz="4" w:space="0" w:color="auto"/>
                  </w:tcBorders>
                  <w:noWrap/>
                  <w:vAlign w:val="bottom"/>
                  <w:hideMark/>
                </w:tcPr>
                <w:p w14:paraId="4F75321E" w14:textId="07A2F23A" w:rsidR="00D70A99" w:rsidRPr="00072586" w:rsidDel="00607941" w:rsidRDefault="00D70A99" w:rsidP="00D70A99">
                  <w:pPr>
                    <w:jc w:val="center"/>
                    <w:rPr>
                      <w:del w:id="1398" w:author="Gannon, Hugh (Allianz Global Life)" w:date="2026-06-30T11:05:00Z" w16du:dateUtc="2026-06-30T10:05:00Z"/>
                      <w:rFonts w:asciiTheme="minorHAnsi" w:hAnsiTheme="minorHAnsi" w:cstheme="minorHAnsi"/>
                      <w:color w:val="000000"/>
                      <w:sz w:val="20"/>
                      <w:szCs w:val="20"/>
                    </w:rPr>
                  </w:pPr>
                  <w:del w:id="1399" w:author="Gannon, Hugh (Allianz Global Life)" w:date="2026-06-30T11:05:00Z" w16du:dateUtc="2026-06-30T10:05:00Z">
                    <w:r w:rsidRPr="00072586" w:rsidDel="00607941">
                      <w:rPr>
                        <w:rFonts w:asciiTheme="minorHAnsi" w:hAnsiTheme="minorHAnsi" w:cstheme="minorHAnsi"/>
                        <w:color w:val="000000"/>
                        <w:sz w:val="20"/>
                        <w:szCs w:val="20"/>
                      </w:rPr>
                      <w:delText>0.75%</w:delText>
                    </w:r>
                  </w:del>
                </w:p>
              </w:tc>
            </w:tr>
            <w:tr w:rsidR="00D70A99" w:rsidRPr="00072586" w:rsidDel="00607941" w14:paraId="3AEF99CF" w14:textId="3A7FEBF8" w:rsidTr="00607941">
              <w:trPr>
                <w:trHeight w:val="255"/>
                <w:del w:id="1400" w:author="Gannon, Hugh (Allianz Global Life)" w:date="2026-06-30T11:05:00Z"/>
              </w:trPr>
              <w:tc>
                <w:tcPr>
                  <w:tcW w:w="1600" w:type="dxa"/>
                  <w:gridSpan w:val="2"/>
                  <w:tcBorders>
                    <w:top w:val="nil"/>
                    <w:left w:val="single" w:sz="4" w:space="0" w:color="auto"/>
                    <w:bottom w:val="single" w:sz="4" w:space="0" w:color="auto"/>
                    <w:right w:val="single" w:sz="4" w:space="0" w:color="auto"/>
                  </w:tcBorders>
                  <w:noWrap/>
                  <w:vAlign w:val="bottom"/>
                  <w:hideMark/>
                </w:tcPr>
                <w:p w14:paraId="3AED18E7" w14:textId="476A0225" w:rsidR="00D70A99" w:rsidRPr="00072586" w:rsidDel="00607941" w:rsidRDefault="00D70A99" w:rsidP="00D70A99">
                  <w:pPr>
                    <w:jc w:val="center"/>
                    <w:rPr>
                      <w:del w:id="1401" w:author="Gannon, Hugh (Allianz Global Life)" w:date="2026-06-30T11:05:00Z" w16du:dateUtc="2026-06-30T10:05:00Z"/>
                      <w:rFonts w:asciiTheme="minorHAnsi" w:hAnsiTheme="minorHAnsi" w:cstheme="minorHAnsi"/>
                      <w:color w:val="000000"/>
                      <w:sz w:val="20"/>
                      <w:szCs w:val="20"/>
                    </w:rPr>
                  </w:pPr>
                  <w:del w:id="1402" w:author="Gannon, Hugh (Allianz Global Life)" w:date="2026-06-30T11:05:00Z" w16du:dateUtc="2026-06-30T10:05:00Z">
                    <w:r w:rsidRPr="00072586" w:rsidDel="00607941">
                      <w:rPr>
                        <w:rFonts w:asciiTheme="minorHAnsi" w:hAnsiTheme="minorHAnsi" w:cstheme="minorHAnsi"/>
                        <w:color w:val="000000"/>
                        <w:sz w:val="20"/>
                        <w:szCs w:val="20"/>
                      </w:rPr>
                      <w:delText>A2</w:delText>
                    </w:r>
                  </w:del>
                </w:p>
              </w:tc>
              <w:tc>
                <w:tcPr>
                  <w:tcW w:w="3340" w:type="dxa"/>
                  <w:gridSpan w:val="2"/>
                  <w:tcBorders>
                    <w:top w:val="nil"/>
                    <w:left w:val="nil"/>
                    <w:bottom w:val="single" w:sz="4" w:space="0" w:color="auto"/>
                    <w:right w:val="single" w:sz="4" w:space="0" w:color="auto"/>
                  </w:tcBorders>
                  <w:noWrap/>
                  <w:vAlign w:val="bottom"/>
                  <w:hideMark/>
                </w:tcPr>
                <w:p w14:paraId="34E11BAD" w14:textId="7F855E4F" w:rsidR="00D70A99" w:rsidRPr="00072586" w:rsidDel="00607941" w:rsidRDefault="00D70A99" w:rsidP="00D70A99">
                  <w:pPr>
                    <w:jc w:val="center"/>
                    <w:rPr>
                      <w:del w:id="1403" w:author="Gannon, Hugh (Allianz Global Life)" w:date="2026-06-30T11:05:00Z" w16du:dateUtc="2026-06-30T10:05:00Z"/>
                      <w:rFonts w:asciiTheme="minorHAnsi" w:hAnsiTheme="minorHAnsi" w:cstheme="minorHAnsi"/>
                      <w:color w:val="000000"/>
                      <w:sz w:val="20"/>
                      <w:szCs w:val="20"/>
                    </w:rPr>
                  </w:pPr>
                  <w:del w:id="1404" w:author="Gannon, Hugh (Allianz Global Life)" w:date="2026-06-30T11:05:00Z" w16du:dateUtc="2026-06-30T10:05:00Z">
                    <w:r w:rsidRPr="00072586" w:rsidDel="00607941">
                      <w:rPr>
                        <w:rFonts w:asciiTheme="minorHAnsi" w:hAnsiTheme="minorHAnsi" w:cstheme="minorHAnsi"/>
                        <w:color w:val="000000"/>
                        <w:sz w:val="20"/>
                        <w:szCs w:val="20"/>
                      </w:rPr>
                      <w:delText>0.60%</w:delText>
                    </w:r>
                  </w:del>
                </w:p>
              </w:tc>
            </w:tr>
            <w:tr w:rsidR="00D70A99" w:rsidRPr="00072586" w:rsidDel="00607941" w14:paraId="7F41E330" w14:textId="2BEE8160" w:rsidTr="00607941">
              <w:trPr>
                <w:trHeight w:val="255"/>
                <w:del w:id="1405" w:author="Gannon, Hugh (Allianz Global Life)" w:date="2026-06-30T11:05:00Z"/>
              </w:trPr>
              <w:tc>
                <w:tcPr>
                  <w:tcW w:w="1600" w:type="dxa"/>
                  <w:gridSpan w:val="2"/>
                  <w:tcBorders>
                    <w:top w:val="nil"/>
                    <w:left w:val="single" w:sz="4" w:space="0" w:color="auto"/>
                    <w:bottom w:val="single" w:sz="4" w:space="0" w:color="auto"/>
                    <w:right w:val="single" w:sz="4" w:space="0" w:color="auto"/>
                  </w:tcBorders>
                  <w:noWrap/>
                  <w:vAlign w:val="bottom"/>
                  <w:hideMark/>
                </w:tcPr>
                <w:p w14:paraId="14EC6B80" w14:textId="1B3B0DD4" w:rsidR="00D70A99" w:rsidRPr="00072586" w:rsidDel="00607941" w:rsidRDefault="00D70A99" w:rsidP="00D70A99">
                  <w:pPr>
                    <w:jc w:val="center"/>
                    <w:rPr>
                      <w:del w:id="1406" w:author="Gannon, Hugh (Allianz Global Life)" w:date="2026-06-30T11:05:00Z" w16du:dateUtc="2026-06-30T10:05:00Z"/>
                      <w:rFonts w:asciiTheme="minorHAnsi" w:hAnsiTheme="minorHAnsi" w:cstheme="minorHAnsi"/>
                      <w:color w:val="000000"/>
                      <w:sz w:val="20"/>
                      <w:szCs w:val="20"/>
                    </w:rPr>
                  </w:pPr>
                  <w:del w:id="1407" w:author="Gannon, Hugh (Allianz Global Life)" w:date="2026-06-30T11:05:00Z" w16du:dateUtc="2026-06-30T10:05:00Z">
                    <w:r w:rsidRPr="00072586" w:rsidDel="00607941">
                      <w:rPr>
                        <w:rFonts w:asciiTheme="minorHAnsi" w:hAnsiTheme="minorHAnsi" w:cstheme="minorHAnsi"/>
                        <w:color w:val="000000"/>
                        <w:sz w:val="20"/>
                        <w:szCs w:val="20"/>
                      </w:rPr>
                      <w:delText>A3</w:delText>
                    </w:r>
                  </w:del>
                </w:p>
              </w:tc>
              <w:tc>
                <w:tcPr>
                  <w:tcW w:w="3340" w:type="dxa"/>
                  <w:gridSpan w:val="2"/>
                  <w:tcBorders>
                    <w:top w:val="nil"/>
                    <w:left w:val="nil"/>
                    <w:bottom w:val="single" w:sz="4" w:space="0" w:color="auto"/>
                    <w:right w:val="single" w:sz="4" w:space="0" w:color="auto"/>
                  </w:tcBorders>
                  <w:noWrap/>
                  <w:vAlign w:val="bottom"/>
                  <w:hideMark/>
                </w:tcPr>
                <w:p w14:paraId="4CE4C40C" w14:textId="4340E719" w:rsidR="00D70A99" w:rsidRPr="00072586" w:rsidDel="00607941" w:rsidRDefault="00D70A99" w:rsidP="00D70A99">
                  <w:pPr>
                    <w:jc w:val="center"/>
                    <w:rPr>
                      <w:del w:id="1408" w:author="Gannon, Hugh (Allianz Global Life)" w:date="2026-06-30T11:05:00Z" w16du:dateUtc="2026-06-30T10:05:00Z"/>
                      <w:rFonts w:asciiTheme="minorHAnsi" w:hAnsiTheme="minorHAnsi" w:cstheme="minorHAnsi"/>
                      <w:color w:val="000000"/>
                      <w:sz w:val="20"/>
                      <w:szCs w:val="20"/>
                    </w:rPr>
                  </w:pPr>
                  <w:del w:id="1409" w:author="Gannon, Hugh (Allianz Global Life)" w:date="2026-06-30T11:05:00Z" w16du:dateUtc="2026-06-30T10:05:00Z">
                    <w:r w:rsidRPr="00072586" w:rsidDel="00607941">
                      <w:rPr>
                        <w:rFonts w:asciiTheme="minorHAnsi" w:hAnsiTheme="minorHAnsi" w:cstheme="minorHAnsi"/>
                        <w:color w:val="000000"/>
                        <w:sz w:val="20"/>
                        <w:szCs w:val="20"/>
                      </w:rPr>
                      <w:delText>0.50%</w:delText>
                    </w:r>
                  </w:del>
                </w:p>
              </w:tc>
            </w:tr>
            <w:tr w:rsidR="00D70A99" w:rsidRPr="00072586" w:rsidDel="00607941" w14:paraId="0CC2AEAC" w14:textId="1926ED90" w:rsidTr="00607941">
              <w:trPr>
                <w:trHeight w:val="255"/>
                <w:del w:id="1410" w:author="Gannon, Hugh (Allianz Global Life)" w:date="2026-06-30T11:05:00Z"/>
              </w:trPr>
              <w:tc>
                <w:tcPr>
                  <w:tcW w:w="1600" w:type="dxa"/>
                  <w:gridSpan w:val="2"/>
                  <w:tcBorders>
                    <w:top w:val="nil"/>
                    <w:left w:val="single" w:sz="4" w:space="0" w:color="auto"/>
                    <w:bottom w:val="single" w:sz="4" w:space="0" w:color="auto"/>
                    <w:right w:val="single" w:sz="4" w:space="0" w:color="auto"/>
                  </w:tcBorders>
                  <w:noWrap/>
                  <w:vAlign w:val="bottom"/>
                </w:tcPr>
                <w:p w14:paraId="1DB598AF" w14:textId="4F394CE3" w:rsidR="00D70A99" w:rsidRPr="00072586" w:rsidDel="00607941" w:rsidRDefault="00D70A99" w:rsidP="00D70A99">
                  <w:pPr>
                    <w:jc w:val="center"/>
                    <w:rPr>
                      <w:del w:id="1411" w:author="Gannon, Hugh (Allianz Global Life)" w:date="2026-06-30T11:05:00Z" w16du:dateUtc="2026-06-30T10:05:00Z"/>
                      <w:rFonts w:asciiTheme="minorHAnsi" w:hAnsiTheme="minorHAnsi" w:cstheme="minorHAnsi"/>
                      <w:color w:val="000000"/>
                      <w:sz w:val="20"/>
                      <w:szCs w:val="20"/>
                    </w:rPr>
                  </w:pPr>
                  <w:del w:id="1412" w:author="Gannon, Hugh (Allianz Global Life)" w:date="2026-06-30T11:05:00Z" w16du:dateUtc="2026-06-30T10:05:00Z">
                    <w:r w:rsidRPr="00072586" w:rsidDel="00607941">
                      <w:rPr>
                        <w:rFonts w:asciiTheme="minorHAnsi" w:hAnsiTheme="minorHAnsi" w:cstheme="minorHAnsi"/>
                        <w:color w:val="000000"/>
                        <w:sz w:val="20"/>
                        <w:szCs w:val="20"/>
                      </w:rPr>
                      <w:delText>A4</w:delText>
                    </w:r>
                  </w:del>
                </w:p>
              </w:tc>
              <w:tc>
                <w:tcPr>
                  <w:tcW w:w="3340" w:type="dxa"/>
                  <w:gridSpan w:val="2"/>
                  <w:tcBorders>
                    <w:top w:val="nil"/>
                    <w:left w:val="nil"/>
                    <w:bottom w:val="single" w:sz="4" w:space="0" w:color="auto"/>
                    <w:right w:val="single" w:sz="4" w:space="0" w:color="auto"/>
                  </w:tcBorders>
                  <w:noWrap/>
                  <w:vAlign w:val="bottom"/>
                </w:tcPr>
                <w:p w14:paraId="5AAF28F2" w14:textId="27483BB2" w:rsidR="00D70A99" w:rsidRPr="00072586" w:rsidDel="00607941" w:rsidRDefault="00D70A99" w:rsidP="00D70A99">
                  <w:pPr>
                    <w:jc w:val="center"/>
                    <w:rPr>
                      <w:del w:id="1413" w:author="Gannon, Hugh (Allianz Global Life)" w:date="2026-06-30T11:05:00Z" w16du:dateUtc="2026-06-30T10:05:00Z"/>
                      <w:rFonts w:asciiTheme="minorHAnsi" w:hAnsiTheme="minorHAnsi" w:cstheme="minorHAnsi"/>
                      <w:color w:val="000000"/>
                      <w:sz w:val="20"/>
                      <w:szCs w:val="20"/>
                    </w:rPr>
                  </w:pPr>
                  <w:del w:id="1414" w:author="Gannon, Hugh (Allianz Global Life)" w:date="2026-06-30T11:05:00Z" w16du:dateUtc="2026-06-30T10:05:00Z">
                    <w:r w:rsidRPr="00072586" w:rsidDel="00607941">
                      <w:rPr>
                        <w:rFonts w:asciiTheme="minorHAnsi" w:hAnsiTheme="minorHAnsi" w:cstheme="minorHAnsi"/>
                        <w:color w:val="000000"/>
                        <w:sz w:val="20"/>
                        <w:szCs w:val="20"/>
                      </w:rPr>
                      <w:delText>0.35%</w:delText>
                    </w:r>
                  </w:del>
                </w:p>
              </w:tc>
            </w:tr>
            <w:tr w:rsidR="00D70A99" w:rsidRPr="00072586" w:rsidDel="00607941" w14:paraId="5A05887F" w14:textId="670E4558" w:rsidTr="00607941">
              <w:trPr>
                <w:trHeight w:val="255"/>
                <w:del w:id="1415" w:author="Gannon, Hugh (Allianz Global Life)" w:date="2026-06-30T11:05:00Z"/>
              </w:trPr>
              <w:tc>
                <w:tcPr>
                  <w:tcW w:w="1600" w:type="dxa"/>
                  <w:gridSpan w:val="2"/>
                  <w:tcBorders>
                    <w:top w:val="nil"/>
                    <w:left w:val="single" w:sz="4" w:space="0" w:color="auto"/>
                    <w:bottom w:val="single" w:sz="4" w:space="0" w:color="auto"/>
                    <w:right w:val="single" w:sz="4" w:space="0" w:color="auto"/>
                  </w:tcBorders>
                  <w:noWrap/>
                  <w:vAlign w:val="bottom"/>
                </w:tcPr>
                <w:p w14:paraId="23B3BF66" w14:textId="5FC2B3BF" w:rsidR="00D70A99" w:rsidRPr="00072586" w:rsidDel="00607941" w:rsidRDefault="00D70A99" w:rsidP="00D70A99">
                  <w:pPr>
                    <w:jc w:val="center"/>
                    <w:rPr>
                      <w:del w:id="1416" w:author="Gannon, Hugh (Allianz Global Life)" w:date="2026-06-30T11:05:00Z" w16du:dateUtc="2026-06-30T10:05:00Z"/>
                      <w:rFonts w:asciiTheme="minorHAnsi" w:hAnsiTheme="minorHAnsi" w:cstheme="minorHAnsi"/>
                      <w:color w:val="000000"/>
                      <w:sz w:val="20"/>
                      <w:szCs w:val="20"/>
                    </w:rPr>
                  </w:pPr>
                  <w:del w:id="1417" w:author="Gannon, Hugh (Allianz Global Life)" w:date="2026-06-30T11:05:00Z" w16du:dateUtc="2026-06-30T10:05:00Z">
                    <w:r w:rsidRPr="00072586" w:rsidDel="00607941">
                      <w:rPr>
                        <w:rFonts w:asciiTheme="minorHAnsi" w:hAnsiTheme="minorHAnsi" w:cstheme="minorHAnsi"/>
                        <w:color w:val="000000"/>
                        <w:sz w:val="20"/>
                        <w:szCs w:val="20"/>
                      </w:rPr>
                      <w:delText>A5</w:delText>
                    </w:r>
                  </w:del>
                </w:p>
              </w:tc>
              <w:tc>
                <w:tcPr>
                  <w:tcW w:w="3340" w:type="dxa"/>
                  <w:gridSpan w:val="2"/>
                  <w:tcBorders>
                    <w:top w:val="nil"/>
                    <w:left w:val="nil"/>
                    <w:bottom w:val="single" w:sz="4" w:space="0" w:color="auto"/>
                    <w:right w:val="single" w:sz="4" w:space="0" w:color="auto"/>
                  </w:tcBorders>
                  <w:noWrap/>
                  <w:vAlign w:val="bottom"/>
                </w:tcPr>
                <w:p w14:paraId="41C26766" w14:textId="1FF076E7" w:rsidR="00D70A99" w:rsidRPr="00072586" w:rsidDel="00607941" w:rsidRDefault="00D70A99" w:rsidP="00D70A99">
                  <w:pPr>
                    <w:jc w:val="center"/>
                    <w:rPr>
                      <w:del w:id="1418" w:author="Gannon, Hugh (Allianz Global Life)" w:date="2026-06-30T11:05:00Z" w16du:dateUtc="2026-06-30T10:05:00Z"/>
                      <w:rFonts w:asciiTheme="minorHAnsi" w:hAnsiTheme="minorHAnsi" w:cstheme="minorHAnsi"/>
                      <w:color w:val="000000"/>
                      <w:sz w:val="20"/>
                      <w:szCs w:val="20"/>
                    </w:rPr>
                  </w:pPr>
                  <w:del w:id="1419" w:author="Gannon, Hugh (Allianz Global Life)" w:date="2026-06-30T11:05:00Z" w16du:dateUtc="2026-06-30T10:05:00Z">
                    <w:r w:rsidRPr="00072586" w:rsidDel="00607941">
                      <w:rPr>
                        <w:rFonts w:asciiTheme="minorHAnsi" w:hAnsiTheme="minorHAnsi" w:cstheme="minorHAnsi"/>
                        <w:color w:val="000000"/>
                        <w:sz w:val="20"/>
                        <w:szCs w:val="20"/>
                      </w:rPr>
                      <w:delText>0.25%</w:delText>
                    </w:r>
                  </w:del>
                </w:p>
              </w:tc>
            </w:tr>
            <w:tr w:rsidR="00D70A99" w:rsidRPr="00072586" w:rsidDel="00607941" w14:paraId="316C5A7A" w14:textId="68FC9518" w:rsidTr="00607941">
              <w:trPr>
                <w:trHeight w:val="255"/>
                <w:del w:id="1420" w:author="Gannon, Hugh (Allianz Global Life)" w:date="2026-06-30T11:05:00Z"/>
              </w:trPr>
              <w:tc>
                <w:tcPr>
                  <w:tcW w:w="1600" w:type="dxa"/>
                  <w:gridSpan w:val="2"/>
                  <w:tcBorders>
                    <w:top w:val="nil"/>
                    <w:left w:val="single" w:sz="4" w:space="0" w:color="auto"/>
                    <w:bottom w:val="single" w:sz="4" w:space="0" w:color="auto"/>
                    <w:right w:val="single" w:sz="4" w:space="0" w:color="auto"/>
                  </w:tcBorders>
                  <w:noWrap/>
                  <w:vAlign w:val="bottom"/>
                  <w:hideMark/>
                </w:tcPr>
                <w:p w14:paraId="2152652D" w14:textId="44E78624" w:rsidR="00D70A99" w:rsidRPr="00072586" w:rsidDel="00607941" w:rsidRDefault="00D70A99" w:rsidP="00D70A99">
                  <w:pPr>
                    <w:jc w:val="center"/>
                    <w:rPr>
                      <w:del w:id="1421" w:author="Gannon, Hugh (Allianz Global Life)" w:date="2026-06-30T11:05:00Z" w16du:dateUtc="2026-06-30T10:05:00Z"/>
                      <w:rFonts w:asciiTheme="minorHAnsi" w:hAnsiTheme="minorHAnsi" w:cstheme="minorHAnsi"/>
                      <w:color w:val="000000"/>
                      <w:sz w:val="20"/>
                      <w:szCs w:val="20"/>
                    </w:rPr>
                  </w:pPr>
                  <w:del w:id="1422" w:author="Gannon, Hugh (Allianz Global Life)" w:date="2026-06-30T11:05:00Z" w16du:dateUtc="2026-06-30T10:05:00Z">
                    <w:r w:rsidRPr="00072586" w:rsidDel="00607941">
                      <w:rPr>
                        <w:rFonts w:asciiTheme="minorHAnsi" w:hAnsiTheme="minorHAnsi" w:cstheme="minorHAnsi"/>
                        <w:color w:val="000000"/>
                        <w:sz w:val="20"/>
                        <w:szCs w:val="20"/>
                      </w:rPr>
                      <w:delText>B1</w:delText>
                    </w:r>
                  </w:del>
                </w:p>
              </w:tc>
              <w:tc>
                <w:tcPr>
                  <w:tcW w:w="3340" w:type="dxa"/>
                  <w:gridSpan w:val="2"/>
                  <w:tcBorders>
                    <w:top w:val="nil"/>
                    <w:left w:val="nil"/>
                    <w:bottom w:val="single" w:sz="4" w:space="0" w:color="auto"/>
                    <w:right w:val="single" w:sz="4" w:space="0" w:color="auto"/>
                  </w:tcBorders>
                  <w:noWrap/>
                  <w:vAlign w:val="bottom"/>
                  <w:hideMark/>
                </w:tcPr>
                <w:p w14:paraId="71003E8B" w14:textId="25312246" w:rsidR="00D70A99" w:rsidRPr="00072586" w:rsidDel="00607941" w:rsidRDefault="00D70A99" w:rsidP="00D70A99">
                  <w:pPr>
                    <w:jc w:val="center"/>
                    <w:rPr>
                      <w:del w:id="1423" w:author="Gannon, Hugh (Allianz Global Life)" w:date="2026-06-30T11:05:00Z" w16du:dateUtc="2026-06-30T10:05:00Z"/>
                      <w:rFonts w:asciiTheme="minorHAnsi" w:hAnsiTheme="minorHAnsi" w:cstheme="minorHAnsi"/>
                      <w:color w:val="000000"/>
                      <w:sz w:val="20"/>
                      <w:szCs w:val="20"/>
                    </w:rPr>
                  </w:pPr>
                  <w:del w:id="1424" w:author="Gannon, Hugh (Allianz Global Life)" w:date="2026-06-30T11:05:00Z" w16du:dateUtc="2026-06-30T10:05:00Z">
                    <w:r w:rsidRPr="00072586" w:rsidDel="00607941">
                      <w:rPr>
                        <w:rFonts w:asciiTheme="minorHAnsi" w:hAnsiTheme="minorHAnsi" w:cstheme="minorHAnsi"/>
                        <w:color w:val="000000"/>
                        <w:sz w:val="20"/>
                        <w:szCs w:val="20"/>
                      </w:rPr>
                      <w:delText>0.50%</w:delText>
                    </w:r>
                  </w:del>
                </w:p>
              </w:tc>
            </w:tr>
            <w:tr w:rsidR="00D70A99" w:rsidRPr="00072586" w:rsidDel="00607941" w14:paraId="0FCAE87E" w14:textId="04FC540D" w:rsidTr="00607941">
              <w:trPr>
                <w:trHeight w:val="255"/>
                <w:del w:id="1425" w:author="Gannon, Hugh (Allianz Global Life)" w:date="2026-06-30T11:05:00Z"/>
              </w:trPr>
              <w:tc>
                <w:tcPr>
                  <w:tcW w:w="1600" w:type="dxa"/>
                  <w:gridSpan w:val="2"/>
                  <w:tcBorders>
                    <w:top w:val="nil"/>
                    <w:left w:val="single" w:sz="4" w:space="0" w:color="auto"/>
                    <w:bottom w:val="single" w:sz="4" w:space="0" w:color="auto"/>
                    <w:right w:val="single" w:sz="4" w:space="0" w:color="auto"/>
                  </w:tcBorders>
                  <w:noWrap/>
                  <w:vAlign w:val="bottom"/>
                  <w:hideMark/>
                </w:tcPr>
                <w:p w14:paraId="24D7B717" w14:textId="78E46245" w:rsidR="00D70A99" w:rsidRPr="00072586" w:rsidDel="00607941" w:rsidRDefault="00D70A99" w:rsidP="00D70A99">
                  <w:pPr>
                    <w:jc w:val="center"/>
                    <w:rPr>
                      <w:del w:id="1426" w:author="Gannon, Hugh (Allianz Global Life)" w:date="2026-06-30T11:05:00Z" w16du:dateUtc="2026-06-30T10:05:00Z"/>
                      <w:rFonts w:asciiTheme="minorHAnsi" w:hAnsiTheme="minorHAnsi" w:cstheme="minorHAnsi"/>
                      <w:color w:val="000000"/>
                      <w:sz w:val="20"/>
                      <w:szCs w:val="20"/>
                    </w:rPr>
                  </w:pPr>
                  <w:del w:id="1427" w:author="Gannon, Hugh (Allianz Global Life)" w:date="2026-06-30T11:05:00Z" w16du:dateUtc="2026-06-30T10:05:00Z">
                    <w:r w:rsidRPr="00072586" w:rsidDel="00607941">
                      <w:rPr>
                        <w:rFonts w:asciiTheme="minorHAnsi" w:hAnsiTheme="minorHAnsi" w:cstheme="minorHAnsi"/>
                        <w:color w:val="000000"/>
                        <w:sz w:val="20"/>
                        <w:szCs w:val="20"/>
                      </w:rPr>
                      <w:delText>B2</w:delText>
                    </w:r>
                  </w:del>
                </w:p>
              </w:tc>
              <w:tc>
                <w:tcPr>
                  <w:tcW w:w="3340" w:type="dxa"/>
                  <w:gridSpan w:val="2"/>
                  <w:tcBorders>
                    <w:top w:val="nil"/>
                    <w:left w:val="nil"/>
                    <w:bottom w:val="single" w:sz="4" w:space="0" w:color="auto"/>
                    <w:right w:val="single" w:sz="4" w:space="0" w:color="auto"/>
                  </w:tcBorders>
                  <w:noWrap/>
                  <w:vAlign w:val="bottom"/>
                  <w:hideMark/>
                </w:tcPr>
                <w:p w14:paraId="0297ACC0" w14:textId="0BF65A8C" w:rsidR="00D70A99" w:rsidRPr="00072586" w:rsidDel="00607941" w:rsidRDefault="00D70A99" w:rsidP="00D70A99">
                  <w:pPr>
                    <w:jc w:val="center"/>
                    <w:rPr>
                      <w:del w:id="1428" w:author="Gannon, Hugh (Allianz Global Life)" w:date="2026-06-30T11:05:00Z" w16du:dateUtc="2026-06-30T10:05:00Z"/>
                      <w:rFonts w:asciiTheme="minorHAnsi" w:hAnsiTheme="minorHAnsi" w:cstheme="minorHAnsi"/>
                      <w:color w:val="000000"/>
                      <w:sz w:val="20"/>
                      <w:szCs w:val="20"/>
                    </w:rPr>
                  </w:pPr>
                  <w:del w:id="1429" w:author="Gannon, Hugh (Allianz Global Life)" w:date="2026-06-30T11:05:00Z" w16du:dateUtc="2026-06-30T10:05:00Z">
                    <w:r w:rsidRPr="00072586" w:rsidDel="00607941">
                      <w:rPr>
                        <w:rFonts w:asciiTheme="minorHAnsi" w:hAnsiTheme="minorHAnsi" w:cstheme="minorHAnsi"/>
                        <w:color w:val="000000"/>
                        <w:sz w:val="20"/>
                        <w:szCs w:val="20"/>
                      </w:rPr>
                      <w:delText>0.35%</w:delText>
                    </w:r>
                  </w:del>
                </w:p>
              </w:tc>
            </w:tr>
            <w:tr w:rsidR="00D70A99" w:rsidRPr="00072586" w:rsidDel="00607941" w14:paraId="5E4C8BB5" w14:textId="40B1700A" w:rsidTr="00607941">
              <w:trPr>
                <w:trHeight w:val="255"/>
                <w:del w:id="1430" w:author="Gannon, Hugh (Allianz Global Life)" w:date="2026-06-30T11:05:00Z"/>
              </w:trPr>
              <w:tc>
                <w:tcPr>
                  <w:tcW w:w="1600" w:type="dxa"/>
                  <w:gridSpan w:val="2"/>
                  <w:tcBorders>
                    <w:top w:val="nil"/>
                    <w:left w:val="single" w:sz="4" w:space="0" w:color="auto"/>
                    <w:bottom w:val="single" w:sz="4" w:space="0" w:color="auto"/>
                    <w:right w:val="single" w:sz="4" w:space="0" w:color="auto"/>
                  </w:tcBorders>
                  <w:noWrap/>
                  <w:vAlign w:val="bottom"/>
                  <w:hideMark/>
                </w:tcPr>
                <w:p w14:paraId="7645D9BA" w14:textId="7C29D853" w:rsidR="00D70A99" w:rsidRPr="00072586" w:rsidDel="00607941" w:rsidRDefault="00D70A99" w:rsidP="00D70A99">
                  <w:pPr>
                    <w:jc w:val="center"/>
                    <w:rPr>
                      <w:del w:id="1431" w:author="Gannon, Hugh (Allianz Global Life)" w:date="2026-06-30T11:05:00Z" w16du:dateUtc="2026-06-30T10:05:00Z"/>
                      <w:rFonts w:asciiTheme="minorHAnsi" w:hAnsiTheme="minorHAnsi" w:cstheme="minorHAnsi"/>
                      <w:color w:val="000000"/>
                      <w:sz w:val="20"/>
                      <w:szCs w:val="20"/>
                    </w:rPr>
                  </w:pPr>
                  <w:del w:id="1432" w:author="Gannon, Hugh (Allianz Global Life)" w:date="2026-06-30T11:05:00Z" w16du:dateUtc="2026-06-30T10:05:00Z">
                    <w:r w:rsidRPr="00072586" w:rsidDel="00607941">
                      <w:rPr>
                        <w:rFonts w:asciiTheme="minorHAnsi" w:hAnsiTheme="minorHAnsi" w:cstheme="minorHAnsi"/>
                        <w:color w:val="000000"/>
                        <w:sz w:val="20"/>
                        <w:szCs w:val="20"/>
                      </w:rPr>
                      <w:delText>B3</w:delText>
                    </w:r>
                  </w:del>
                </w:p>
              </w:tc>
              <w:tc>
                <w:tcPr>
                  <w:tcW w:w="3340" w:type="dxa"/>
                  <w:gridSpan w:val="2"/>
                  <w:tcBorders>
                    <w:top w:val="nil"/>
                    <w:left w:val="nil"/>
                    <w:bottom w:val="single" w:sz="4" w:space="0" w:color="auto"/>
                    <w:right w:val="single" w:sz="4" w:space="0" w:color="auto"/>
                  </w:tcBorders>
                  <w:noWrap/>
                  <w:vAlign w:val="bottom"/>
                  <w:hideMark/>
                </w:tcPr>
                <w:p w14:paraId="70BEAF00" w14:textId="43D79665" w:rsidR="00D70A99" w:rsidRPr="00072586" w:rsidDel="00607941" w:rsidRDefault="00D70A99" w:rsidP="00D70A99">
                  <w:pPr>
                    <w:jc w:val="center"/>
                    <w:rPr>
                      <w:del w:id="1433" w:author="Gannon, Hugh (Allianz Global Life)" w:date="2026-06-30T11:05:00Z" w16du:dateUtc="2026-06-30T10:05:00Z"/>
                      <w:rFonts w:asciiTheme="minorHAnsi" w:hAnsiTheme="minorHAnsi" w:cstheme="minorHAnsi"/>
                      <w:color w:val="000000"/>
                      <w:sz w:val="20"/>
                      <w:szCs w:val="20"/>
                    </w:rPr>
                  </w:pPr>
                  <w:del w:id="1434" w:author="Gannon, Hugh (Allianz Global Life)" w:date="2026-06-30T11:05:00Z" w16du:dateUtc="2026-06-30T10:05:00Z">
                    <w:r w:rsidRPr="00072586" w:rsidDel="00607941">
                      <w:rPr>
                        <w:rFonts w:asciiTheme="minorHAnsi" w:hAnsiTheme="minorHAnsi" w:cstheme="minorHAnsi"/>
                        <w:color w:val="000000"/>
                        <w:sz w:val="20"/>
                        <w:szCs w:val="20"/>
                      </w:rPr>
                      <w:delText>0.25%</w:delText>
                    </w:r>
                  </w:del>
                </w:p>
              </w:tc>
            </w:tr>
            <w:tr w:rsidR="00D70A99" w:rsidRPr="00072586" w:rsidDel="00607941" w14:paraId="68FFD13A" w14:textId="3E72F7C5" w:rsidTr="00607941">
              <w:trPr>
                <w:trHeight w:val="255"/>
                <w:del w:id="1435" w:author="Gannon, Hugh (Allianz Global Life)" w:date="2026-06-30T11:05:00Z"/>
              </w:trPr>
              <w:tc>
                <w:tcPr>
                  <w:tcW w:w="1600" w:type="dxa"/>
                  <w:gridSpan w:val="2"/>
                  <w:tcBorders>
                    <w:top w:val="nil"/>
                    <w:left w:val="single" w:sz="4" w:space="0" w:color="auto"/>
                    <w:bottom w:val="single" w:sz="4" w:space="0" w:color="auto"/>
                    <w:right w:val="single" w:sz="4" w:space="0" w:color="auto"/>
                  </w:tcBorders>
                  <w:noWrap/>
                  <w:vAlign w:val="bottom"/>
                </w:tcPr>
                <w:p w14:paraId="39989092" w14:textId="6D9A40F6" w:rsidR="00D70A99" w:rsidRPr="00072586" w:rsidDel="00607941" w:rsidRDefault="00D70A99" w:rsidP="00D70A99">
                  <w:pPr>
                    <w:jc w:val="center"/>
                    <w:rPr>
                      <w:del w:id="1436" w:author="Gannon, Hugh (Allianz Global Life)" w:date="2026-06-30T11:05:00Z" w16du:dateUtc="2026-06-30T10:05:00Z"/>
                      <w:rFonts w:asciiTheme="minorHAnsi" w:hAnsiTheme="minorHAnsi" w:cstheme="minorHAnsi"/>
                      <w:color w:val="000000"/>
                      <w:sz w:val="20"/>
                      <w:szCs w:val="20"/>
                    </w:rPr>
                  </w:pPr>
                  <w:del w:id="1437" w:author="Gannon, Hugh (Allianz Global Life)" w:date="2026-06-30T11:05:00Z" w16du:dateUtc="2026-06-30T10:05:00Z">
                    <w:r w:rsidRPr="00072586" w:rsidDel="00607941">
                      <w:rPr>
                        <w:rFonts w:asciiTheme="minorHAnsi" w:hAnsiTheme="minorHAnsi" w:cstheme="minorHAnsi"/>
                        <w:color w:val="000000"/>
                        <w:sz w:val="20"/>
                        <w:szCs w:val="20"/>
                      </w:rPr>
                      <w:delText>B4</w:delText>
                    </w:r>
                  </w:del>
                </w:p>
              </w:tc>
              <w:tc>
                <w:tcPr>
                  <w:tcW w:w="3340" w:type="dxa"/>
                  <w:gridSpan w:val="2"/>
                  <w:tcBorders>
                    <w:top w:val="nil"/>
                    <w:left w:val="nil"/>
                    <w:bottom w:val="single" w:sz="4" w:space="0" w:color="auto"/>
                    <w:right w:val="single" w:sz="4" w:space="0" w:color="auto"/>
                  </w:tcBorders>
                  <w:noWrap/>
                  <w:vAlign w:val="bottom"/>
                </w:tcPr>
                <w:p w14:paraId="2CEF0782" w14:textId="0E932805" w:rsidR="00D70A99" w:rsidRPr="00072586" w:rsidDel="00607941" w:rsidRDefault="00D70A99" w:rsidP="00D70A99">
                  <w:pPr>
                    <w:jc w:val="center"/>
                    <w:rPr>
                      <w:del w:id="1438" w:author="Gannon, Hugh (Allianz Global Life)" w:date="2026-06-30T11:05:00Z" w16du:dateUtc="2026-06-30T10:05:00Z"/>
                      <w:rFonts w:asciiTheme="minorHAnsi" w:hAnsiTheme="minorHAnsi" w:cstheme="minorHAnsi"/>
                      <w:color w:val="000000"/>
                      <w:sz w:val="20"/>
                      <w:szCs w:val="20"/>
                    </w:rPr>
                  </w:pPr>
                  <w:del w:id="1439" w:author="Gannon, Hugh (Allianz Global Life)" w:date="2026-06-30T11:05:00Z" w16du:dateUtc="2026-06-30T10:05:00Z">
                    <w:r w:rsidRPr="00072586" w:rsidDel="00607941">
                      <w:rPr>
                        <w:rFonts w:asciiTheme="minorHAnsi" w:hAnsiTheme="minorHAnsi" w:cstheme="minorHAnsi"/>
                        <w:color w:val="000000"/>
                        <w:sz w:val="20"/>
                        <w:szCs w:val="20"/>
                      </w:rPr>
                      <w:delText>0.10%</w:delText>
                    </w:r>
                  </w:del>
                </w:p>
              </w:tc>
            </w:tr>
            <w:tr w:rsidR="00D70A99" w:rsidRPr="00072586" w:rsidDel="00607941" w14:paraId="3736DBC9" w14:textId="2B9044B5" w:rsidTr="00607941">
              <w:trPr>
                <w:trHeight w:val="255"/>
                <w:del w:id="1440" w:author="Gannon, Hugh (Allianz Global Life)" w:date="2026-06-30T11:05:00Z"/>
              </w:trPr>
              <w:tc>
                <w:tcPr>
                  <w:tcW w:w="1600" w:type="dxa"/>
                  <w:gridSpan w:val="2"/>
                  <w:tcBorders>
                    <w:top w:val="nil"/>
                    <w:left w:val="single" w:sz="4" w:space="0" w:color="auto"/>
                    <w:bottom w:val="single" w:sz="4" w:space="0" w:color="auto"/>
                    <w:right w:val="single" w:sz="4" w:space="0" w:color="auto"/>
                  </w:tcBorders>
                  <w:noWrap/>
                  <w:vAlign w:val="bottom"/>
                </w:tcPr>
                <w:p w14:paraId="390A9774" w14:textId="76A9C8E5" w:rsidR="00D70A99" w:rsidRPr="00072586" w:rsidDel="00607941" w:rsidRDefault="00D70A99" w:rsidP="00D70A99">
                  <w:pPr>
                    <w:jc w:val="center"/>
                    <w:rPr>
                      <w:del w:id="1441" w:author="Gannon, Hugh (Allianz Global Life)" w:date="2026-06-30T11:05:00Z" w16du:dateUtc="2026-06-30T10:05:00Z"/>
                      <w:rFonts w:asciiTheme="minorHAnsi" w:hAnsiTheme="minorHAnsi" w:cstheme="minorHAnsi"/>
                      <w:color w:val="000000"/>
                      <w:sz w:val="20"/>
                      <w:szCs w:val="20"/>
                    </w:rPr>
                  </w:pPr>
                  <w:del w:id="1442" w:author="Gannon, Hugh (Allianz Global Life)" w:date="2026-06-30T11:05:00Z" w16du:dateUtc="2026-06-30T10:05:00Z">
                    <w:r w:rsidRPr="00072586" w:rsidDel="00607941">
                      <w:rPr>
                        <w:rFonts w:asciiTheme="minorHAnsi" w:hAnsiTheme="minorHAnsi" w:cstheme="minorHAnsi"/>
                        <w:color w:val="000000"/>
                        <w:sz w:val="20"/>
                        <w:szCs w:val="20"/>
                      </w:rPr>
                      <w:delText>B5</w:delText>
                    </w:r>
                  </w:del>
                </w:p>
              </w:tc>
              <w:tc>
                <w:tcPr>
                  <w:tcW w:w="3340" w:type="dxa"/>
                  <w:gridSpan w:val="2"/>
                  <w:tcBorders>
                    <w:top w:val="nil"/>
                    <w:left w:val="nil"/>
                    <w:bottom w:val="single" w:sz="4" w:space="0" w:color="auto"/>
                    <w:right w:val="single" w:sz="4" w:space="0" w:color="auto"/>
                  </w:tcBorders>
                  <w:noWrap/>
                  <w:vAlign w:val="bottom"/>
                </w:tcPr>
                <w:p w14:paraId="666120DE" w14:textId="3EA719A9" w:rsidR="00D70A99" w:rsidRPr="00072586" w:rsidDel="00607941" w:rsidRDefault="00D70A99" w:rsidP="00D70A99">
                  <w:pPr>
                    <w:jc w:val="center"/>
                    <w:rPr>
                      <w:del w:id="1443" w:author="Gannon, Hugh (Allianz Global Life)" w:date="2026-06-30T11:05:00Z" w16du:dateUtc="2026-06-30T10:05:00Z"/>
                      <w:rFonts w:asciiTheme="minorHAnsi" w:hAnsiTheme="minorHAnsi" w:cstheme="minorHAnsi"/>
                      <w:color w:val="000000"/>
                      <w:sz w:val="20"/>
                      <w:szCs w:val="20"/>
                    </w:rPr>
                  </w:pPr>
                  <w:del w:id="1444" w:author="Gannon, Hugh (Allianz Global Life)" w:date="2026-06-30T11:05:00Z" w16du:dateUtc="2026-06-30T10:05:00Z">
                    <w:r w:rsidRPr="00072586" w:rsidDel="00607941">
                      <w:rPr>
                        <w:rFonts w:asciiTheme="minorHAnsi" w:hAnsiTheme="minorHAnsi" w:cstheme="minorHAnsi"/>
                        <w:color w:val="000000"/>
                        <w:sz w:val="20"/>
                        <w:szCs w:val="20"/>
                      </w:rPr>
                      <w:delText>0.00%</w:delText>
                    </w:r>
                  </w:del>
                </w:p>
              </w:tc>
            </w:tr>
            <w:tr w:rsidR="00D70A99" w:rsidRPr="00072586" w:rsidDel="00607941" w14:paraId="15A61B53" w14:textId="3883F677" w:rsidTr="00607941">
              <w:trPr>
                <w:trHeight w:val="255"/>
                <w:del w:id="1445" w:author="Gannon, Hugh (Allianz Global Life)" w:date="2026-06-30T11:05:00Z"/>
              </w:trPr>
              <w:tc>
                <w:tcPr>
                  <w:tcW w:w="1600" w:type="dxa"/>
                  <w:gridSpan w:val="2"/>
                  <w:tcBorders>
                    <w:top w:val="nil"/>
                    <w:left w:val="single" w:sz="4" w:space="0" w:color="auto"/>
                    <w:bottom w:val="single" w:sz="4" w:space="0" w:color="auto"/>
                    <w:right w:val="single" w:sz="4" w:space="0" w:color="auto"/>
                  </w:tcBorders>
                  <w:noWrap/>
                  <w:vAlign w:val="bottom"/>
                  <w:hideMark/>
                </w:tcPr>
                <w:p w14:paraId="4E9A8084" w14:textId="58D68060" w:rsidR="00D70A99" w:rsidRPr="00072586" w:rsidDel="00607941" w:rsidRDefault="00D70A99" w:rsidP="00D70A99">
                  <w:pPr>
                    <w:jc w:val="center"/>
                    <w:rPr>
                      <w:del w:id="1446" w:author="Gannon, Hugh (Allianz Global Life)" w:date="2026-06-30T11:05:00Z" w16du:dateUtc="2026-06-30T10:05:00Z"/>
                      <w:rFonts w:asciiTheme="minorHAnsi" w:hAnsiTheme="minorHAnsi" w:cstheme="minorHAnsi"/>
                      <w:color w:val="000000"/>
                      <w:sz w:val="20"/>
                      <w:szCs w:val="20"/>
                    </w:rPr>
                  </w:pPr>
                  <w:del w:id="1447" w:author="Gannon, Hugh (Allianz Global Life)" w:date="2026-06-30T11:05:00Z" w16du:dateUtc="2026-06-30T10:05:00Z">
                    <w:r w:rsidRPr="00072586" w:rsidDel="00607941">
                      <w:rPr>
                        <w:rFonts w:asciiTheme="minorHAnsi" w:hAnsiTheme="minorHAnsi" w:cstheme="minorHAnsi"/>
                        <w:color w:val="000000"/>
                        <w:sz w:val="20"/>
                        <w:szCs w:val="20"/>
                      </w:rPr>
                      <w:delText>C1</w:delText>
                    </w:r>
                  </w:del>
                </w:p>
              </w:tc>
              <w:tc>
                <w:tcPr>
                  <w:tcW w:w="3340" w:type="dxa"/>
                  <w:gridSpan w:val="2"/>
                  <w:tcBorders>
                    <w:top w:val="nil"/>
                    <w:left w:val="nil"/>
                    <w:bottom w:val="single" w:sz="4" w:space="0" w:color="auto"/>
                    <w:right w:val="single" w:sz="4" w:space="0" w:color="auto"/>
                  </w:tcBorders>
                  <w:noWrap/>
                  <w:vAlign w:val="bottom"/>
                  <w:hideMark/>
                </w:tcPr>
                <w:p w14:paraId="18412145" w14:textId="1BFC48DD" w:rsidR="00D70A99" w:rsidRPr="00072586" w:rsidDel="00607941" w:rsidRDefault="00D70A99" w:rsidP="00D70A99">
                  <w:pPr>
                    <w:jc w:val="center"/>
                    <w:rPr>
                      <w:del w:id="1448" w:author="Gannon, Hugh (Allianz Global Life)" w:date="2026-06-30T11:05:00Z" w16du:dateUtc="2026-06-30T10:05:00Z"/>
                      <w:rFonts w:asciiTheme="minorHAnsi" w:hAnsiTheme="minorHAnsi" w:cstheme="minorHAnsi"/>
                      <w:color w:val="000000"/>
                      <w:sz w:val="20"/>
                      <w:szCs w:val="20"/>
                    </w:rPr>
                  </w:pPr>
                  <w:del w:id="1449" w:author="Gannon, Hugh (Allianz Global Life)" w:date="2026-06-30T11:05:00Z" w16du:dateUtc="2026-06-30T10:05:00Z">
                    <w:r w:rsidRPr="00072586" w:rsidDel="00607941">
                      <w:rPr>
                        <w:rFonts w:asciiTheme="minorHAnsi" w:hAnsiTheme="minorHAnsi" w:cstheme="minorHAnsi"/>
                        <w:color w:val="000000"/>
                        <w:sz w:val="20"/>
                        <w:szCs w:val="20"/>
                      </w:rPr>
                      <w:delText>0.25%</w:delText>
                    </w:r>
                  </w:del>
                </w:p>
              </w:tc>
            </w:tr>
            <w:tr w:rsidR="00D70A99" w:rsidRPr="00072586" w:rsidDel="00607941" w14:paraId="1A93AED9" w14:textId="6EEBE2B9" w:rsidTr="00607941">
              <w:trPr>
                <w:trHeight w:val="255"/>
                <w:del w:id="1450" w:author="Gannon, Hugh (Allianz Global Life)" w:date="2026-06-30T11:05:00Z"/>
              </w:trPr>
              <w:tc>
                <w:tcPr>
                  <w:tcW w:w="1600" w:type="dxa"/>
                  <w:gridSpan w:val="2"/>
                  <w:tcBorders>
                    <w:top w:val="nil"/>
                    <w:left w:val="single" w:sz="4" w:space="0" w:color="auto"/>
                    <w:bottom w:val="single" w:sz="4" w:space="0" w:color="auto"/>
                    <w:right w:val="single" w:sz="4" w:space="0" w:color="auto"/>
                  </w:tcBorders>
                  <w:noWrap/>
                  <w:vAlign w:val="bottom"/>
                  <w:hideMark/>
                </w:tcPr>
                <w:p w14:paraId="20730F07" w14:textId="583B6ACA" w:rsidR="00D70A99" w:rsidRPr="00072586" w:rsidDel="00607941" w:rsidRDefault="00D70A99" w:rsidP="00D70A99">
                  <w:pPr>
                    <w:jc w:val="center"/>
                    <w:rPr>
                      <w:del w:id="1451" w:author="Gannon, Hugh (Allianz Global Life)" w:date="2026-06-30T11:05:00Z" w16du:dateUtc="2026-06-30T10:05:00Z"/>
                      <w:rFonts w:asciiTheme="minorHAnsi" w:hAnsiTheme="minorHAnsi" w:cstheme="minorHAnsi"/>
                      <w:color w:val="000000"/>
                      <w:sz w:val="20"/>
                      <w:szCs w:val="20"/>
                    </w:rPr>
                  </w:pPr>
                  <w:del w:id="1452" w:author="Gannon, Hugh (Allianz Global Life)" w:date="2026-06-30T11:05:00Z" w16du:dateUtc="2026-06-30T10:05:00Z">
                    <w:r w:rsidRPr="00072586" w:rsidDel="00607941">
                      <w:rPr>
                        <w:rFonts w:asciiTheme="minorHAnsi" w:hAnsiTheme="minorHAnsi" w:cstheme="minorHAnsi"/>
                        <w:color w:val="000000"/>
                        <w:sz w:val="20"/>
                        <w:szCs w:val="20"/>
                      </w:rPr>
                      <w:delText>C2</w:delText>
                    </w:r>
                  </w:del>
                </w:p>
              </w:tc>
              <w:tc>
                <w:tcPr>
                  <w:tcW w:w="3340" w:type="dxa"/>
                  <w:gridSpan w:val="2"/>
                  <w:tcBorders>
                    <w:top w:val="nil"/>
                    <w:left w:val="nil"/>
                    <w:bottom w:val="single" w:sz="4" w:space="0" w:color="auto"/>
                    <w:right w:val="single" w:sz="4" w:space="0" w:color="auto"/>
                  </w:tcBorders>
                  <w:noWrap/>
                  <w:vAlign w:val="bottom"/>
                  <w:hideMark/>
                </w:tcPr>
                <w:p w14:paraId="79144B24" w14:textId="1BCBA7AA" w:rsidR="00D70A99" w:rsidRPr="00072586" w:rsidDel="00607941" w:rsidRDefault="00D70A99" w:rsidP="00D70A99">
                  <w:pPr>
                    <w:jc w:val="center"/>
                    <w:rPr>
                      <w:del w:id="1453" w:author="Gannon, Hugh (Allianz Global Life)" w:date="2026-06-30T11:05:00Z" w16du:dateUtc="2026-06-30T10:05:00Z"/>
                      <w:rFonts w:asciiTheme="minorHAnsi" w:hAnsiTheme="minorHAnsi" w:cstheme="minorHAnsi"/>
                      <w:color w:val="000000"/>
                      <w:sz w:val="20"/>
                      <w:szCs w:val="20"/>
                    </w:rPr>
                  </w:pPr>
                  <w:del w:id="1454" w:author="Gannon, Hugh (Allianz Global Life)" w:date="2026-06-30T11:05:00Z" w16du:dateUtc="2026-06-30T10:05:00Z">
                    <w:r w:rsidRPr="00072586" w:rsidDel="00607941">
                      <w:rPr>
                        <w:rFonts w:asciiTheme="minorHAnsi" w:hAnsiTheme="minorHAnsi" w:cstheme="minorHAnsi"/>
                        <w:color w:val="000000"/>
                        <w:sz w:val="20"/>
                        <w:szCs w:val="20"/>
                      </w:rPr>
                      <w:delText>0.12%</w:delText>
                    </w:r>
                  </w:del>
                </w:p>
              </w:tc>
            </w:tr>
            <w:tr w:rsidR="00D70A99" w:rsidRPr="00072586" w:rsidDel="00607941" w14:paraId="4BC7DD99" w14:textId="13CC6BDD" w:rsidTr="00607941">
              <w:trPr>
                <w:trHeight w:val="255"/>
                <w:del w:id="1455" w:author="Gannon, Hugh (Allianz Global Life)" w:date="2026-06-30T11:05:00Z"/>
              </w:trPr>
              <w:tc>
                <w:tcPr>
                  <w:tcW w:w="1600" w:type="dxa"/>
                  <w:gridSpan w:val="2"/>
                  <w:tcBorders>
                    <w:top w:val="nil"/>
                    <w:left w:val="single" w:sz="4" w:space="0" w:color="auto"/>
                    <w:bottom w:val="single" w:sz="4" w:space="0" w:color="auto"/>
                    <w:right w:val="single" w:sz="4" w:space="0" w:color="auto"/>
                  </w:tcBorders>
                  <w:noWrap/>
                  <w:vAlign w:val="bottom"/>
                  <w:hideMark/>
                </w:tcPr>
                <w:p w14:paraId="2EA77D98" w14:textId="5AEB88D3" w:rsidR="00D70A99" w:rsidRPr="00072586" w:rsidDel="00607941" w:rsidRDefault="00D70A99" w:rsidP="00D70A99">
                  <w:pPr>
                    <w:jc w:val="center"/>
                    <w:rPr>
                      <w:del w:id="1456" w:author="Gannon, Hugh (Allianz Global Life)" w:date="2026-06-30T11:05:00Z" w16du:dateUtc="2026-06-30T10:05:00Z"/>
                      <w:rFonts w:asciiTheme="minorHAnsi" w:hAnsiTheme="minorHAnsi" w:cstheme="minorHAnsi"/>
                      <w:color w:val="000000"/>
                      <w:sz w:val="20"/>
                      <w:szCs w:val="20"/>
                    </w:rPr>
                  </w:pPr>
                  <w:del w:id="1457" w:author="Gannon, Hugh (Allianz Global Life)" w:date="2026-06-30T11:05:00Z" w16du:dateUtc="2026-06-30T10:05:00Z">
                    <w:r w:rsidRPr="00072586" w:rsidDel="00607941">
                      <w:rPr>
                        <w:rFonts w:asciiTheme="minorHAnsi" w:hAnsiTheme="minorHAnsi" w:cstheme="minorHAnsi"/>
                        <w:color w:val="000000"/>
                        <w:sz w:val="20"/>
                        <w:szCs w:val="20"/>
                      </w:rPr>
                      <w:delText>C3</w:delText>
                    </w:r>
                  </w:del>
                </w:p>
              </w:tc>
              <w:tc>
                <w:tcPr>
                  <w:tcW w:w="3340" w:type="dxa"/>
                  <w:gridSpan w:val="2"/>
                  <w:tcBorders>
                    <w:top w:val="nil"/>
                    <w:left w:val="nil"/>
                    <w:bottom w:val="single" w:sz="4" w:space="0" w:color="auto"/>
                    <w:right w:val="single" w:sz="4" w:space="0" w:color="auto"/>
                  </w:tcBorders>
                  <w:noWrap/>
                  <w:vAlign w:val="bottom"/>
                  <w:hideMark/>
                </w:tcPr>
                <w:p w14:paraId="6A8A03FC" w14:textId="54E2971F" w:rsidR="00D70A99" w:rsidRPr="00072586" w:rsidDel="00607941" w:rsidRDefault="00D70A99" w:rsidP="00D70A99">
                  <w:pPr>
                    <w:jc w:val="center"/>
                    <w:rPr>
                      <w:del w:id="1458" w:author="Gannon, Hugh (Allianz Global Life)" w:date="2026-06-30T11:05:00Z" w16du:dateUtc="2026-06-30T10:05:00Z"/>
                      <w:rFonts w:asciiTheme="minorHAnsi" w:hAnsiTheme="minorHAnsi" w:cstheme="minorHAnsi"/>
                      <w:color w:val="000000"/>
                      <w:sz w:val="20"/>
                      <w:szCs w:val="20"/>
                    </w:rPr>
                  </w:pPr>
                  <w:del w:id="1459" w:author="Gannon, Hugh (Allianz Global Life)" w:date="2026-06-30T11:05:00Z" w16du:dateUtc="2026-06-30T10:05:00Z">
                    <w:r w:rsidRPr="00072586" w:rsidDel="00607941">
                      <w:rPr>
                        <w:rFonts w:asciiTheme="minorHAnsi" w:hAnsiTheme="minorHAnsi" w:cstheme="minorHAnsi"/>
                        <w:color w:val="000000"/>
                        <w:sz w:val="20"/>
                        <w:szCs w:val="20"/>
                      </w:rPr>
                      <w:delText>0.00%</w:delText>
                    </w:r>
                  </w:del>
                </w:p>
              </w:tc>
            </w:tr>
            <w:tr w:rsidR="00D70A99" w:rsidRPr="00072586" w:rsidDel="00607941" w14:paraId="3D8E690E" w14:textId="220E67E7" w:rsidTr="00607941">
              <w:trPr>
                <w:trHeight w:val="255"/>
                <w:del w:id="1460" w:author="Gannon, Hugh (Allianz Global Life)" w:date="2026-06-30T11:05:00Z"/>
              </w:trPr>
              <w:tc>
                <w:tcPr>
                  <w:tcW w:w="1600" w:type="dxa"/>
                  <w:gridSpan w:val="2"/>
                  <w:tcBorders>
                    <w:top w:val="single" w:sz="4" w:space="0" w:color="auto"/>
                    <w:left w:val="single" w:sz="4" w:space="0" w:color="auto"/>
                    <w:bottom w:val="single" w:sz="4" w:space="0" w:color="auto"/>
                    <w:right w:val="single" w:sz="4" w:space="0" w:color="auto"/>
                  </w:tcBorders>
                  <w:noWrap/>
                  <w:vAlign w:val="bottom"/>
                  <w:hideMark/>
                </w:tcPr>
                <w:p w14:paraId="4D8D0482" w14:textId="12628561" w:rsidR="00D70A99" w:rsidRPr="00072586" w:rsidDel="00607941" w:rsidRDefault="00D70A99" w:rsidP="00D70A99">
                  <w:pPr>
                    <w:jc w:val="center"/>
                    <w:rPr>
                      <w:del w:id="1461" w:author="Gannon, Hugh (Allianz Global Life)" w:date="2026-06-30T11:05:00Z" w16du:dateUtc="2026-06-30T10:05:00Z"/>
                      <w:rFonts w:asciiTheme="minorHAnsi" w:hAnsiTheme="minorHAnsi" w:cstheme="minorHAnsi"/>
                      <w:color w:val="000000"/>
                      <w:sz w:val="20"/>
                      <w:szCs w:val="20"/>
                    </w:rPr>
                  </w:pPr>
                  <w:del w:id="1462" w:author="Gannon, Hugh (Allianz Global Life)" w:date="2026-06-30T11:05:00Z" w16du:dateUtc="2026-06-30T10:05:00Z">
                    <w:r w:rsidRPr="00072586" w:rsidDel="00607941">
                      <w:rPr>
                        <w:rFonts w:asciiTheme="minorHAnsi" w:hAnsiTheme="minorHAnsi" w:cstheme="minorHAnsi"/>
                        <w:color w:val="000000"/>
                        <w:sz w:val="20"/>
                        <w:szCs w:val="20"/>
                      </w:rPr>
                      <w:delText>D</w:delText>
                    </w:r>
                  </w:del>
                </w:p>
              </w:tc>
              <w:tc>
                <w:tcPr>
                  <w:tcW w:w="3340" w:type="dxa"/>
                  <w:gridSpan w:val="2"/>
                  <w:tcBorders>
                    <w:top w:val="single" w:sz="4" w:space="0" w:color="auto"/>
                    <w:left w:val="nil"/>
                    <w:bottom w:val="single" w:sz="4" w:space="0" w:color="auto"/>
                    <w:right w:val="single" w:sz="4" w:space="0" w:color="auto"/>
                  </w:tcBorders>
                  <w:noWrap/>
                  <w:vAlign w:val="bottom"/>
                  <w:hideMark/>
                </w:tcPr>
                <w:p w14:paraId="35F2C578" w14:textId="6591B660" w:rsidR="00D70A99" w:rsidRPr="00072586" w:rsidDel="00607941" w:rsidRDefault="00D70A99" w:rsidP="00D70A99">
                  <w:pPr>
                    <w:jc w:val="center"/>
                    <w:rPr>
                      <w:del w:id="1463" w:author="Gannon, Hugh (Allianz Global Life)" w:date="2026-06-30T11:05:00Z" w16du:dateUtc="2026-06-30T10:05:00Z"/>
                      <w:rFonts w:asciiTheme="minorHAnsi" w:hAnsiTheme="minorHAnsi" w:cstheme="minorHAnsi"/>
                      <w:color w:val="000000"/>
                      <w:sz w:val="20"/>
                      <w:szCs w:val="20"/>
                    </w:rPr>
                  </w:pPr>
                  <w:del w:id="1464" w:author="Gannon, Hugh (Allianz Global Life)" w:date="2026-06-30T11:05:00Z" w16du:dateUtc="2026-06-30T10:05:00Z">
                    <w:r w:rsidRPr="00072586" w:rsidDel="00607941">
                      <w:rPr>
                        <w:rFonts w:asciiTheme="minorHAnsi" w:hAnsiTheme="minorHAnsi" w:cstheme="minorHAnsi"/>
                        <w:color w:val="000000"/>
                        <w:sz w:val="20"/>
                        <w:szCs w:val="20"/>
                      </w:rPr>
                      <w:delText>0.00%</w:delText>
                    </w:r>
                  </w:del>
                </w:p>
              </w:tc>
            </w:tr>
            <w:tr w:rsidR="00D70A99" w:rsidRPr="00072586" w:rsidDel="00607941" w14:paraId="5EE7EADD" w14:textId="54F453F5" w:rsidTr="00607941">
              <w:trPr>
                <w:trHeight w:val="255"/>
                <w:del w:id="1465" w:author="Gannon, Hugh (Allianz Global Life)" w:date="2026-06-30T11:05:00Z"/>
              </w:trPr>
              <w:tc>
                <w:tcPr>
                  <w:tcW w:w="1600" w:type="dxa"/>
                  <w:gridSpan w:val="2"/>
                  <w:tcBorders>
                    <w:top w:val="single" w:sz="4" w:space="0" w:color="auto"/>
                    <w:left w:val="single" w:sz="4" w:space="0" w:color="auto"/>
                    <w:bottom w:val="single" w:sz="4" w:space="0" w:color="auto"/>
                    <w:right w:val="single" w:sz="4" w:space="0" w:color="auto"/>
                  </w:tcBorders>
                  <w:noWrap/>
                  <w:vAlign w:val="bottom"/>
                </w:tcPr>
                <w:p w14:paraId="1B611D79" w14:textId="3E04AE51" w:rsidR="00D70A99" w:rsidRPr="00072586" w:rsidDel="00607941" w:rsidRDefault="00D70A99" w:rsidP="00D70A99">
                  <w:pPr>
                    <w:jc w:val="center"/>
                    <w:rPr>
                      <w:del w:id="1466" w:author="Gannon, Hugh (Allianz Global Life)" w:date="2026-06-30T11:05:00Z" w16du:dateUtc="2026-06-30T10:05:00Z"/>
                      <w:rFonts w:asciiTheme="minorHAnsi" w:hAnsiTheme="minorHAnsi" w:cstheme="minorHAnsi"/>
                      <w:color w:val="000000"/>
                      <w:sz w:val="20"/>
                      <w:szCs w:val="20"/>
                    </w:rPr>
                  </w:pPr>
                  <w:del w:id="1467" w:author="Gannon, Hugh (Allianz Global Life)" w:date="2026-06-30T11:05:00Z" w16du:dateUtc="2026-06-30T10:05:00Z">
                    <w:r w:rsidRPr="00072586" w:rsidDel="00607941">
                      <w:rPr>
                        <w:rFonts w:asciiTheme="minorHAnsi" w:hAnsiTheme="minorHAnsi" w:cstheme="minorHAnsi"/>
                        <w:color w:val="000000"/>
                        <w:sz w:val="20"/>
                        <w:szCs w:val="20"/>
                      </w:rPr>
                      <w:delText>F1</w:delText>
                    </w:r>
                  </w:del>
                </w:p>
              </w:tc>
              <w:tc>
                <w:tcPr>
                  <w:tcW w:w="3340" w:type="dxa"/>
                  <w:gridSpan w:val="2"/>
                  <w:tcBorders>
                    <w:top w:val="single" w:sz="4" w:space="0" w:color="auto"/>
                    <w:left w:val="nil"/>
                    <w:bottom w:val="single" w:sz="4" w:space="0" w:color="auto"/>
                    <w:right w:val="single" w:sz="4" w:space="0" w:color="auto"/>
                  </w:tcBorders>
                  <w:noWrap/>
                  <w:vAlign w:val="bottom"/>
                </w:tcPr>
                <w:p w14:paraId="77B46732" w14:textId="1D80100C" w:rsidR="00D70A99" w:rsidRPr="00072586" w:rsidDel="00607941" w:rsidRDefault="00D70A99" w:rsidP="00D70A99">
                  <w:pPr>
                    <w:jc w:val="center"/>
                    <w:rPr>
                      <w:del w:id="1468" w:author="Gannon, Hugh (Allianz Global Life)" w:date="2026-06-30T11:05:00Z" w16du:dateUtc="2026-06-30T10:05:00Z"/>
                      <w:rFonts w:asciiTheme="minorHAnsi" w:hAnsiTheme="minorHAnsi" w:cstheme="minorHAnsi"/>
                      <w:color w:val="000000"/>
                      <w:sz w:val="20"/>
                      <w:szCs w:val="20"/>
                    </w:rPr>
                  </w:pPr>
                  <w:del w:id="1469" w:author="Gannon, Hugh (Allianz Global Life)" w:date="2026-06-30T11:05:00Z" w16du:dateUtc="2026-06-30T10:05:00Z">
                    <w:r w:rsidRPr="00072586" w:rsidDel="00607941">
                      <w:rPr>
                        <w:rFonts w:asciiTheme="minorHAnsi" w:hAnsiTheme="minorHAnsi" w:cstheme="minorHAnsi"/>
                        <w:color w:val="000000"/>
                        <w:sz w:val="20"/>
                        <w:szCs w:val="20"/>
                      </w:rPr>
                      <w:delText>1.00%</w:delText>
                    </w:r>
                  </w:del>
                </w:p>
              </w:tc>
            </w:tr>
            <w:tr w:rsidR="00D70A99" w:rsidRPr="00072586" w:rsidDel="00607941" w14:paraId="4FBCE862" w14:textId="159765FB" w:rsidTr="00607941">
              <w:trPr>
                <w:trHeight w:val="255"/>
                <w:del w:id="1470" w:author="Gannon, Hugh (Allianz Global Life)" w:date="2026-06-30T11:05:00Z"/>
              </w:trPr>
              <w:tc>
                <w:tcPr>
                  <w:tcW w:w="1600" w:type="dxa"/>
                  <w:gridSpan w:val="2"/>
                  <w:tcBorders>
                    <w:top w:val="single" w:sz="4" w:space="0" w:color="auto"/>
                    <w:left w:val="single" w:sz="4" w:space="0" w:color="auto"/>
                    <w:bottom w:val="single" w:sz="4" w:space="0" w:color="auto"/>
                    <w:right w:val="single" w:sz="4" w:space="0" w:color="auto"/>
                  </w:tcBorders>
                  <w:noWrap/>
                  <w:vAlign w:val="bottom"/>
                </w:tcPr>
                <w:p w14:paraId="022A0A50" w14:textId="5862F9E2" w:rsidR="00D70A99" w:rsidRPr="00072586" w:rsidDel="00607941" w:rsidRDefault="00D70A99" w:rsidP="00D70A99">
                  <w:pPr>
                    <w:jc w:val="center"/>
                    <w:rPr>
                      <w:del w:id="1471" w:author="Gannon, Hugh (Allianz Global Life)" w:date="2026-06-30T11:05:00Z" w16du:dateUtc="2026-06-30T10:05:00Z"/>
                      <w:rFonts w:asciiTheme="minorHAnsi" w:hAnsiTheme="minorHAnsi" w:cstheme="minorHAnsi"/>
                      <w:color w:val="000000"/>
                      <w:sz w:val="20"/>
                      <w:szCs w:val="20"/>
                    </w:rPr>
                  </w:pPr>
                  <w:del w:id="1472" w:author="Gannon, Hugh (Allianz Global Life)" w:date="2026-06-30T11:05:00Z" w16du:dateUtc="2026-06-30T10:05:00Z">
                    <w:r w:rsidRPr="00072586" w:rsidDel="00607941">
                      <w:rPr>
                        <w:rFonts w:asciiTheme="minorHAnsi" w:hAnsiTheme="minorHAnsi" w:cstheme="minorHAnsi"/>
                        <w:color w:val="000000"/>
                        <w:sz w:val="20"/>
                        <w:szCs w:val="20"/>
                      </w:rPr>
                      <w:delText>F2</w:delText>
                    </w:r>
                  </w:del>
                </w:p>
              </w:tc>
              <w:tc>
                <w:tcPr>
                  <w:tcW w:w="3340" w:type="dxa"/>
                  <w:gridSpan w:val="2"/>
                  <w:tcBorders>
                    <w:top w:val="single" w:sz="4" w:space="0" w:color="auto"/>
                    <w:left w:val="nil"/>
                    <w:bottom w:val="single" w:sz="4" w:space="0" w:color="auto"/>
                    <w:right w:val="single" w:sz="4" w:space="0" w:color="auto"/>
                  </w:tcBorders>
                  <w:noWrap/>
                  <w:vAlign w:val="bottom"/>
                </w:tcPr>
                <w:p w14:paraId="21DA535D" w14:textId="2A36DBB5" w:rsidR="00D70A99" w:rsidRPr="00072586" w:rsidDel="00607941" w:rsidRDefault="00D70A99" w:rsidP="00D70A99">
                  <w:pPr>
                    <w:jc w:val="center"/>
                    <w:rPr>
                      <w:del w:id="1473" w:author="Gannon, Hugh (Allianz Global Life)" w:date="2026-06-30T11:05:00Z" w16du:dateUtc="2026-06-30T10:05:00Z"/>
                      <w:rFonts w:asciiTheme="minorHAnsi" w:hAnsiTheme="minorHAnsi" w:cstheme="minorHAnsi"/>
                      <w:color w:val="000000"/>
                      <w:sz w:val="20"/>
                      <w:szCs w:val="20"/>
                    </w:rPr>
                  </w:pPr>
                  <w:del w:id="1474" w:author="Gannon, Hugh (Allianz Global Life)" w:date="2026-06-30T11:05:00Z" w16du:dateUtc="2026-06-30T10:05:00Z">
                    <w:r w:rsidRPr="00072586" w:rsidDel="00607941">
                      <w:rPr>
                        <w:rFonts w:asciiTheme="minorHAnsi" w:hAnsiTheme="minorHAnsi" w:cstheme="minorHAnsi"/>
                        <w:color w:val="000000"/>
                        <w:sz w:val="20"/>
                        <w:szCs w:val="20"/>
                      </w:rPr>
                      <w:delText>0.85%</w:delText>
                    </w:r>
                  </w:del>
                </w:p>
              </w:tc>
            </w:tr>
            <w:tr w:rsidR="00D70A99" w:rsidRPr="00072586" w:rsidDel="00607941" w14:paraId="286174DB" w14:textId="57FEB4D6" w:rsidTr="00607941">
              <w:trPr>
                <w:trHeight w:val="255"/>
                <w:del w:id="1475" w:author="Gannon, Hugh (Allianz Global Life)" w:date="2026-06-30T11:05:00Z"/>
              </w:trPr>
              <w:tc>
                <w:tcPr>
                  <w:tcW w:w="1600" w:type="dxa"/>
                  <w:gridSpan w:val="2"/>
                  <w:tcBorders>
                    <w:top w:val="single" w:sz="4" w:space="0" w:color="auto"/>
                    <w:left w:val="single" w:sz="4" w:space="0" w:color="auto"/>
                    <w:bottom w:val="single" w:sz="4" w:space="0" w:color="auto"/>
                    <w:right w:val="single" w:sz="4" w:space="0" w:color="auto"/>
                  </w:tcBorders>
                  <w:noWrap/>
                  <w:vAlign w:val="bottom"/>
                </w:tcPr>
                <w:p w14:paraId="1D2BE107" w14:textId="07FBEABC" w:rsidR="00D70A99" w:rsidRPr="00072586" w:rsidDel="00607941" w:rsidRDefault="00D70A99" w:rsidP="00D70A99">
                  <w:pPr>
                    <w:jc w:val="center"/>
                    <w:rPr>
                      <w:del w:id="1476" w:author="Gannon, Hugh (Allianz Global Life)" w:date="2026-06-30T11:05:00Z" w16du:dateUtc="2026-06-30T10:05:00Z"/>
                      <w:rFonts w:asciiTheme="minorHAnsi" w:hAnsiTheme="minorHAnsi" w:cstheme="minorHAnsi"/>
                      <w:color w:val="000000"/>
                      <w:sz w:val="20"/>
                      <w:szCs w:val="20"/>
                    </w:rPr>
                  </w:pPr>
                  <w:del w:id="1477" w:author="Gannon, Hugh (Allianz Global Life)" w:date="2026-06-30T11:05:00Z" w16du:dateUtc="2026-06-30T10:05:00Z">
                    <w:r w:rsidRPr="00072586" w:rsidDel="00607941">
                      <w:rPr>
                        <w:rFonts w:asciiTheme="minorHAnsi" w:hAnsiTheme="minorHAnsi" w:cstheme="minorHAnsi"/>
                        <w:color w:val="000000"/>
                        <w:sz w:val="20"/>
                        <w:szCs w:val="20"/>
                      </w:rPr>
                      <w:delText>F3</w:delText>
                    </w:r>
                  </w:del>
                </w:p>
              </w:tc>
              <w:tc>
                <w:tcPr>
                  <w:tcW w:w="3340" w:type="dxa"/>
                  <w:gridSpan w:val="2"/>
                  <w:tcBorders>
                    <w:top w:val="single" w:sz="4" w:space="0" w:color="auto"/>
                    <w:left w:val="nil"/>
                    <w:bottom w:val="single" w:sz="4" w:space="0" w:color="auto"/>
                    <w:right w:val="single" w:sz="4" w:space="0" w:color="auto"/>
                  </w:tcBorders>
                  <w:noWrap/>
                  <w:vAlign w:val="bottom"/>
                </w:tcPr>
                <w:p w14:paraId="376492D3" w14:textId="61BE2E2F" w:rsidR="00D70A99" w:rsidRPr="00072586" w:rsidDel="00607941" w:rsidRDefault="00D70A99" w:rsidP="00D70A99">
                  <w:pPr>
                    <w:jc w:val="center"/>
                    <w:rPr>
                      <w:del w:id="1478" w:author="Gannon, Hugh (Allianz Global Life)" w:date="2026-06-30T11:05:00Z" w16du:dateUtc="2026-06-30T10:05:00Z"/>
                      <w:rFonts w:asciiTheme="minorHAnsi" w:hAnsiTheme="minorHAnsi" w:cstheme="minorHAnsi"/>
                      <w:color w:val="000000"/>
                      <w:sz w:val="20"/>
                      <w:szCs w:val="20"/>
                    </w:rPr>
                  </w:pPr>
                  <w:del w:id="1479" w:author="Gannon, Hugh (Allianz Global Life)" w:date="2026-06-30T11:05:00Z" w16du:dateUtc="2026-06-30T10:05:00Z">
                    <w:r w:rsidRPr="00072586" w:rsidDel="00607941">
                      <w:rPr>
                        <w:rFonts w:asciiTheme="minorHAnsi" w:hAnsiTheme="minorHAnsi" w:cstheme="minorHAnsi"/>
                        <w:color w:val="000000"/>
                        <w:sz w:val="20"/>
                        <w:szCs w:val="20"/>
                      </w:rPr>
                      <w:delText>0.75%</w:delText>
                    </w:r>
                  </w:del>
                </w:p>
              </w:tc>
            </w:tr>
            <w:tr w:rsidR="00D70A99" w:rsidRPr="00072586" w:rsidDel="00607941" w14:paraId="6BA03328" w14:textId="5D17A544" w:rsidTr="00607941">
              <w:trPr>
                <w:trHeight w:val="255"/>
                <w:del w:id="1480" w:author="Gannon, Hugh (Allianz Global Life)" w:date="2026-06-30T11:05:00Z"/>
              </w:trPr>
              <w:tc>
                <w:tcPr>
                  <w:tcW w:w="1600" w:type="dxa"/>
                  <w:gridSpan w:val="2"/>
                  <w:tcBorders>
                    <w:top w:val="single" w:sz="4" w:space="0" w:color="auto"/>
                    <w:left w:val="single" w:sz="4" w:space="0" w:color="auto"/>
                    <w:bottom w:val="single" w:sz="4" w:space="0" w:color="auto"/>
                    <w:right w:val="single" w:sz="4" w:space="0" w:color="auto"/>
                  </w:tcBorders>
                  <w:noWrap/>
                  <w:vAlign w:val="bottom"/>
                </w:tcPr>
                <w:p w14:paraId="3DCCC4FC" w14:textId="16DC0EC6" w:rsidR="00D70A99" w:rsidRPr="00072586" w:rsidDel="00607941" w:rsidRDefault="00D70A99" w:rsidP="00D70A99">
                  <w:pPr>
                    <w:jc w:val="center"/>
                    <w:rPr>
                      <w:del w:id="1481" w:author="Gannon, Hugh (Allianz Global Life)" w:date="2026-06-30T11:05:00Z" w16du:dateUtc="2026-06-30T10:05:00Z"/>
                      <w:rFonts w:asciiTheme="minorHAnsi" w:hAnsiTheme="minorHAnsi" w:cstheme="minorHAnsi"/>
                      <w:color w:val="000000"/>
                      <w:sz w:val="20"/>
                      <w:szCs w:val="20"/>
                    </w:rPr>
                  </w:pPr>
                  <w:del w:id="1482" w:author="Gannon, Hugh (Allianz Global Life)" w:date="2026-06-30T11:05:00Z" w16du:dateUtc="2026-06-30T10:05:00Z">
                    <w:r w:rsidRPr="00072586" w:rsidDel="00607941">
                      <w:rPr>
                        <w:rFonts w:asciiTheme="minorHAnsi" w:hAnsiTheme="minorHAnsi" w:cstheme="minorHAnsi"/>
                        <w:color w:val="000000"/>
                        <w:sz w:val="20"/>
                        <w:szCs w:val="20"/>
                      </w:rPr>
                      <w:delText>F4</w:delText>
                    </w:r>
                  </w:del>
                </w:p>
              </w:tc>
              <w:tc>
                <w:tcPr>
                  <w:tcW w:w="3340" w:type="dxa"/>
                  <w:gridSpan w:val="2"/>
                  <w:tcBorders>
                    <w:top w:val="single" w:sz="4" w:space="0" w:color="auto"/>
                    <w:left w:val="nil"/>
                    <w:bottom w:val="single" w:sz="4" w:space="0" w:color="auto"/>
                    <w:right w:val="single" w:sz="4" w:space="0" w:color="auto"/>
                  </w:tcBorders>
                  <w:noWrap/>
                  <w:vAlign w:val="bottom"/>
                </w:tcPr>
                <w:p w14:paraId="73ADBFB3" w14:textId="1F280369" w:rsidR="00D70A99" w:rsidRPr="00072586" w:rsidDel="00607941" w:rsidRDefault="00D70A99" w:rsidP="00D70A99">
                  <w:pPr>
                    <w:jc w:val="center"/>
                    <w:rPr>
                      <w:del w:id="1483" w:author="Gannon, Hugh (Allianz Global Life)" w:date="2026-06-30T11:05:00Z" w16du:dateUtc="2026-06-30T10:05:00Z"/>
                      <w:rFonts w:asciiTheme="minorHAnsi" w:hAnsiTheme="minorHAnsi" w:cstheme="minorHAnsi"/>
                      <w:color w:val="000000"/>
                      <w:sz w:val="20"/>
                      <w:szCs w:val="20"/>
                    </w:rPr>
                  </w:pPr>
                  <w:del w:id="1484" w:author="Gannon, Hugh (Allianz Global Life)" w:date="2026-06-30T11:05:00Z" w16du:dateUtc="2026-06-30T10:05:00Z">
                    <w:r w:rsidRPr="00072586" w:rsidDel="00607941">
                      <w:rPr>
                        <w:rFonts w:asciiTheme="minorHAnsi" w:hAnsiTheme="minorHAnsi" w:cstheme="minorHAnsi"/>
                        <w:color w:val="000000"/>
                        <w:sz w:val="20"/>
                        <w:szCs w:val="20"/>
                      </w:rPr>
                      <w:delText>0.60%</w:delText>
                    </w:r>
                  </w:del>
                </w:p>
              </w:tc>
            </w:tr>
            <w:tr w:rsidR="00D70A99" w:rsidRPr="00072586" w:rsidDel="00607941" w14:paraId="66A43E2A" w14:textId="3A0012B8" w:rsidTr="00607941">
              <w:trPr>
                <w:trHeight w:val="255"/>
                <w:del w:id="1485" w:author="Gannon, Hugh (Allianz Global Life)" w:date="2026-06-30T11:05:00Z"/>
              </w:trPr>
              <w:tc>
                <w:tcPr>
                  <w:tcW w:w="1600" w:type="dxa"/>
                  <w:gridSpan w:val="2"/>
                  <w:tcBorders>
                    <w:top w:val="single" w:sz="4" w:space="0" w:color="auto"/>
                    <w:left w:val="single" w:sz="4" w:space="0" w:color="auto"/>
                    <w:bottom w:val="single" w:sz="4" w:space="0" w:color="auto"/>
                    <w:right w:val="single" w:sz="4" w:space="0" w:color="auto"/>
                  </w:tcBorders>
                  <w:noWrap/>
                  <w:vAlign w:val="bottom"/>
                </w:tcPr>
                <w:p w14:paraId="7BD76C8E" w14:textId="05D0D000" w:rsidR="00D70A99" w:rsidRPr="00072586" w:rsidDel="00607941" w:rsidRDefault="00D70A99" w:rsidP="00D70A99">
                  <w:pPr>
                    <w:jc w:val="center"/>
                    <w:rPr>
                      <w:del w:id="1486" w:author="Gannon, Hugh (Allianz Global Life)" w:date="2026-06-30T11:05:00Z" w16du:dateUtc="2026-06-30T10:05:00Z"/>
                      <w:rFonts w:asciiTheme="minorHAnsi" w:hAnsiTheme="minorHAnsi" w:cstheme="minorHAnsi"/>
                      <w:color w:val="000000"/>
                      <w:sz w:val="20"/>
                      <w:szCs w:val="20"/>
                    </w:rPr>
                  </w:pPr>
                  <w:del w:id="1487" w:author="Gannon, Hugh (Allianz Global Life)" w:date="2026-06-30T11:05:00Z" w16du:dateUtc="2026-06-30T10:05:00Z">
                    <w:r w:rsidRPr="00072586" w:rsidDel="00607941">
                      <w:rPr>
                        <w:rFonts w:asciiTheme="minorHAnsi" w:hAnsiTheme="minorHAnsi" w:cstheme="minorHAnsi"/>
                        <w:color w:val="000000"/>
                        <w:sz w:val="20"/>
                        <w:szCs w:val="20"/>
                      </w:rPr>
                      <w:delText>F5</w:delText>
                    </w:r>
                  </w:del>
                </w:p>
              </w:tc>
              <w:tc>
                <w:tcPr>
                  <w:tcW w:w="3340" w:type="dxa"/>
                  <w:gridSpan w:val="2"/>
                  <w:tcBorders>
                    <w:top w:val="single" w:sz="4" w:space="0" w:color="auto"/>
                    <w:left w:val="nil"/>
                    <w:bottom w:val="single" w:sz="4" w:space="0" w:color="auto"/>
                    <w:right w:val="single" w:sz="4" w:space="0" w:color="auto"/>
                  </w:tcBorders>
                  <w:noWrap/>
                  <w:vAlign w:val="bottom"/>
                </w:tcPr>
                <w:p w14:paraId="126C7A80" w14:textId="3A11052B" w:rsidR="00D70A99" w:rsidRPr="00072586" w:rsidDel="00607941" w:rsidRDefault="00D70A99" w:rsidP="00D70A99">
                  <w:pPr>
                    <w:jc w:val="center"/>
                    <w:rPr>
                      <w:del w:id="1488" w:author="Gannon, Hugh (Allianz Global Life)" w:date="2026-06-30T11:05:00Z" w16du:dateUtc="2026-06-30T10:05:00Z"/>
                      <w:rFonts w:asciiTheme="minorHAnsi" w:hAnsiTheme="minorHAnsi" w:cstheme="minorHAnsi"/>
                      <w:color w:val="000000"/>
                      <w:sz w:val="20"/>
                      <w:szCs w:val="20"/>
                    </w:rPr>
                  </w:pPr>
                  <w:del w:id="1489" w:author="Gannon, Hugh (Allianz Global Life)" w:date="2026-06-30T11:05:00Z" w16du:dateUtc="2026-06-30T10:05:00Z">
                    <w:r w:rsidRPr="00072586" w:rsidDel="00607941">
                      <w:rPr>
                        <w:rFonts w:asciiTheme="minorHAnsi" w:hAnsiTheme="minorHAnsi" w:cstheme="minorHAnsi"/>
                        <w:color w:val="000000"/>
                        <w:sz w:val="20"/>
                        <w:szCs w:val="20"/>
                      </w:rPr>
                      <w:delText>0.50%</w:delText>
                    </w:r>
                  </w:del>
                </w:p>
              </w:tc>
            </w:tr>
            <w:tr w:rsidR="00607941" w14:paraId="43BF6966" w14:textId="77777777" w:rsidTr="00607941">
              <w:trPr>
                <w:gridAfter w:val="1"/>
                <w:wAfter w:w="2160" w:type="dxa"/>
                <w:trHeight w:val="450"/>
                <w:ins w:id="1490" w:author="Gannon, Hugh (Allianz Global Life)" w:date="2026-06-30T11:05:00Z"/>
              </w:trPr>
              <w:tc>
                <w:tcPr>
                  <w:tcW w:w="960" w:type="dxa"/>
                  <w:tcBorders>
                    <w:top w:val="single" w:sz="4" w:space="0" w:color="auto"/>
                    <w:left w:val="single" w:sz="4" w:space="0" w:color="auto"/>
                    <w:bottom w:val="single" w:sz="4" w:space="0" w:color="auto"/>
                    <w:right w:val="single" w:sz="4" w:space="0" w:color="auto"/>
                  </w:tcBorders>
                  <w:vAlign w:val="center"/>
                  <w:hideMark/>
                </w:tcPr>
                <w:p w14:paraId="467702D3" w14:textId="77777777" w:rsidR="00607941" w:rsidRDefault="00607941" w:rsidP="00607941">
                  <w:pPr>
                    <w:jc w:val="center"/>
                    <w:rPr>
                      <w:ins w:id="1491" w:author="Gannon, Hugh (Allianz Global Life)" w:date="2026-06-30T11:05:00Z" w16du:dateUtc="2026-06-30T10:05:00Z"/>
                      <w:rFonts w:ascii="Arial" w:hAnsi="Arial" w:cs="Arial"/>
                      <w:b/>
                      <w:bCs/>
                      <w:color w:val="000000"/>
                      <w:sz w:val="16"/>
                      <w:szCs w:val="16"/>
                      <w:lang w:val="en-US" w:eastAsia="en-US"/>
                    </w:rPr>
                  </w:pPr>
                  <w:ins w:id="1492" w:author="Gannon, Hugh (Allianz Global Life)" w:date="2026-06-30T11:05:00Z" w16du:dateUtc="2026-06-30T10:05:00Z">
                    <w:r>
                      <w:rPr>
                        <w:rFonts w:ascii="Arial" w:hAnsi="Arial" w:cs="Arial"/>
                        <w:b/>
                        <w:bCs/>
                        <w:color w:val="000000"/>
                        <w:sz w:val="16"/>
                        <w:szCs w:val="16"/>
                      </w:rPr>
                      <w:t>Product Code</w:t>
                    </w:r>
                  </w:ins>
                </w:p>
              </w:tc>
              <w:tc>
                <w:tcPr>
                  <w:tcW w:w="1820" w:type="dxa"/>
                  <w:gridSpan w:val="2"/>
                  <w:tcBorders>
                    <w:top w:val="single" w:sz="4" w:space="0" w:color="auto"/>
                    <w:left w:val="nil"/>
                    <w:bottom w:val="single" w:sz="4" w:space="0" w:color="auto"/>
                    <w:right w:val="single" w:sz="4" w:space="0" w:color="auto"/>
                  </w:tcBorders>
                  <w:vAlign w:val="center"/>
                  <w:hideMark/>
                </w:tcPr>
                <w:p w14:paraId="5EB43E1B" w14:textId="77777777" w:rsidR="00607941" w:rsidRDefault="00607941" w:rsidP="00607941">
                  <w:pPr>
                    <w:jc w:val="center"/>
                    <w:rPr>
                      <w:ins w:id="1493" w:author="Gannon, Hugh (Allianz Global Life)" w:date="2026-06-30T11:05:00Z" w16du:dateUtc="2026-06-30T10:05:00Z"/>
                      <w:rFonts w:ascii="Arial" w:hAnsi="Arial" w:cs="Arial"/>
                      <w:b/>
                      <w:bCs/>
                      <w:color w:val="000000"/>
                      <w:sz w:val="16"/>
                      <w:szCs w:val="16"/>
                    </w:rPr>
                  </w:pPr>
                  <w:ins w:id="1494" w:author="Gannon, Hugh (Allianz Global Life)" w:date="2026-06-30T11:05:00Z" w16du:dateUtc="2026-06-30T10:05:00Z">
                    <w:r>
                      <w:rPr>
                        <w:rFonts w:ascii="Arial" w:hAnsi="Arial" w:cs="Arial"/>
                        <w:b/>
                        <w:bCs/>
                        <w:color w:val="000000"/>
                        <w:sz w:val="16"/>
                        <w:szCs w:val="16"/>
                      </w:rPr>
                      <w:t>Fund-based Commission</w:t>
                    </w:r>
                  </w:ins>
                </w:p>
              </w:tc>
            </w:tr>
            <w:tr w:rsidR="00607941" w14:paraId="53E49FC2" w14:textId="77777777" w:rsidTr="00607941">
              <w:trPr>
                <w:gridAfter w:val="1"/>
                <w:wAfter w:w="2160" w:type="dxa"/>
                <w:trHeight w:val="255"/>
                <w:ins w:id="1495"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213B54DC" w14:textId="77777777" w:rsidR="00607941" w:rsidRDefault="00607941" w:rsidP="00607941">
                  <w:pPr>
                    <w:rPr>
                      <w:ins w:id="1496" w:author="Gannon, Hugh (Allianz Global Life)" w:date="2026-06-30T11:05:00Z" w16du:dateUtc="2026-06-30T10:05:00Z"/>
                      <w:rFonts w:ascii="Arial" w:hAnsi="Arial" w:cs="Arial"/>
                      <w:color w:val="000000"/>
                      <w:sz w:val="16"/>
                      <w:szCs w:val="16"/>
                    </w:rPr>
                  </w:pPr>
                  <w:ins w:id="1497" w:author="Gannon, Hugh (Allianz Global Life)" w:date="2026-06-30T11:05:00Z" w16du:dateUtc="2026-06-30T10:05:00Z">
                    <w:r>
                      <w:rPr>
                        <w:rFonts w:ascii="Arial" w:hAnsi="Arial" w:cs="Arial"/>
                        <w:color w:val="000000"/>
                        <w:sz w:val="16"/>
                        <w:szCs w:val="16"/>
                      </w:rPr>
                      <w:t>A1</w:t>
                    </w:r>
                  </w:ins>
                </w:p>
              </w:tc>
              <w:tc>
                <w:tcPr>
                  <w:tcW w:w="1820" w:type="dxa"/>
                  <w:gridSpan w:val="2"/>
                  <w:tcBorders>
                    <w:top w:val="nil"/>
                    <w:left w:val="nil"/>
                    <w:bottom w:val="single" w:sz="4" w:space="0" w:color="auto"/>
                    <w:right w:val="single" w:sz="4" w:space="0" w:color="auto"/>
                  </w:tcBorders>
                  <w:noWrap/>
                  <w:vAlign w:val="bottom"/>
                  <w:hideMark/>
                </w:tcPr>
                <w:p w14:paraId="7C33377D" w14:textId="77777777" w:rsidR="00607941" w:rsidRDefault="00607941" w:rsidP="00607941">
                  <w:pPr>
                    <w:jc w:val="right"/>
                    <w:rPr>
                      <w:ins w:id="1498" w:author="Gannon, Hugh (Allianz Global Life)" w:date="2026-06-30T11:05:00Z" w16du:dateUtc="2026-06-30T10:05:00Z"/>
                      <w:rFonts w:ascii="Arial" w:hAnsi="Arial" w:cs="Arial"/>
                      <w:color w:val="000000"/>
                      <w:sz w:val="16"/>
                      <w:szCs w:val="16"/>
                    </w:rPr>
                  </w:pPr>
                  <w:ins w:id="1499" w:author="Gannon, Hugh (Allianz Global Life)" w:date="2026-06-30T11:05:00Z" w16du:dateUtc="2026-06-30T10:05:00Z">
                    <w:r>
                      <w:rPr>
                        <w:rFonts w:ascii="Arial" w:hAnsi="Arial" w:cs="Arial"/>
                        <w:color w:val="000000"/>
                        <w:sz w:val="16"/>
                        <w:szCs w:val="16"/>
                      </w:rPr>
                      <w:t>0.00%</w:t>
                    </w:r>
                  </w:ins>
                </w:p>
              </w:tc>
            </w:tr>
            <w:tr w:rsidR="00607941" w14:paraId="7657BA9A" w14:textId="77777777" w:rsidTr="00607941">
              <w:trPr>
                <w:gridAfter w:val="1"/>
                <w:wAfter w:w="2160" w:type="dxa"/>
                <w:trHeight w:val="255"/>
                <w:ins w:id="1500"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04D1BE4E" w14:textId="77777777" w:rsidR="00607941" w:rsidRDefault="00607941" w:rsidP="00607941">
                  <w:pPr>
                    <w:rPr>
                      <w:ins w:id="1501" w:author="Gannon, Hugh (Allianz Global Life)" w:date="2026-06-30T11:05:00Z" w16du:dateUtc="2026-06-30T10:05:00Z"/>
                      <w:rFonts w:ascii="Arial" w:hAnsi="Arial" w:cs="Arial"/>
                      <w:color w:val="000000"/>
                      <w:sz w:val="16"/>
                      <w:szCs w:val="16"/>
                    </w:rPr>
                  </w:pPr>
                  <w:ins w:id="1502" w:author="Gannon, Hugh (Allianz Global Life)" w:date="2026-06-30T11:05:00Z" w16du:dateUtc="2026-06-30T10:05:00Z">
                    <w:r>
                      <w:rPr>
                        <w:rFonts w:ascii="Arial" w:hAnsi="Arial" w:cs="Arial"/>
                        <w:color w:val="000000"/>
                        <w:sz w:val="16"/>
                        <w:szCs w:val="16"/>
                      </w:rPr>
                      <w:t>B1</w:t>
                    </w:r>
                  </w:ins>
                </w:p>
              </w:tc>
              <w:tc>
                <w:tcPr>
                  <w:tcW w:w="1820" w:type="dxa"/>
                  <w:gridSpan w:val="2"/>
                  <w:tcBorders>
                    <w:top w:val="nil"/>
                    <w:left w:val="nil"/>
                    <w:bottom w:val="single" w:sz="4" w:space="0" w:color="auto"/>
                    <w:right w:val="single" w:sz="4" w:space="0" w:color="auto"/>
                  </w:tcBorders>
                  <w:noWrap/>
                  <w:vAlign w:val="bottom"/>
                  <w:hideMark/>
                </w:tcPr>
                <w:p w14:paraId="7D7E6E3B" w14:textId="77777777" w:rsidR="00607941" w:rsidRDefault="00607941" w:rsidP="00607941">
                  <w:pPr>
                    <w:jc w:val="right"/>
                    <w:rPr>
                      <w:ins w:id="1503" w:author="Gannon, Hugh (Allianz Global Life)" w:date="2026-06-30T11:05:00Z" w16du:dateUtc="2026-06-30T10:05:00Z"/>
                      <w:rFonts w:ascii="Arial" w:hAnsi="Arial" w:cs="Arial"/>
                      <w:color w:val="000000"/>
                      <w:sz w:val="16"/>
                      <w:szCs w:val="16"/>
                    </w:rPr>
                  </w:pPr>
                  <w:ins w:id="1504" w:author="Gannon, Hugh (Allianz Global Life)" w:date="2026-06-30T11:05:00Z" w16du:dateUtc="2026-06-30T10:05:00Z">
                    <w:r>
                      <w:rPr>
                        <w:rFonts w:ascii="Arial" w:hAnsi="Arial" w:cs="Arial"/>
                        <w:color w:val="000000"/>
                        <w:sz w:val="16"/>
                        <w:szCs w:val="16"/>
                      </w:rPr>
                      <w:t>0.25%</w:t>
                    </w:r>
                  </w:ins>
                </w:p>
              </w:tc>
            </w:tr>
            <w:tr w:rsidR="00607941" w14:paraId="08764E0C" w14:textId="77777777" w:rsidTr="00607941">
              <w:trPr>
                <w:gridAfter w:val="1"/>
                <w:wAfter w:w="2160" w:type="dxa"/>
                <w:trHeight w:val="255"/>
                <w:ins w:id="1505"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1E9E98D0" w14:textId="77777777" w:rsidR="00607941" w:rsidRDefault="00607941" w:rsidP="00607941">
                  <w:pPr>
                    <w:rPr>
                      <w:ins w:id="1506" w:author="Gannon, Hugh (Allianz Global Life)" w:date="2026-06-30T11:05:00Z" w16du:dateUtc="2026-06-30T10:05:00Z"/>
                      <w:rFonts w:ascii="Arial" w:hAnsi="Arial" w:cs="Arial"/>
                      <w:color w:val="000000"/>
                      <w:sz w:val="16"/>
                      <w:szCs w:val="16"/>
                    </w:rPr>
                  </w:pPr>
                  <w:ins w:id="1507" w:author="Gannon, Hugh (Allianz Global Life)" w:date="2026-06-30T11:05:00Z" w16du:dateUtc="2026-06-30T10:05:00Z">
                    <w:r>
                      <w:rPr>
                        <w:rFonts w:ascii="Arial" w:hAnsi="Arial" w:cs="Arial"/>
                        <w:color w:val="000000"/>
                        <w:sz w:val="16"/>
                        <w:szCs w:val="16"/>
                      </w:rPr>
                      <w:t>B2</w:t>
                    </w:r>
                  </w:ins>
                </w:p>
              </w:tc>
              <w:tc>
                <w:tcPr>
                  <w:tcW w:w="1820" w:type="dxa"/>
                  <w:gridSpan w:val="2"/>
                  <w:tcBorders>
                    <w:top w:val="nil"/>
                    <w:left w:val="nil"/>
                    <w:bottom w:val="single" w:sz="4" w:space="0" w:color="auto"/>
                    <w:right w:val="single" w:sz="4" w:space="0" w:color="auto"/>
                  </w:tcBorders>
                  <w:noWrap/>
                  <w:vAlign w:val="bottom"/>
                  <w:hideMark/>
                </w:tcPr>
                <w:p w14:paraId="45592892" w14:textId="77777777" w:rsidR="00607941" w:rsidRDefault="00607941" w:rsidP="00607941">
                  <w:pPr>
                    <w:jc w:val="right"/>
                    <w:rPr>
                      <w:ins w:id="1508" w:author="Gannon, Hugh (Allianz Global Life)" w:date="2026-06-30T11:05:00Z" w16du:dateUtc="2026-06-30T10:05:00Z"/>
                      <w:rFonts w:ascii="Arial" w:hAnsi="Arial" w:cs="Arial"/>
                      <w:color w:val="000000"/>
                      <w:sz w:val="16"/>
                      <w:szCs w:val="16"/>
                    </w:rPr>
                  </w:pPr>
                  <w:ins w:id="1509" w:author="Gannon, Hugh (Allianz Global Life)" w:date="2026-06-30T11:05:00Z" w16du:dateUtc="2026-06-30T10:05:00Z">
                    <w:r>
                      <w:rPr>
                        <w:rFonts w:ascii="Arial" w:hAnsi="Arial" w:cs="Arial"/>
                        <w:color w:val="000000"/>
                        <w:sz w:val="16"/>
                        <w:szCs w:val="16"/>
                      </w:rPr>
                      <w:t>0.13%</w:t>
                    </w:r>
                  </w:ins>
                </w:p>
              </w:tc>
            </w:tr>
            <w:tr w:rsidR="00607941" w14:paraId="7B9A0034" w14:textId="77777777" w:rsidTr="00607941">
              <w:trPr>
                <w:gridAfter w:val="1"/>
                <w:wAfter w:w="2160" w:type="dxa"/>
                <w:trHeight w:val="255"/>
                <w:ins w:id="1510"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3D9CD024" w14:textId="77777777" w:rsidR="00607941" w:rsidRDefault="00607941" w:rsidP="00607941">
                  <w:pPr>
                    <w:rPr>
                      <w:ins w:id="1511" w:author="Gannon, Hugh (Allianz Global Life)" w:date="2026-06-30T11:05:00Z" w16du:dateUtc="2026-06-30T10:05:00Z"/>
                      <w:rFonts w:ascii="Arial" w:hAnsi="Arial" w:cs="Arial"/>
                      <w:color w:val="000000"/>
                      <w:sz w:val="16"/>
                      <w:szCs w:val="16"/>
                    </w:rPr>
                  </w:pPr>
                  <w:ins w:id="1512" w:author="Gannon, Hugh (Allianz Global Life)" w:date="2026-06-30T11:05:00Z" w16du:dateUtc="2026-06-30T10:05:00Z">
                    <w:r>
                      <w:rPr>
                        <w:rFonts w:ascii="Arial" w:hAnsi="Arial" w:cs="Arial"/>
                        <w:color w:val="000000"/>
                        <w:sz w:val="16"/>
                        <w:szCs w:val="16"/>
                      </w:rPr>
                      <w:t>B3</w:t>
                    </w:r>
                  </w:ins>
                </w:p>
              </w:tc>
              <w:tc>
                <w:tcPr>
                  <w:tcW w:w="1820" w:type="dxa"/>
                  <w:gridSpan w:val="2"/>
                  <w:tcBorders>
                    <w:top w:val="nil"/>
                    <w:left w:val="nil"/>
                    <w:bottom w:val="single" w:sz="4" w:space="0" w:color="auto"/>
                    <w:right w:val="single" w:sz="4" w:space="0" w:color="auto"/>
                  </w:tcBorders>
                  <w:noWrap/>
                  <w:vAlign w:val="bottom"/>
                  <w:hideMark/>
                </w:tcPr>
                <w:p w14:paraId="43E9CE3E" w14:textId="77777777" w:rsidR="00607941" w:rsidRDefault="00607941" w:rsidP="00607941">
                  <w:pPr>
                    <w:jc w:val="right"/>
                    <w:rPr>
                      <w:ins w:id="1513" w:author="Gannon, Hugh (Allianz Global Life)" w:date="2026-06-30T11:05:00Z" w16du:dateUtc="2026-06-30T10:05:00Z"/>
                      <w:rFonts w:ascii="Arial" w:hAnsi="Arial" w:cs="Arial"/>
                      <w:color w:val="000000"/>
                      <w:sz w:val="16"/>
                      <w:szCs w:val="16"/>
                    </w:rPr>
                  </w:pPr>
                  <w:ins w:id="1514" w:author="Gannon, Hugh (Allianz Global Life)" w:date="2026-06-30T11:05:00Z" w16du:dateUtc="2026-06-30T10:05:00Z">
                    <w:r>
                      <w:rPr>
                        <w:rFonts w:ascii="Arial" w:hAnsi="Arial" w:cs="Arial"/>
                        <w:color w:val="000000"/>
                        <w:sz w:val="16"/>
                        <w:szCs w:val="16"/>
                      </w:rPr>
                      <w:t>0.00%</w:t>
                    </w:r>
                  </w:ins>
                </w:p>
              </w:tc>
            </w:tr>
            <w:tr w:rsidR="00607941" w14:paraId="43AF373C" w14:textId="77777777" w:rsidTr="00607941">
              <w:trPr>
                <w:gridAfter w:val="1"/>
                <w:wAfter w:w="2160" w:type="dxa"/>
                <w:trHeight w:val="255"/>
                <w:ins w:id="1515"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5E06C95E" w14:textId="77777777" w:rsidR="00607941" w:rsidRDefault="00607941" w:rsidP="00607941">
                  <w:pPr>
                    <w:rPr>
                      <w:ins w:id="1516" w:author="Gannon, Hugh (Allianz Global Life)" w:date="2026-06-30T11:05:00Z" w16du:dateUtc="2026-06-30T10:05:00Z"/>
                      <w:rFonts w:ascii="Arial" w:hAnsi="Arial" w:cs="Arial"/>
                      <w:color w:val="000000"/>
                      <w:sz w:val="16"/>
                      <w:szCs w:val="16"/>
                    </w:rPr>
                  </w:pPr>
                  <w:ins w:id="1517" w:author="Gannon, Hugh (Allianz Global Life)" w:date="2026-06-30T11:05:00Z" w16du:dateUtc="2026-06-30T10:05:00Z">
                    <w:r>
                      <w:rPr>
                        <w:rFonts w:ascii="Arial" w:hAnsi="Arial" w:cs="Arial"/>
                        <w:color w:val="000000"/>
                        <w:sz w:val="16"/>
                        <w:szCs w:val="16"/>
                      </w:rPr>
                      <w:t>C1</w:t>
                    </w:r>
                  </w:ins>
                </w:p>
              </w:tc>
              <w:tc>
                <w:tcPr>
                  <w:tcW w:w="1820" w:type="dxa"/>
                  <w:gridSpan w:val="2"/>
                  <w:tcBorders>
                    <w:top w:val="nil"/>
                    <w:left w:val="nil"/>
                    <w:bottom w:val="single" w:sz="4" w:space="0" w:color="auto"/>
                    <w:right w:val="single" w:sz="4" w:space="0" w:color="auto"/>
                  </w:tcBorders>
                  <w:noWrap/>
                  <w:vAlign w:val="bottom"/>
                  <w:hideMark/>
                </w:tcPr>
                <w:p w14:paraId="45680C5D" w14:textId="77777777" w:rsidR="00607941" w:rsidRDefault="00607941" w:rsidP="00607941">
                  <w:pPr>
                    <w:jc w:val="right"/>
                    <w:rPr>
                      <w:ins w:id="1518" w:author="Gannon, Hugh (Allianz Global Life)" w:date="2026-06-30T11:05:00Z" w16du:dateUtc="2026-06-30T10:05:00Z"/>
                      <w:rFonts w:ascii="Arial" w:hAnsi="Arial" w:cs="Arial"/>
                      <w:color w:val="000000"/>
                      <w:sz w:val="16"/>
                      <w:szCs w:val="16"/>
                    </w:rPr>
                  </w:pPr>
                  <w:ins w:id="1519" w:author="Gannon, Hugh (Allianz Global Life)" w:date="2026-06-30T11:05:00Z" w16du:dateUtc="2026-06-30T10:05:00Z">
                    <w:r>
                      <w:rPr>
                        <w:rFonts w:ascii="Arial" w:hAnsi="Arial" w:cs="Arial"/>
                        <w:color w:val="000000"/>
                        <w:sz w:val="16"/>
                        <w:szCs w:val="16"/>
                      </w:rPr>
                      <w:t>0.50%</w:t>
                    </w:r>
                  </w:ins>
                </w:p>
              </w:tc>
            </w:tr>
            <w:tr w:rsidR="00607941" w14:paraId="07EB9761" w14:textId="77777777" w:rsidTr="00607941">
              <w:trPr>
                <w:gridAfter w:val="1"/>
                <w:wAfter w:w="2160" w:type="dxa"/>
                <w:trHeight w:val="255"/>
                <w:ins w:id="1520"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33E6BE68" w14:textId="77777777" w:rsidR="00607941" w:rsidRDefault="00607941" w:rsidP="00607941">
                  <w:pPr>
                    <w:rPr>
                      <w:ins w:id="1521" w:author="Gannon, Hugh (Allianz Global Life)" w:date="2026-06-30T11:05:00Z" w16du:dateUtc="2026-06-30T10:05:00Z"/>
                      <w:rFonts w:ascii="Arial" w:hAnsi="Arial" w:cs="Arial"/>
                      <w:color w:val="000000"/>
                      <w:sz w:val="16"/>
                      <w:szCs w:val="16"/>
                    </w:rPr>
                  </w:pPr>
                  <w:ins w:id="1522" w:author="Gannon, Hugh (Allianz Global Life)" w:date="2026-06-30T11:05:00Z" w16du:dateUtc="2026-06-30T10:05:00Z">
                    <w:r>
                      <w:rPr>
                        <w:rFonts w:ascii="Arial" w:hAnsi="Arial" w:cs="Arial"/>
                        <w:color w:val="000000"/>
                        <w:sz w:val="16"/>
                        <w:szCs w:val="16"/>
                      </w:rPr>
                      <w:t>C2</w:t>
                    </w:r>
                  </w:ins>
                </w:p>
              </w:tc>
              <w:tc>
                <w:tcPr>
                  <w:tcW w:w="1820" w:type="dxa"/>
                  <w:gridSpan w:val="2"/>
                  <w:tcBorders>
                    <w:top w:val="nil"/>
                    <w:left w:val="nil"/>
                    <w:bottom w:val="single" w:sz="4" w:space="0" w:color="auto"/>
                    <w:right w:val="single" w:sz="4" w:space="0" w:color="auto"/>
                  </w:tcBorders>
                  <w:noWrap/>
                  <w:vAlign w:val="bottom"/>
                  <w:hideMark/>
                </w:tcPr>
                <w:p w14:paraId="36236BCE" w14:textId="77777777" w:rsidR="00607941" w:rsidRDefault="00607941" w:rsidP="00607941">
                  <w:pPr>
                    <w:jc w:val="right"/>
                    <w:rPr>
                      <w:ins w:id="1523" w:author="Gannon, Hugh (Allianz Global Life)" w:date="2026-06-30T11:05:00Z" w16du:dateUtc="2026-06-30T10:05:00Z"/>
                      <w:rFonts w:ascii="Arial" w:hAnsi="Arial" w:cs="Arial"/>
                      <w:color w:val="000000"/>
                      <w:sz w:val="16"/>
                      <w:szCs w:val="16"/>
                    </w:rPr>
                  </w:pPr>
                  <w:ins w:id="1524" w:author="Gannon, Hugh (Allianz Global Life)" w:date="2026-06-30T11:05:00Z" w16du:dateUtc="2026-06-30T10:05:00Z">
                    <w:r>
                      <w:rPr>
                        <w:rFonts w:ascii="Arial" w:hAnsi="Arial" w:cs="Arial"/>
                        <w:color w:val="000000"/>
                        <w:sz w:val="16"/>
                        <w:szCs w:val="16"/>
                      </w:rPr>
                      <w:t>0.38%</w:t>
                    </w:r>
                  </w:ins>
                </w:p>
              </w:tc>
            </w:tr>
            <w:tr w:rsidR="00607941" w14:paraId="1EAC193F" w14:textId="77777777" w:rsidTr="00607941">
              <w:trPr>
                <w:gridAfter w:val="1"/>
                <w:wAfter w:w="2160" w:type="dxa"/>
                <w:trHeight w:val="255"/>
                <w:ins w:id="1525"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741B1A09" w14:textId="77777777" w:rsidR="00607941" w:rsidRDefault="00607941" w:rsidP="00607941">
                  <w:pPr>
                    <w:rPr>
                      <w:ins w:id="1526" w:author="Gannon, Hugh (Allianz Global Life)" w:date="2026-06-30T11:05:00Z" w16du:dateUtc="2026-06-30T10:05:00Z"/>
                      <w:rFonts w:ascii="Arial" w:hAnsi="Arial" w:cs="Arial"/>
                      <w:color w:val="000000"/>
                      <w:sz w:val="16"/>
                      <w:szCs w:val="16"/>
                    </w:rPr>
                  </w:pPr>
                  <w:ins w:id="1527" w:author="Gannon, Hugh (Allianz Global Life)" w:date="2026-06-30T11:05:00Z" w16du:dateUtc="2026-06-30T10:05:00Z">
                    <w:r>
                      <w:rPr>
                        <w:rFonts w:ascii="Arial" w:hAnsi="Arial" w:cs="Arial"/>
                        <w:color w:val="000000"/>
                        <w:sz w:val="16"/>
                        <w:szCs w:val="16"/>
                      </w:rPr>
                      <w:t>C3</w:t>
                    </w:r>
                  </w:ins>
                </w:p>
              </w:tc>
              <w:tc>
                <w:tcPr>
                  <w:tcW w:w="1820" w:type="dxa"/>
                  <w:gridSpan w:val="2"/>
                  <w:tcBorders>
                    <w:top w:val="nil"/>
                    <w:left w:val="nil"/>
                    <w:bottom w:val="single" w:sz="4" w:space="0" w:color="auto"/>
                    <w:right w:val="single" w:sz="4" w:space="0" w:color="auto"/>
                  </w:tcBorders>
                  <w:noWrap/>
                  <w:vAlign w:val="bottom"/>
                  <w:hideMark/>
                </w:tcPr>
                <w:p w14:paraId="4EC2B525" w14:textId="77777777" w:rsidR="00607941" w:rsidRDefault="00607941" w:rsidP="00607941">
                  <w:pPr>
                    <w:jc w:val="right"/>
                    <w:rPr>
                      <w:ins w:id="1528" w:author="Gannon, Hugh (Allianz Global Life)" w:date="2026-06-30T11:05:00Z" w16du:dateUtc="2026-06-30T10:05:00Z"/>
                      <w:rFonts w:ascii="Arial" w:hAnsi="Arial" w:cs="Arial"/>
                      <w:color w:val="000000"/>
                      <w:sz w:val="16"/>
                      <w:szCs w:val="16"/>
                    </w:rPr>
                  </w:pPr>
                  <w:ins w:id="1529" w:author="Gannon, Hugh (Allianz Global Life)" w:date="2026-06-30T11:05:00Z" w16du:dateUtc="2026-06-30T10:05:00Z">
                    <w:r>
                      <w:rPr>
                        <w:rFonts w:ascii="Arial" w:hAnsi="Arial" w:cs="Arial"/>
                        <w:color w:val="000000"/>
                        <w:sz w:val="16"/>
                        <w:szCs w:val="16"/>
                      </w:rPr>
                      <w:t>0.25%</w:t>
                    </w:r>
                  </w:ins>
                </w:p>
              </w:tc>
            </w:tr>
            <w:tr w:rsidR="00607941" w14:paraId="1CEBB7BA" w14:textId="77777777" w:rsidTr="00607941">
              <w:trPr>
                <w:gridAfter w:val="1"/>
                <w:wAfter w:w="2160" w:type="dxa"/>
                <w:trHeight w:val="255"/>
                <w:ins w:id="1530"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4B514055" w14:textId="77777777" w:rsidR="00607941" w:rsidRDefault="00607941" w:rsidP="00607941">
                  <w:pPr>
                    <w:rPr>
                      <w:ins w:id="1531" w:author="Gannon, Hugh (Allianz Global Life)" w:date="2026-06-30T11:05:00Z" w16du:dateUtc="2026-06-30T10:05:00Z"/>
                      <w:rFonts w:ascii="Arial" w:hAnsi="Arial" w:cs="Arial"/>
                      <w:color w:val="000000"/>
                      <w:sz w:val="16"/>
                      <w:szCs w:val="16"/>
                    </w:rPr>
                  </w:pPr>
                  <w:ins w:id="1532" w:author="Gannon, Hugh (Allianz Global Life)" w:date="2026-06-30T11:05:00Z" w16du:dateUtc="2026-06-30T10:05:00Z">
                    <w:r>
                      <w:rPr>
                        <w:rFonts w:ascii="Arial" w:hAnsi="Arial" w:cs="Arial"/>
                        <w:color w:val="000000"/>
                        <w:sz w:val="16"/>
                        <w:szCs w:val="16"/>
                      </w:rPr>
                      <w:t>C4</w:t>
                    </w:r>
                  </w:ins>
                </w:p>
              </w:tc>
              <w:tc>
                <w:tcPr>
                  <w:tcW w:w="1820" w:type="dxa"/>
                  <w:gridSpan w:val="2"/>
                  <w:tcBorders>
                    <w:top w:val="nil"/>
                    <w:left w:val="nil"/>
                    <w:bottom w:val="single" w:sz="4" w:space="0" w:color="auto"/>
                    <w:right w:val="single" w:sz="4" w:space="0" w:color="auto"/>
                  </w:tcBorders>
                  <w:noWrap/>
                  <w:vAlign w:val="bottom"/>
                  <w:hideMark/>
                </w:tcPr>
                <w:p w14:paraId="071DCA6F" w14:textId="77777777" w:rsidR="00607941" w:rsidRDefault="00607941" w:rsidP="00607941">
                  <w:pPr>
                    <w:jc w:val="right"/>
                    <w:rPr>
                      <w:ins w:id="1533" w:author="Gannon, Hugh (Allianz Global Life)" w:date="2026-06-30T11:05:00Z" w16du:dateUtc="2026-06-30T10:05:00Z"/>
                      <w:rFonts w:ascii="Arial" w:hAnsi="Arial" w:cs="Arial"/>
                      <w:color w:val="000000"/>
                      <w:sz w:val="16"/>
                      <w:szCs w:val="16"/>
                    </w:rPr>
                  </w:pPr>
                  <w:ins w:id="1534" w:author="Gannon, Hugh (Allianz Global Life)" w:date="2026-06-30T11:05:00Z" w16du:dateUtc="2026-06-30T10:05:00Z">
                    <w:r>
                      <w:rPr>
                        <w:rFonts w:ascii="Arial" w:hAnsi="Arial" w:cs="Arial"/>
                        <w:color w:val="000000"/>
                        <w:sz w:val="16"/>
                        <w:szCs w:val="16"/>
                      </w:rPr>
                      <w:t>0.13%</w:t>
                    </w:r>
                  </w:ins>
                </w:p>
              </w:tc>
            </w:tr>
            <w:tr w:rsidR="00607941" w14:paraId="250AAA67" w14:textId="77777777" w:rsidTr="00607941">
              <w:trPr>
                <w:gridAfter w:val="1"/>
                <w:wAfter w:w="2160" w:type="dxa"/>
                <w:trHeight w:val="255"/>
                <w:ins w:id="1535"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19F42547" w14:textId="77777777" w:rsidR="00607941" w:rsidRDefault="00607941" w:rsidP="00607941">
                  <w:pPr>
                    <w:rPr>
                      <w:ins w:id="1536" w:author="Gannon, Hugh (Allianz Global Life)" w:date="2026-06-30T11:05:00Z" w16du:dateUtc="2026-06-30T10:05:00Z"/>
                      <w:rFonts w:ascii="Arial" w:hAnsi="Arial" w:cs="Arial"/>
                      <w:color w:val="000000"/>
                      <w:sz w:val="16"/>
                      <w:szCs w:val="16"/>
                    </w:rPr>
                  </w:pPr>
                  <w:ins w:id="1537" w:author="Gannon, Hugh (Allianz Global Life)" w:date="2026-06-30T11:05:00Z" w16du:dateUtc="2026-06-30T10:05:00Z">
                    <w:r>
                      <w:rPr>
                        <w:rFonts w:ascii="Arial" w:hAnsi="Arial" w:cs="Arial"/>
                        <w:color w:val="000000"/>
                        <w:sz w:val="16"/>
                        <w:szCs w:val="16"/>
                      </w:rPr>
                      <w:t>C5</w:t>
                    </w:r>
                  </w:ins>
                </w:p>
              </w:tc>
              <w:tc>
                <w:tcPr>
                  <w:tcW w:w="1820" w:type="dxa"/>
                  <w:gridSpan w:val="2"/>
                  <w:tcBorders>
                    <w:top w:val="nil"/>
                    <w:left w:val="nil"/>
                    <w:bottom w:val="single" w:sz="4" w:space="0" w:color="auto"/>
                    <w:right w:val="single" w:sz="4" w:space="0" w:color="auto"/>
                  </w:tcBorders>
                  <w:noWrap/>
                  <w:vAlign w:val="bottom"/>
                  <w:hideMark/>
                </w:tcPr>
                <w:p w14:paraId="4646CBF1" w14:textId="77777777" w:rsidR="00607941" w:rsidRDefault="00607941" w:rsidP="00607941">
                  <w:pPr>
                    <w:jc w:val="right"/>
                    <w:rPr>
                      <w:ins w:id="1538" w:author="Gannon, Hugh (Allianz Global Life)" w:date="2026-06-30T11:05:00Z" w16du:dateUtc="2026-06-30T10:05:00Z"/>
                      <w:rFonts w:ascii="Arial" w:hAnsi="Arial" w:cs="Arial"/>
                      <w:color w:val="000000"/>
                      <w:sz w:val="16"/>
                      <w:szCs w:val="16"/>
                    </w:rPr>
                  </w:pPr>
                  <w:ins w:id="1539" w:author="Gannon, Hugh (Allianz Global Life)" w:date="2026-06-30T11:05:00Z" w16du:dateUtc="2026-06-30T10:05:00Z">
                    <w:r>
                      <w:rPr>
                        <w:rFonts w:ascii="Arial" w:hAnsi="Arial" w:cs="Arial"/>
                        <w:color w:val="000000"/>
                        <w:sz w:val="16"/>
                        <w:szCs w:val="16"/>
                      </w:rPr>
                      <w:t>0.00%</w:t>
                    </w:r>
                  </w:ins>
                </w:p>
              </w:tc>
            </w:tr>
            <w:tr w:rsidR="00607941" w14:paraId="629ACB1C" w14:textId="77777777" w:rsidTr="00607941">
              <w:trPr>
                <w:gridAfter w:val="1"/>
                <w:wAfter w:w="2160" w:type="dxa"/>
                <w:trHeight w:val="255"/>
                <w:ins w:id="1540"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253800B2" w14:textId="77777777" w:rsidR="00607941" w:rsidRDefault="00607941" w:rsidP="00607941">
                  <w:pPr>
                    <w:rPr>
                      <w:ins w:id="1541" w:author="Gannon, Hugh (Allianz Global Life)" w:date="2026-06-30T11:05:00Z" w16du:dateUtc="2026-06-30T10:05:00Z"/>
                      <w:rFonts w:ascii="Arial" w:hAnsi="Arial" w:cs="Arial"/>
                      <w:color w:val="000000"/>
                      <w:sz w:val="16"/>
                      <w:szCs w:val="16"/>
                    </w:rPr>
                  </w:pPr>
                  <w:ins w:id="1542" w:author="Gannon, Hugh (Allianz Global Life)" w:date="2026-06-30T11:05:00Z" w16du:dateUtc="2026-06-30T10:05:00Z">
                    <w:r>
                      <w:rPr>
                        <w:rFonts w:ascii="Arial" w:hAnsi="Arial" w:cs="Arial"/>
                        <w:color w:val="000000"/>
                        <w:sz w:val="16"/>
                        <w:szCs w:val="16"/>
                      </w:rPr>
                      <w:t>D1</w:t>
                    </w:r>
                  </w:ins>
                </w:p>
              </w:tc>
              <w:tc>
                <w:tcPr>
                  <w:tcW w:w="1820" w:type="dxa"/>
                  <w:gridSpan w:val="2"/>
                  <w:tcBorders>
                    <w:top w:val="nil"/>
                    <w:left w:val="nil"/>
                    <w:bottom w:val="single" w:sz="4" w:space="0" w:color="auto"/>
                    <w:right w:val="single" w:sz="4" w:space="0" w:color="auto"/>
                  </w:tcBorders>
                  <w:noWrap/>
                  <w:vAlign w:val="bottom"/>
                  <w:hideMark/>
                </w:tcPr>
                <w:p w14:paraId="707F66E1" w14:textId="77777777" w:rsidR="00607941" w:rsidRDefault="00607941" w:rsidP="00607941">
                  <w:pPr>
                    <w:jc w:val="right"/>
                    <w:rPr>
                      <w:ins w:id="1543" w:author="Gannon, Hugh (Allianz Global Life)" w:date="2026-06-30T11:05:00Z" w16du:dateUtc="2026-06-30T10:05:00Z"/>
                      <w:rFonts w:ascii="Arial" w:hAnsi="Arial" w:cs="Arial"/>
                      <w:color w:val="000000"/>
                      <w:sz w:val="16"/>
                      <w:szCs w:val="16"/>
                    </w:rPr>
                  </w:pPr>
                  <w:ins w:id="1544" w:author="Gannon, Hugh (Allianz Global Life)" w:date="2026-06-30T11:05:00Z" w16du:dateUtc="2026-06-30T10:05:00Z">
                    <w:r>
                      <w:rPr>
                        <w:rFonts w:ascii="Arial" w:hAnsi="Arial" w:cs="Arial"/>
                        <w:color w:val="000000"/>
                        <w:sz w:val="16"/>
                        <w:szCs w:val="16"/>
                      </w:rPr>
                      <w:t>0.75%</w:t>
                    </w:r>
                  </w:ins>
                </w:p>
              </w:tc>
            </w:tr>
            <w:tr w:rsidR="00607941" w14:paraId="030BFF4D" w14:textId="77777777" w:rsidTr="00607941">
              <w:trPr>
                <w:gridAfter w:val="1"/>
                <w:wAfter w:w="2160" w:type="dxa"/>
                <w:trHeight w:val="255"/>
                <w:ins w:id="1545"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676ED74C" w14:textId="77777777" w:rsidR="00607941" w:rsidRDefault="00607941" w:rsidP="00607941">
                  <w:pPr>
                    <w:rPr>
                      <w:ins w:id="1546" w:author="Gannon, Hugh (Allianz Global Life)" w:date="2026-06-30T11:05:00Z" w16du:dateUtc="2026-06-30T10:05:00Z"/>
                      <w:rFonts w:ascii="Arial" w:hAnsi="Arial" w:cs="Arial"/>
                      <w:color w:val="000000"/>
                      <w:sz w:val="16"/>
                      <w:szCs w:val="16"/>
                    </w:rPr>
                  </w:pPr>
                  <w:ins w:id="1547" w:author="Gannon, Hugh (Allianz Global Life)" w:date="2026-06-30T11:05:00Z" w16du:dateUtc="2026-06-30T10:05:00Z">
                    <w:r>
                      <w:rPr>
                        <w:rFonts w:ascii="Arial" w:hAnsi="Arial" w:cs="Arial"/>
                        <w:color w:val="000000"/>
                        <w:sz w:val="16"/>
                        <w:szCs w:val="16"/>
                      </w:rPr>
                      <w:t>D2</w:t>
                    </w:r>
                  </w:ins>
                </w:p>
              </w:tc>
              <w:tc>
                <w:tcPr>
                  <w:tcW w:w="1820" w:type="dxa"/>
                  <w:gridSpan w:val="2"/>
                  <w:tcBorders>
                    <w:top w:val="nil"/>
                    <w:left w:val="nil"/>
                    <w:bottom w:val="single" w:sz="4" w:space="0" w:color="auto"/>
                    <w:right w:val="single" w:sz="4" w:space="0" w:color="auto"/>
                  </w:tcBorders>
                  <w:noWrap/>
                  <w:vAlign w:val="bottom"/>
                  <w:hideMark/>
                </w:tcPr>
                <w:p w14:paraId="22466E8E" w14:textId="77777777" w:rsidR="00607941" w:rsidRDefault="00607941" w:rsidP="00607941">
                  <w:pPr>
                    <w:jc w:val="right"/>
                    <w:rPr>
                      <w:ins w:id="1548" w:author="Gannon, Hugh (Allianz Global Life)" w:date="2026-06-30T11:05:00Z" w16du:dateUtc="2026-06-30T10:05:00Z"/>
                      <w:rFonts w:ascii="Arial" w:hAnsi="Arial" w:cs="Arial"/>
                      <w:color w:val="000000"/>
                      <w:sz w:val="16"/>
                      <w:szCs w:val="16"/>
                    </w:rPr>
                  </w:pPr>
                  <w:ins w:id="1549" w:author="Gannon, Hugh (Allianz Global Life)" w:date="2026-06-30T11:05:00Z" w16du:dateUtc="2026-06-30T10:05:00Z">
                    <w:r>
                      <w:rPr>
                        <w:rFonts w:ascii="Arial" w:hAnsi="Arial" w:cs="Arial"/>
                        <w:color w:val="000000"/>
                        <w:sz w:val="16"/>
                        <w:szCs w:val="16"/>
                      </w:rPr>
                      <w:t>0.63%</w:t>
                    </w:r>
                  </w:ins>
                </w:p>
              </w:tc>
            </w:tr>
            <w:tr w:rsidR="00607941" w14:paraId="1C910E72" w14:textId="77777777" w:rsidTr="00607941">
              <w:trPr>
                <w:gridAfter w:val="1"/>
                <w:wAfter w:w="2160" w:type="dxa"/>
                <w:trHeight w:val="255"/>
                <w:ins w:id="1550"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7E4DEBE9" w14:textId="77777777" w:rsidR="00607941" w:rsidRDefault="00607941" w:rsidP="00607941">
                  <w:pPr>
                    <w:rPr>
                      <w:ins w:id="1551" w:author="Gannon, Hugh (Allianz Global Life)" w:date="2026-06-30T11:05:00Z" w16du:dateUtc="2026-06-30T10:05:00Z"/>
                      <w:rFonts w:ascii="Arial" w:hAnsi="Arial" w:cs="Arial"/>
                      <w:color w:val="000000"/>
                      <w:sz w:val="16"/>
                      <w:szCs w:val="16"/>
                    </w:rPr>
                  </w:pPr>
                  <w:ins w:id="1552" w:author="Gannon, Hugh (Allianz Global Life)" w:date="2026-06-30T11:05:00Z" w16du:dateUtc="2026-06-30T10:05:00Z">
                    <w:r>
                      <w:rPr>
                        <w:rFonts w:ascii="Arial" w:hAnsi="Arial" w:cs="Arial"/>
                        <w:color w:val="000000"/>
                        <w:sz w:val="16"/>
                        <w:szCs w:val="16"/>
                      </w:rPr>
                      <w:t>D3</w:t>
                    </w:r>
                  </w:ins>
                </w:p>
              </w:tc>
              <w:tc>
                <w:tcPr>
                  <w:tcW w:w="1820" w:type="dxa"/>
                  <w:gridSpan w:val="2"/>
                  <w:tcBorders>
                    <w:top w:val="nil"/>
                    <w:left w:val="nil"/>
                    <w:bottom w:val="single" w:sz="4" w:space="0" w:color="auto"/>
                    <w:right w:val="single" w:sz="4" w:space="0" w:color="auto"/>
                  </w:tcBorders>
                  <w:noWrap/>
                  <w:vAlign w:val="bottom"/>
                  <w:hideMark/>
                </w:tcPr>
                <w:p w14:paraId="0E6039AB" w14:textId="77777777" w:rsidR="00607941" w:rsidRDefault="00607941" w:rsidP="00607941">
                  <w:pPr>
                    <w:jc w:val="right"/>
                    <w:rPr>
                      <w:ins w:id="1553" w:author="Gannon, Hugh (Allianz Global Life)" w:date="2026-06-30T11:05:00Z" w16du:dateUtc="2026-06-30T10:05:00Z"/>
                      <w:rFonts w:ascii="Arial" w:hAnsi="Arial" w:cs="Arial"/>
                      <w:color w:val="000000"/>
                      <w:sz w:val="16"/>
                      <w:szCs w:val="16"/>
                    </w:rPr>
                  </w:pPr>
                  <w:ins w:id="1554" w:author="Gannon, Hugh (Allianz Global Life)" w:date="2026-06-30T11:05:00Z" w16du:dateUtc="2026-06-30T10:05:00Z">
                    <w:r>
                      <w:rPr>
                        <w:rFonts w:ascii="Arial" w:hAnsi="Arial" w:cs="Arial"/>
                        <w:color w:val="000000"/>
                        <w:sz w:val="16"/>
                        <w:szCs w:val="16"/>
                      </w:rPr>
                      <w:t>0.50%</w:t>
                    </w:r>
                  </w:ins>
                </w:p>
              </w:tc>
            </w:tr>
            <w:tr w:rsidR="00607941" w14:paraId="77155E67" w14:textId="77777777" w:rsidTr="00607941">
              <w:trPr>
                <w:gridAfter w:val="1"/>
                <w:wAfter w:w="2160" w:type="dxa"/>
                <w:trHeight w:val="255"/>
                <w:ins w:id="1555"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03E3DD2C" w14:textId="77777777" w:rsidR="00607941" w:rsidRDefault="00607941" w:rsidP="00607941">
                  <w:pPr>
                    <w:rPr>
                      <w:ins w:id="1556" w:author="Gannon, Hugh (Allianz Global Life)" w:date="2026-06-30T11:05:00Z" w16du:dateUtc="2026-06-30T10:05:00Z"/>
                      <w:rFonts w:ascii="Arial" w:hAnsi="Arial" w:cs="Arial"/>
                      <w:color w:val="000000"/>
                      <w:sz w:val="16"/>
                      <w:szCs w:val="16"/>
                    </w:rPr>
                  </w:pPr>
                  <w:ins w:id="1557" w:author="Gannon, Hugh (Allianz Global Life)" w:date="2026-06-30T11:05:00Z" w16du:dateUtc="2026-06-30T10:05:00Z">
                    <w:r>
                      <w:rPr>
                        <w:rFonts w:ascii="Arial" w:hAnsi="Arial" w:cs="Arial"/>
                        <w:color w:val="000000"/>
                        <w:sz w:val="16"/>
                        <w:szCs w:val="16"/>
                      </w:rPr>
                      <w:t>D4</w:t>
                    </w:r>
                  </w:ins>
                </w:p>
              </w:tc>
              <w:tc>
                <w:tcPr>
                  <w:tcW w:w="1820" w:type="dxa"/>
                  <w:gridSpan w:val="2"/>
                  <w:tcBorders>
                    <w:top w:val="nil"/>
                    <w:left w:val="nil"/>
                    <w:bottom w:val="single" w:sz="4" w:space="0" w:color="auto"/>
                    <w:right w:val="single" w:sz="4" w:space="0" w:color="auto"/>
                  </w:tcBorders>
                  <w:noWrap/>
                  <w:vAlign w:val="bottom"/>
                  <w:hideMark/>
                </w:tcPr>
                <w:p w14:paraId="57A88579" w14:textId="77777777" w:rsidR="00607941" w:rsidRDefault="00607941" w:rsidP="00607941">
                  <w:pPr>
                    <w:jc w:val="right"/>
                    <w:rPr>
                      <w:ins w:id="1558" w:author="Gannon, Hugh (Allianz Global Life)" w:date="2026-06-30T11:05:00Z" w16du:dateUtc="2026-06-30T10:05:00Z"/>
                      <w:rFonts w:ascii="Arial" w:hAnsi="Arial" w:cs="Arial"/>
                      <w:color w:val="000000"/>
                      <w:sz w:val="16"/>
                      <w:szCs w:val="16"/>
                    </w:rPr>
                  </w:pPr>
                  <w:ins w:id="1559" w:author="Gannon, Hugh (Allianz Global Life)" w:date="2026-06-30T11:05:00Z" w16du:dateUtc="2026-06-30T10:05:00Z">
                    <w:r>
                      <w:rPr>
                        <w:rFonts w:ascii="Arial" w:hAnsi="Arial" w:cs="Arial"/>
                        <w:color w:val="000000"/>
                        <w:sz w:val="16"/>
                        <w:szCs w:val="16"/>
                      </w:rPr>
                      <w:t>0.38%</w:t>
                    </w:r>
                  </w:ins>
                </w:p>
              </w:tc>
            </w:tr>
            <w:tr w:rsidR="00607941" w14:paraId="30CB9B1B" w14:textId="77777777" w:rsidTr="00607941">
              <w:trPr>
                <w:gridAfter w:val="1"/>
                <w:wAfter w:w="2160" w:type="dxa"/>
                <w:trHeight w:val="255"/>
                <w:ins w:id="1560"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09D38165" w14:textId="77777777" w:rsidR="00607941" w:rsidRDefault="00607941" w:rsidP="00607941">
                  <w:pPr>
                    <w:rPr>
                      <w:ins w:id="1561" w:author="Gannon, Hugh (Allianz Global Life)" w:date="2026-06-30T11:05:00Z" w16du:dateUtc="2026-06-30T10:05:00Z"/>
                      <w:rFonts w:ascii="Arial" w:hAnsi="Arial" w:cs="Arial"/>
                      <w:color w:val="000000"/>
                      <w:sz w:val="16"/>
                      <w:szCs w:val="16"/>
                    </w:rPr>
                  </w:pPr>
                  <w:ins w:id="1562" w:author="Gannon, Hugh (Allianz Global Life)" w:date="2026-06-30T11:05:00Z" w16du:dateUtc="2026-06-30T10:05:00Z">
                    <w:r>
                      <w:rPr>
                        <w:rFonts w:ascii="Arial" w:hAnsi="Arial" w:cs="Arial"/>
                        <w:color w:val="000000"/>
                        <w:sz w:val="16"/>
                        <w:szCs w:val="16"/>
                      </w:rPr>
                      <w:t>D5</w:t>
                    </w:r>
                  </w:ins>
                </w:p>
              </w:tc>
              <w:tc>
                <w:tcPr>
                  <w:tcW w:w="1820" w:type="dxa"/>
                  <w:gridSpan w:val="2"/>
                  <w:tcBorders>
                    <w:top w:val="nil"/>
                    <w:left w:val="nil"/>
                    <w:bottom w:val="single" w:sz="4" w:space="0" w:color="auto"/>
                    <w:right w:val="single" w:sz="4" w:space="0" w:color="auto"/>
                  </w:tcBorders>
                  <w:noWrap/>
                  <w:vAlign w:val="bottom"/>
                  <w:hideMark/>
                </w:tcPr>
                <w:p w14:paraId="1217A96E" w14:textId="77777777" w:rsidR="00607941" w:rsidRDefault="00607941" w:rsidP="00607941">
                  <w:pPr>
                    <w:jc w:val="right"/>
                    <w:rPr>
                      <w:ins w:id="1563" w:author="Gannon, Hugh (Allianz Global Life)" w:date="2026-06-30T11:05:00Z" w16du:dateUtc="2026-06-30T10:05:00Z"/>
                      <w:rFonts w:ascii="Arial" w:hAnsi="Arial" w:cs="Arial"/>
                      <w:color w:val="000000"/>
                      <w:sz w:val="16"/>
                      <w:szCs w:val="16"/>
                    </w:rPr>
                  </w:pPr>
                  <w:ins w:id="1564" w:author="Gannon, Hugh (Allianz Global Life)" w:date="2026-06-30T11:05:00Z" w16du:dateUtc="2026-06-30T10:05:00Z">
                    <w:r>
                      <w:rPr>
                        <w:rFonts w:ascii="Arial" w:hAnsi="Arial" w:cs="Arial"/>
                        <w:color w:val="000000"/>
                        <w:sz w:val="16"/>
                        <w:szCs w:val="16"/>
                      </w:rPr>
                      <w:t>0.25%</w:t>
                    </w:r>
                  </w:ins>
                </w:p>
              </w:tc>
            </w:tr>
            <w:tr w:rsidR="00607941" w14:paraId="13F683D6" w14:textId="77777777" w:rsidTr="00607941">
              <w:trPr>
                <w:gridAfter w:val="1"/>
                <w:wAfter w:w="2160" w:type="dxa"/>
                <w:trHeight w:val="255"/>
                <w:ins w:id="1565"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0E0A32DA" w14:textId="77777777" w:rsidR="00607941" w:rsidRDefault="00607941" w:rsidP="00607941">
                  <w:pPr>
                    <w:rPr>
                      <w:ins w:id="1566" w:author="Gannon, Hugh (Allianz Global Life)" w:date="2026-06-30T11:05:00Z" w16du:dateUtc="2026-06-30T10:05:00Z"/>
                      <w:rFonts w:ascii="Arial" w:hAnsi="Arial" w:cs="Arial"/>
                      <w:color w:val="000000"/>
                      <w:sz w:val="16"/>
                      <w:szCs w:val="16"/>
                    </w:rPr>
                  </w:pPr>
                  <w:ins w:id="1567" w:author="Gannon, Hugh (Allianz Global Life)" w:date="2026-06-30T11:05:00Z" w16du:dateUtc="2026-06-30T10:05:00Z">
                    <w:r>
                      <w:rPr>
                        <w:rFonts w:ascii="Arial" w:hAnsi="Arial" w:cs="Arial"/>
                        <w:color w:val="000000"/>
                        <w:sz w:val="16"/>
                        <w:szCs w:val="16"/>
                      </w:rPr>
                      <w:t>D6</w:t>
                    </w:r>
                  </w:ins>
                </w:p>
              </w:tc>
              <w:tc>
                <w:tcPr>
                  <w:tcW w:w="1820" w:type="dxa"/>
                  <w:gridSpan w:val="2"/>
                  <w:tcBorders>
                    <w:top w:val="nil"/>
                    <w:left w:val="nil"/>
                    <w:bottom w:val="single" w:sz="4" w:space="0" w:color="auto"/>
                    <w:right w:val="single" w:sz="4" w:space="0" w:color="auto"/>
                  </w:tcBorders>
                  <w:noWrap/>
                  <w:vAlign w:val="bottom"/>
                  <w:hideMark/>
                </w:tcPr>
                <w:p w14:paraId="384D9915" w14:textId="77777777" w:rsidR="00607941" w:rsidRDefault="00607941" w:rsidP="00607941">
                  <w:pPr>
                    <w:jc w:val="right"/>
                    <w:rPr>
                      <w:ins w:id="1568" w:author="Gannon, Hugh (Allianz Global Life)" w:date="2026-06-30T11:05:00Z" w16du:dateUtc="2026-06-30T10:05:00Z"/>
                      <w:rFonts w:ascii="Arial" w:hAnsi="Arial" w:cs="Arial"/>
                      <w:color w:val="000000"/>
                      <w:sz w:val="16"/>
                      <w:szCs w:val="16"/>
                    </w:rPr>
                  </w:pPr>
                  <w:ins w:id="1569" w:author="Gannon, Hugh (Allianz Global Life)" w:date="2026-06-30T11:05:00Z" w16du:dateUtc="2026-06-30T10:05:00Z">
                    <w:r>
                      <w:rPr>
                        <w:rFonts w:ascii="Arial" w:hAnsi="Arial" w:cs="Arial"/>
                        <w:color w:val="000000"/>
                        <w:sz w:val="16"/>
                        <w:szCs w:val="16"/>
                      </w:rPr>
                      <w:t>0.15%</w:t>
                    </w:r>
                  </w:ins>
                </w:p>
              </w:tc>
            </w:tr>
            <w:tr w:rsidR="00607941" w14:paraId="00B65502" w14:textId="77777777" w:rsidTr="00607941">
              <w:trPr>
                <w:gridAfter w:val="1"/>
                <w:wAfter w:w="2160" w:type="dxa"/>
                <w:trHeight w:val="255"/>
                <w:ins w:id="1570"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732C6DF9" w14:textId="77777777" w:rsidR="00607941" w:rsidRDefault="00607941" w:rsidP="00607941">
                  <w:pPr>
                    <w:rPr>
                      <w:ins w:id="1571" w:author="Gannon, Hugh (Allianz Global Life)" w:date="2026-06-30T11:05:00Z" w16du:dateUtc="2026-06-30T10:05:00Z"/>
                      <w:rFonts w:ascii="Arial" w:hAnsi="Arial" w:cs="Arial"/>
                      <w:color w:val="000000"/>
                      <w:sz w:val="16"/>
                      <w:szCs w:val="16"/>
                    </w:rPr>
                  </w:pPr>
                  <w:ins w:id="1572" w:author="Gannon, Hugh (Allianz Global Life)" w:date="2026-06-30T11:05:00Z" w16du:dateUtc="2026-06-30T10:05:00Z">
                    <w:r>
                      <w:rPr>
                        <w:rFonts w:ascii="Arial" w:hAnsi="Arial" w:cs="Arial"/>
                        <w:color w:val="000000"/>
                        <w:sz w:val="16"/>
                        <w:szCs w:val="16"/>
                      </w:rPr>
                      <w:t>E1</w:t>
                    </w:r>
                  </w:ins>
                </w:p>
              </w:tc>
              <w:tc>
                <w:tcPr>
                  <w:tcW w:w="1820" w:type="dxa"/>
                  <w:gridSpan w:val="2"/>
                  <w:tcBorders>
                    <w:top w:val="nil"/>
                    <w:left w:val="nil"/>
                    <w:bottom w:val="single" w:sz="4" w:space="0" w:color="auto"/>
                    <w:right w:val="single" w:sz="4" w:space="0" w:color="auto"/>
                  </w:tcBorders>
                  <w:noWrap/>
                  <w:vAlign w:val="bottom"/>
                  <w:hideMark/>
                </w:tcPr>
                <w:p w14:paraId="0A83E35E" w14:textId="77777777" w:rsidR="00607941" w:rsidRDefault="00607941" w:rsidP="00607941">
                  <w:pPr>
                    <w:jc w:val="right"/>
                    <w:rPr>
                      <w:ins w:id="1573" w:author="Gannon, Hugh (Allianz Global Life)" w:date="2026-06-30T11:05:00Z" w16du:dateUtc="2026-06-30T10:05:00Z"/>
                      <w:rFonts w:ascii="Arial" w:hAnsi="Arial" w:cs="Arial"/>
                      <w:color w:val="000000"/>
                      <w:sz w:val="16"/>
                      <w:szCs w:val="16"/>
                    </w:rPr>
                  </w:pPr>
                  <w:ins w:id="1574" w:author="Gannon, Hugh (Allianz Global Life)" w:date="2026-06-30T11:05:00Z" w16du:dateUtc="2026-06-30T10:05:00Z">
                    <w:r>
                      <w:rPr>
                        <w:rFonts w:ascii="Arial" w:hAnsi="Arial" w:cs="Arial"/>
                        <w:color w:val="000000"/>
                        <w:sz w:val="16"/>
                        <w:szCs w:val="16"/>
                      </w:rPr>
                      <w:t>1.00%</w:t>
                    </w:r>
                  </w:ins>
                </w:p>
              </w:tc>
            </w:tr>
            <w:tr w:rsidR="00607941" w14:paraId="012EC17F" w14:textId="77777777" w:rsidTr="00607941">
              <w:trPr>
                <w:gridAfter w:val="1"/>
                <w:wAfter w:w="2160" w:type="dxa"/>
                <w:trHeight w:val="255"/>
                <w:ins w:id="1575"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6DE7E89E" w14:textId="77777777" w:rsidR="00607941" w:rsidRDefault="00607941" w:rsidP="00607941">
                  <w:pPr>
                    <w:rPr>
                      <w:ins w:id="1576" w:author="Gannon, Hugh (Allianz Global Life)" w:date="2026-06-30T11:05:00Z" w16du:dateUtc="2026-06-30T10:05:00Z"/>
                      <w:rFonts w:ascii="Arial" w:hAnsi="Arial" w:cs="Arial"/>
                      <w:color w:val="000000"/>
                      <w:sz w:val="16"/>
                      <w:szCs w:val="16"/>
                    </w:rPr>
                  </w:pPr>
                  <w:ins w:id="1577" w:author="Gannon, Hugh (Allianz Global Life)" w:date="2026-06-30T11:05:00Z" w16du:dateUtc="2026-06-30T10:05:00Z">
                    <w:r>
                      <w:rPr>
                        <w:rFonts w:ascii="Arial" w:hAnsi="Arial" w:cs="Arial"/>
                        <w:color w:val="000000"/>
                        <w:sz w:val="16"/>
                        <w:szCs w:val="16"/>
                      </w:rPr>
                      <w:t>E2</w:t>
                    </w:r>
                  </w:ins>
                </w:p>
              </w:tc>
              <w:tc>
                <w:tcPr>
                  <w:tcW w:w="1820" w:type="dxa"/>
                  <w:gridSpan w:val="2"/>
                  <w:tcBorders>
                    <w:top w:val="nil"/>
                    <w:left w:val="nil"/>
                    <w:bottom w:val="single" w:sz="4" w:space="0" w:color="auto"/>
                    <w:right w:val="single" w:sz="4" w:space="0" w:color="auto"/>
                  </w:tcBorders>
                  <w:noWrap/>
                  <w:vAlign w:val="bottom"/>
                  <w:hideMark/>
                </w:tcPr>
                <w:p w14:paraId="74D3ECC2" w14:textId="77777777" w:rsidR="00607941" w:rsidRDefault="00607941" w:rsidP="00607941">
                  <w:pPr>
                    <w:jc w:val="right"/>
                    <w:rPr>
                      <w:ins w:id="1578" w:author="Gannon, Hugh (Allianz Global Life)" w:date="2026-06-30T11:05:00Z" w16du:dateUtc="2026-06-30T10:05:00Z"/>
                      <w:rFonts w:ascii="Arial" w:hAnsi="Arial" w:cs="Arial"/>
                      <w:color w:val="000000"/>
                      <w:sz w:val="16"/>
                      <w:szCs w:val="16"/>
                    </w:rPr>
                  </w:pPr>
                  <w:ins w:id="1579" w:author="Gannon, Hugh (Allianz Global Life)" w:date="2026-06-30T11:05:00Z" w16du:dateUtc="2026-06-30T10:05:00Z">
                    <w:r>
                      <w:rPr>
                        <w:rFonts w:ascii="Arial" w:hAnsi="Arial" w:cs="Arial"/>
                        <w:color w:val="000000"/>
                        <w:sz w:val="16"/>
                        <w:szCs w:val="16"/>
                      </w:rPr>
                      <w:t>0.88%</w:t>
                    </w:r>
                  </w:ins>
                </w:p>
              </w:tc>
            </w:tr>
            <w:tr w:rsidR="00607941" w14:paraId="18C886BE" w14:textId="77777777" w:rsidTr="00607941">
              <w:trPr>
                <w:gridAfter w:val="1"/>
                <w:wAfter w:w="2160" w:type="dxa"/>
                <w:trHeight w:val="255"/>
                <w:ins w:id="1580"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79C1D1B7" w14:textId="77777777" w:rsidR="00607941" w:rsidRDefault="00607941" w:rsidP="00607941">
                  <w:pPr>
                    <w:rPr>
                      <w:ins w:id="1581" w:author="Gannon, Hugh (Allianz Global Life)" w:date="2026-06-30T11:05:00Z" w16du:dateUtc="2026-06-30T10:05:00Z"/>
                      <w:rFonts w:ascii="Arial" w:hAnsi="Arial" w:cs="Arial"/>
                      <w:color w:val="000000"/>
                      <w:sz w:val="16"/>
                      <w:szCs w:val="16"/>
                    </w:rPr>
                  </w:pPr>
                  <w:ins w:id="1582" w:author="Gannon, Hugh (Allianz Global Life)" w:date="2026-06-30T11:05:00Z" w16du:dateUtc="2026-06-30T10:05:00Z">
                    <w:r>
                      <w:rPr>
                        <w:rFonts w:ascii="Arial" w:hAnsi="Arial" w:cs="Arial"/>
                        <w:color w:val="000000"/>
                        <w:sz w:val="16"/>
                        <w:szCs w:val="16"/>
                      </w:rPr>
                      <w:t>E3</w:t>
                    </w:r>
                  </w:ins>
                </w:p>
              </w:tc>
              <w:tc>
                <w:tcPr>
                  <w:tcW w:w="1820" w:type="dxa"/>
                  <w:gridSpan w:val="2"/>
                  <w:tcBorders>
                    <w:top w:val="nil"/>
                    <w:left w:val="nil"/>
                    <w:bottom w:val="single" w:sz="4" w:space="0" w:color="auto"/>
                    <w:right w:val="single" w:sz="4" w:space="0" w:color="auto"/>
                  </w:tcBorders>
                  <w:noWrap/>
                  <w:vAlign w:val="bottom"/>
                  <w:hideMark/>
                </w:tcPr>
                <w:p w14:paraId="1B975C9C" w14:textId="77777777" w:rsidR="00607941" w:rsidRDefault="00607941" w:rsidP="00607941">
                  <w:pPr>
                    <w:jc w:val="right"/>
                    <w:rPr>
                      <w:ins w:id="1583" w:author="Gannon, Hugh (Allianz Global Life)" w:date="2026-06-30T11:05:00Z" w16du:dateUtc="2026-06-30T10:05:00Z"/>
                      <w:rFonts w:ascii="Arial" w:hAnsi="Arial" w:cs="Arial"/>
                      <w:color w:val="000000"/>
                      <w:sz w:val="16"/>
                      <w:szCs w:val="16"/>
                    </w:rPr>
                  </w:pPr>
                  <w:ins w:id="1584" w:author="Gannon, Hugh (Allianz Global Life)" w:date="2026-06-30T11:05:00Z" w16du:dateUtc="2026-06-30T10:05:00Z">
                    <w:r>
                      <w:rPr>
                        <w:rFonts w:ascii="Arial" w:hAnsi="Arial" w:cs="Arial"/>
                        <w:color w:val="000000"/>
                        <w:sz w:val="16"/>
                        <w:szCs w:val="16"/>
                      </w:rPr>
                      <w:t>0.75%</w:t>
                    </w:r>
                  </w:ins>
                </w:p>
              </w:tc>
            </w:tr>
            <w:tr w:rsidR="00607941" w14:paraId="7FC2FE2F" w14:textId="77777777" w:rsidTr="00607941">
              <w:trPr>
                <w:gridAfter w:val="1"/>
                <w:wAfter w:w="2160" w:type="dxa"/>
                <w:trHeight w:val="255"/>
                <w:ins w:id="1585"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5FE5F818" w14:textId="77777777" w:rsidR="00607941" w:rsidRDefault="00607941" w:rsidP="00607941">
                  <w:pPr>
                    <w:rPr>
                      <w:ins w:id="1586" w:author="Gannon, Hugh (Allianz Global Life)" w:date="2026-06-30T11:05:00Z" w16du:dateUtc="2026-06-30T10:05:00Z"/>
                      <w:rFonts w:ascii="Arial" w:hAnsi="Arial" w:cs="Arial"/>
                      <w:color w:val="000000"/>
                      <w:sz w:val="16"/>
                      <w:szCs w:val="16"/>
                    </w:rPr>
                  </w:pPr>
                  <w:ins w:id="1587" w:author="Gannon, Hugh (Allianz Global Life)" w:date="2026-06-30T11:05:00Z" w16du:dateUtc="2026-06-30T10:05:00Z">
                    <w:r>
                      <w:rPr>
                        <w:rFonts w:ascii="Arial" w:hAnsi="Arial" w:cs="Arial"/>
                        <w:color w:val="000000"/>
                        <w:sz w:val="16"/>
                        <w:szCs w:val="16"/>
                      </w:rPr>
                      <w:t>E4</w:t>
                    </w:r>
                  </w:ins>
                </w:p>
              </w:tc>
              <w:tc>
                <w:tcPr>
                  <w:tcW w:w="1820" w:type="dxa"/>
                  <w:gridSpan w:val="2"/>
                  <w:tcBorders>
                    <w:top w:val="nil"/>
                    <w:left w:val="nil"/>
                    <w:bottom w:val="single" w:sz="4" w:space="0" w:color="auto"/>
                    <w:right w:val="single" w:sz="4" w:space="0" w:color="auto"/>
                  </w:tcBorders>
                  <w:noWrap/>
                  <w:vAlign w:val="bottom"/>
                  <w:hideMark/>
                </w:tcPr>
                <w:p w14:paraId="146B9F17" w14:textId="77777777" w:rsidR="00607941" w:rsidRDefault="00607941" w:rsidP="00607941">
                  <w:pPr>
                    <w:jc w:val="right"/>
                    <w:rPr>
                      <w:ins w:id="1588" w:author="Gannon, Hugh (Allianz Global Life)" w:date="2026-06-30T11:05:00Z" w16du:dateUtc="2026-06-30T10:05:00Z"/>
                      <w:rFonts w:ascii="Arial" w:hAnsi="Arial" w:cs="Arial"/>
                      <w:color w:val="000000"/>
                      <w:sz w:val="16"/>
                      <w:szCs w:val="16"/>
                    </w:rPr>
                  </w:pPr>
                  <w:ins w:id="1589" w:author="Gannon, Hugh (Allianz Global Life)" w:date="2026-06-30T11:05:00Z" w16du:dateUtc="2026-06-30T10:05:00Z">
                    <w:r>
                      <w:rPr>
                        <w:rFonts w:ascii="Arial" w:hAnsi="Arial" w:cs="Arial"/>
                        <w:color w:val="000000"/>
                        <w:sz w:val="16"/>
                        <w:szCs w:val="16"/>
                      </w:rPr>
                      <w:t>0.63%</w:t>
                    </w:r>
                  </w:ins>
                </w:p>
              </w:tc>
            </w:tr>
            <w:tr w:rsidR="00607941" w14:paraId="2A69597F" w14:textId="77777777" w:rsidTr="00607941">
              <w:trPr>
                <w:gridAfter w:val="1"/>
                <w:wAfter w:w="2160" w:type="dxa"/>
                <w:trHeight w:val="255"/>
                <w:ins w:id="1590"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769E4031" w14:textId="77777777" w:rsidR="00607941" w:rsidRDefault="00607941" w:rsidP="00607941">
                  <w:pPr>
                    <w:rPr>
                      <w:ins w:id="1591" w:author="Gannon, Hugh (Allianz Global Life)" w:date="2026-06-30T11:05:00Z" w16du:dateUtc="2026-06-30T10:05:00Z"/>
                      <w:rFonts w:ascii="Arial" w:hAnsi="Arial" w:cs="Arial"/>
                      <w:color w:val="000000"/>
                      <w:sz w:val="16"/>
                      <w:szCs w:val="16"/>
                    </w:rPr>
                  </w:pPr>
                  <w:ins w:id="1592" w:author="Gannon, Hugh (Allianz Global Life)" w:date="2026-06-30T11:05:00Z" w16du:dateUtc="2026-06-30T10:05:00Z">
                    <w:r>
                      <w:rPr>
                        <w:rFonts w:ascii="Arial" w:hAnsi="Arial" w:cs="Arial"/>
                        <w:color w:val="000000"/>
                        <w:sz w:val="16"/>
                        <w:szCs w:val="16"/>
                      </w:rPr>
                      <w:t>E5</w:t>
                    </w:r>
                  </w:ins>
                </w:p>
              </w:tc>
              <w:tc>
                <w:tcPr>
                  <w:tcW w:w="1820" w:type="dxa"/>
                  <w:gridSpan w:val="2"/>
                  <w:tcBorders>
                    <w:top w:val="nil"/>
                    <w:left w:val="nil"/>
                    <w:bottom w:val="single" w:sz="4" w:space="0" w:color="auto"/>
                    <w:right w:val="single" w:sz="4" w:space="0" w:color="auto"/>
                  </w:tcBorders>
                  <w:noWrap/>
                  <w:vAlign w:val="bottom"/>
                  <w:hideMark/>
                </w:tcPr>
                <w:p w14:paraId="30118007" w14:textId="77777777" w:rsidR="00607941" w:rsidRDefault="00607941" w:rsidP="00607941">
                  <w:pPr>
                    <w:jc w:val="right"/>
                    <w:rPr>
                      <w:ins w:id="1593" w:author="Gannon, Hugh (Allianz Global Life)" w:date="2026-06-30T11:05:00Z" w16du:dateUtc="2026-06-30T10:05:00Z"/>
                      <w:rFonts w:ascii="Arial" w:hAnsi="Arial" w:cs="Arial"/>
                      <w:color w:val="000000"/>
                      <w:sz w:val="16"/>
                      <w:szCs w:val="16"/>
                    </w:rPr>
                  </w:pPr>
                  <w:ins w:id="1594" w:author="Gannon, Hugh (Allianz Global Life)" w:date="2026-06-30T11:05:00Z" w16du:dateUtc="2026-06-30T10:05:00Z">
                    <w:r>
                      <w:rPr>
                        <w:rFonts w:ascii="Arial" w:hAnsi="Arial" w:cs="Arial"/>
                        <w:color w:val="000000"/>
                        <w:sz w:val="16"/>
                        <w:szCs w:val="16"/>
                      </w:rPr>
                      <w:t>0.50%</w:t>
                    </w:r>
                  </w:ins>
                </w:p>
              </w:tc>
            </w:tr>
            <w:tr w:rsidR="00607941" w14:paraId="45B8E8A3" w14:textId="77777777" w:rsidTr="00607941">
              <w:trPr>
                <w:gridAfter w:val="1"/>
                <w:wAfter w:w="2160" w:type="dxa"/>
                <w:trHeight w:val="255"/>
                <w:ins w:id="1595"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269B2585" w14:textId="77777777" w:rsidR="00607941" w:rsidRDefault="00607941" w:rsidP="00607941">
                  <w:pPr>
                    <w:rPr>
                      <w:ins w:id="1596" w:author="Gannon, Hugh (Allianz Global Life)" w:date="2026-06-30T11:05:00Z" w16du:dateUtc="2026-06-30T10:05:00Z"/>
                      <w:rFonts w:ascii="Arial" w:hAnsi="Arial" w:cs="Arial"/>
                      <w:color w:val="000000"/>
                      <w:sz w:val="16"/>
                      <w:szCs w:val="16"/>
                    </w:rPr>
                  </w:pPr>
                  <w:ins w:id="1597" w:author="Gannon, Hugh (Allianz Global Life)" w:date="2026-06-30T11:05:00Z" w16du:dateUtc="2026-06-30T10:05:00Z">
                    <w:r>
                      <w:rPr>
                        <w:rFonts w:ascii="Arial" w:hAnsi="Arial" w:cs="Arial"/>
                        <w:color w:val="000000"/>
                        <w:sz w:val="16"/>
                        <w:szCs w:val="16"/>
                      </w:rPr>
                      <w:t>E6</w:t>
                    </w:r>
                  </w:ins>
                </w:p>
              </w:tc>
              <w:tc>
                <w:tcPr>
                  <w:tcW w:w="1820" w:type="dxa"/>
                  <w:gridSpan w:val="2"/>
                  <w:tcBorders>
                    <w:top w:val="nil"/>
                    <w:left w:val="nil"/>
                    <w:bottom w:val="single" w:sz="4" w:space="0" w:color="auto"/>
                    <w:right w:val="single" w:sz="4" w:space="0" w:color="auto"/>
                  </w:tcBorders>
                  <w:noWrap/>
                  <w:vAlign w:val="bottom"/>
                  <w:hideMark/>
                </w:tcPr>
                <w:p w14:paraId="28FB24A0" w14:textId="77777777" w:rsidR="00607941" w:rsidRDefault="00607941" w:rsidP="00607941">
                  <w:pPr>
                    <w:jc w:val="right"/>
                    <w:rPr>
                      <w:ins w:id="1598" w:author="Gannon, Hugh (Allianz Global Life)" w:date="2026-06-30T11:05:00Z" w16du:dateUtc="2026-06-30T10:05:00Z"/>
                      <w:rFonts w:ascii="Arial" w:hAnsi="Arial" w:cs="Arial"/>
                      <w:color w:val="000000"/>
                      <w:sz w:val="16"/>
                      <w:szCs w:val="16"/>
                    </w:rPr>
                  </w:pPr>
                  <w:ins w:id="1599" w:author="Gannon, Hugh (Allianz Global Life)" w:date="2026-06-30T11:05:00Z" w16du:dateUtc="2026-06-30T10:05:00Z">
                    <w:r>
                      <w:rPr>
                        <w:rFonts w:ascii="Arial" w:hAnsi="Arial" w:cs="Arial"/>
                        <w:color w:val="000000"/>
                        <w:sz w:val="16"/>
                        <w:szCs w:val="16"/>
                      </w:rPr>
                      <w:t>0.40%</w:t>
                    </w:r>
                  </w:ins>
                </w:p>
              </w:tc>
            </w:tr>
            <w:tr w:rsidR="00607941" w14:paraId="0A468D41" w14:textId="77777777" w:rsidTr="00607941">
              <w:trPr>
                <w:gridAfter w:val="1"/>
                <w:wAfter w:w="2160" w:type="dxa"/>
                <w:trHeight w:val="255"/>
                <w:ins w:id="1600"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61C19F3D" w14:textId="77777777" w:rsidR="00607941" w:rsidRDefault="00607941" w:rsidP="00607941">
                  <w:pPr>
                    <w:rPr>
                      <w:ins w:id="1601" w:author="Gannon, Hugh (Allianz Global Life)" w:date="2026-06-30T11:05:00Z" w16du:dateUtc="2026-06-30T10:05:00Z"/>
                      <w:rFonts w:ascii="Arial" w:hAnsi="Arial" w:cs="Arial"/>
                      <w:color w:val="000000"/>
                      <w:sz w:val="16"/>
                      <w:szCs w:val="16"/>
                    </w:rPr>
                  </w:pPr>
                  <w:ins w:id="1602" w:author="Gannon, Hugh (Allianz Global Life)" w:date="2026-06-30T11:05:00Z" w16du:dateUtc="2026-06-30T10:05:00Z">
                    <w:r>
                      <w:rPr>
                        <w:rFonts w:ascii="Arial" w:hAnsi="Arial" w:cs="Arial"/>
                        <w:color w:val="000000"/>
                        <w:sz w:val="16"/>
                        <w:szCs w:val="16"/>
                      </w:rPr>
                      <w:t>F1</w:t>
                    </w:r>
                  </w:ins>
                </w:p>
              </w:tc>
              <w:tc>
                <w:tcPr>
                  <w:tcW w:w="1820" w:type="dxa"/>
                  <w:gridSpan w:val="2"/>
                  <w:tcBorders>
                    <w:top w:val="nil"/>
                    <w:left w:val="nil"/>
                    <w:bottom w:val="single" w:sz="4" w:space="0" w:color="auto"/>
                    <w:right w:val="single" w:sz="4" w:space="0" w:color="auto"/>
                  </w:tcBorders>
                  <w:noWrap/>
                  <w:vAlign w:val="bottom"/>
                  <w:hideMark/>
                </w:tcPr>
                <w:p w14:paraId="5C06C1D2" w14:textId="77777777" w:rsidR="00607941" w:rsidRDefault="00607941" w:rsidP="00607941">
                  <w:pPr>
                    <w:jc w:val="right"/>
                    <w:rPr>
                      <w:ins w:id="1603" w:author="Gannon, Hugh (Allianz Global Life)" w:date="2026-06-30T11:05:00Z" w16du:dateUtc="2026-06-30T10:05:00Z"/>
                      <w:rFonts w:ascii="Arial" w:hAnsi="Arial" w:cs="Arial"/>
                      <w:color w:val="000000"/>
                      <w:sz w:val="16"/>
                      <w:szCs w:val="16"/>
                    </w:rPr>
                  </w:pPr>
                  <w:ins w:id="1604" w:author="Gannon, Hugh (Allianz Global Life)" w:date="2026-06-30T11:05:00Z" w16du:dateUtc="2026-06-30T10:05:00Z">
                    <w:r>
                      <w:rPr>
                        <w:rFonts w:ascii="Arial" w:hAnsi="Arial" w:cs="Arial"/>
                        <w:color w:val="000000"/>
                        <w:sz w:val="16"/>
                        <w:szCs w:val="16"/>
                      </w:rPr>
                      <w:t>0.13%</w:t>
                    </w:r>
                  </w:ins>
                </w:p>
              </w:tc>
            </w:tr>
            <w:tr w:rsidR="00607941" w14:paraId="626820C1" w14:textId="77777777" w:rsidTr="00607941">
              <w:trPr>
                <w:gridAfter w:val="1"/>
                <w:wAfter w:w="2160" w:type="dxa"/>
                <w:trHeight w:val="255"/>
                <w:ins w:id="1605"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4FA5A2AC" w14:textId="77777777" w:rsidR="00607941" w:rsidRDefault="00607941" w:rsidP="00607941">
                  <w:pPr>
                    <w:rPr>
                      <w:ins w:id="1606" w:author="Gannon, Hugh (Allianz Global Life)" w:date="2026-06-30T11:05:00Z" w16du:dateUtc="2026-06-30T10:05:00Z"/>
                      <w:rFonts w:ascii="Arial" w:hAnsi="Arial" w:cs="Arial"/>
                      <w:color w:val="000000"/>
                      <w:sz w:val="16"/>
                      <w:szCs w:val="16"/>
                    </w:rPr>
                  </w:pPr>
                  <w:ins w:id="1607" w:author="Gannon, Hugh (Allianz Global Life)" w:date="2026-06-30T11:05:00Z" w16du:dateUtc="2026-06-30T10:05:00Z">
                    <w:r>
                      <w:rPr>
                        <w:rFonts w:ascii="Arial" w:hAnsi="Arial" w:cs="Arial"/>
                        <w:color w:val="000000"/>
                        <w:sz w:val="16"/>
                        <w:szCs w:val="16"/>
                      </w:rPr>
                      <w:t>F2</w:t>
                    </w:r>
                  </w:ins>
                </w:p>
              </w:tc>
              <w:tc>
                <w:tcPr>
                  <w:tcW w:w="1820" w:type="dxa"/>
                  <w:gridSpan w:val="2"/>
                  <w:tcBorders>
                    <w:top w:val="nil"/>
                    <w:left w:val="nil"/>
                    <w:bottom w:val="single" w:sz="4" w:space="0" w:color="auto"/>
                    <w:right w:val="single" w:sz="4" w:space="0" w:color="auto"/>
                  </w:tcBorders>
                  <w:noWrap/>
                  <w:vAlign w:val="bottom"/>
                  <w:hideMark/>
                </w:tcPr>
                <w:p w14:paraId="205E72D5" w14:textId="77777777" w:rsidR="00607941" w:rsidRDefault="00607941" w:rsidP="00607941">
                  <w:pPr>
                    <w:jc w:val="right"/>
                    <w:rPr>
                      <w:ins w:id="1608" w:author="Gannon, Hugh (Allianz Global Life)" w:date="2026-06-30T11:05:00Z" w16du:dateUtc="2026-06-30T10:05:00Z"/>
                      <w:rFonts w:ascii="Arial" w:hAnsi="Arial" w:cs="Arial"/>
                      <w:color w:val="000000"/>
                      <w:sz w:val="16"/>
                      <w:szCs w:val="16"/>
                    </w:rPr>
                  </w:pPr>
                  <w:ins w:id="1609" w:author="Gannon, Hugh (Allianz Global Life)" w:date="2026-06-30T11:05:00Z" w16du:dateUtc="2026-06-30T10:05:00Z">
                    <w:r>
                      <w:rPr>
                        <w:rFonts w:ascii="Arial" w:hAnsi="Arial" w:cs="Arial"/>
                        <w:color w:val="000000"/>
                        <w:sz w:val="16"/>
                        <w:szCs w:val="16"/>
                      </w:rPr>
                      <w:t>0.00%</w:t>
                    </w:r>
                  </w:ins>
                </w:p>
              </w:tc>
            </w:tr>
            <w:tr w:rsidR="00607941" w14:paraId="35B97090" w14:textId="77777777" w:rsidTr="00607941">
              <w:trPr>
                <w:gridAfter w:val="1"/>
                <w:wAfter w:w="2160" w:type="dxa"/>
                <w:trHeight w:val="255"/>
                <w:ins w:id="1610"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4FBD81FA" w14:textId="77777777" w:rsidR="00607941" w:rsidRDefault="00607941" w:rsidP="00607941">
                  <w:pPr>
                    <w:rPr>
                      <w:ins w:id="1611" w:author="Gannon, Hugh (Allianz Global Life)" w:date="2026-06-30T11:05:00Z" w16du:dateUtc="2026-06-30T10:05:00Z"/>
                      <w:rFonts w:ascii="Arial" w:hAnsi="Arial" w:cs="Arial"/>
                      <w:color w:val="000000"/>
                      <w:sz w:val="16"/>
                      <w:szCs w:val="16"/>
                    </w:rPr>
                  </w:pPr>
                  <w:ins w:id="1612" w:author="Gannon, Hugh (Allianz Global Life)" w:date="2026-06-30T11:05:00Z" w16du:dateUtc="2026-06-30T10:05:00Z">
                    <w:r>
                      <w:rPr>
                        <w:rFonts w:ascii="Arial" w:hAnsi="Arial" w:cs="Arial"/>
                        <w:color w:val="000000"/>
                        <w:sz w:val="16"/>
                        <w:szCs w:val="16"/>
                      </w:rPr>
                      <w:t>G1</w:t>
                    </w:r>
                  </w:ins>
                </w:p>
              </w:tc>
              <w:tc>
                <w:tcPr>
                  <w:tcW w:w="1820" w:type="dxa"/>
                  <w:gridSpan w:val="2"/>
                  <w:tcBorders>
                    <w:top w:val="nil"/>
                    <w:left w:val="nil"/>
                    <w:bottom w:val="single" w:sz="4" w:space="0" w:color="auto"/>
                    <w:right w:val="single" w:sz="4" w:space="0" w:color="auto"/>
                  </w:tcBorders>
                  <w:noWrap/>
                  <w:vAlign w:val="bottom"/>
                  <w:hideMark/>
                </w:tcPr>
                <w:p w14:paraId="343022F2" w14:textId="77777777" w:rsidR="00607941" w:rsidRDefault="00607941" w:rsidP="00607941">
                  <w:pPr>
                    <w:jc w:val="right"/>
                    <w:rPr>
                      <w:ins w:id="1613" w:author="Gannon, Hugh (Allianz Global Life)" w:date="2026-06-30T11:05:00Z" w16du:dateUtc="2026-06-30T10:05:00Z"/>
                      <w:rFonts w:ascii="Arial" w:hAnsi="Arial" w:cs="Arial"/>
                      <w:color w:val="000000"/>
                      <w:sz w:val="16"/>
                      <w:szCs w:val="16"/>
                    </w:rPr>
                  </w:pPr>
                  <w:ins w:id="1614" w:author="Gannon, Hugh (Allianz Global Life)" w:date="2026-06-30T11:05:00Z" w16du:dateUtc="2026-06-30T10:05:00Z">
                    <w:r>
                      <w:rPr>
                        <w:rFonts w:ascii="Arial" w:hAnsi="Arial" w:cs="Arial"/>
                        <w:color w:val="000000"/>
                        <w:sz w:val="16"/>
                        <w:szCs w:val="16"/>
                      </w:rPr>
                      <w:t>0.38%</w:t>
                    </w:r>
                  </w:ins>
                </w:p>
              </w:tc>
            </w:tr>
            <w:tr w:rsidR="00607941" w14:paraId="4BD046E7" w14:textId="77777777" w:rsidTr="00607941">
              <w:trPr>
                <w:gridAfter w:val="1"/>
                <w:wAfter w:w="2160" w:type="dxa"/>
                <w:trHeight w:val="255"/>
                <w:ins w:id="1615"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26200534" w14:textId="77777777" w:rsidR="00607941" w:rsidRDefault="00607941" w:rsidP="00607941">
                  <w:pPr>
                    <w:rPr>
                      <w:ins w:id="1616" w:author="Gannon, Hugh (Allianz Global Life)" w:date="2026-06-30T11:05:00Z" w16du:dateUtc="2026-06-30T10:05:00Z"/>
                      <w:rFonts w:ascii="Arial" w:hAnsi="Arial" w:cs="Arial"/>
                      <w:color w:val="000000"/>
                      <w:sz w:val="16"/>
                      <w:szCs w:val="16"/>
                    </w:rPr>
                  </w:pPr>
                  <w:ins w:id="1617" w:author="Gannon, Hugh (Allianz Global Life)" w:date="2026-06-30T11:05:00Z" w16du:dateUtc="2026-06-30T10:05:00Z">
                    <w:r>
                      <w:rPr>
                        <w:rFonts w:ascii="Arial" w:hAnsi="Arial" w:cs="Arial"/>
                        <w:color w:val="000000"/>
                        <w:sz w:val="16"/>
                        <w:szCs w:val="16"/>
                      </w:rPr>
                      <w:t>G2</w:t>
                    </w:r>
                  </w:ins>
                </w:p>
              </w:tc>
              <w:tc>
                <w:tcPr>
                  <w:tcW w:w="1820" w:type="dxa"/>
                  <w:gridSpan w:val="2"/>
                  <w:tcBorders>
                    <w:top w:val="nil"/>
                    <w:left w:val="nil"/>
                    <w:bottom w:val="single" w:sz="4" w:space="0" w:color="auto"/>
                    <w:right w:val="single" w:sz="4" w:space="0" w:color="auto"/>
                  </w:tcBorders>
                  <w:noWrap/>
                  <w:vAlign w:val="bottom"/>
                  <w:hideMark/>
                </w:tcPr>
                <w:p w14:paraId="35745AE8" w14:textId="77777777" w:rsidR="00607941" w:rsidRDefault="00607941" w:rsidP="00607941">
                  <w:pPr>
                    <w:jc w:val="right"/>
                    <w:rPr>
                      <w:ins w:id="1618" w:author="Gannon, Hugh (Allianz Global Life)" w:date="2026-06-30T11:05:00Z" w16du:dateUtc="2026-06-30T10:05:00Z"/>
                      <w:rFonts w:ascii="Arial" w:hAnsi="Arial" w:cs="Arial"/>
                      <w:color w:val="000000"/>
                      <w:sz w:val="16"/>
                      <w:szCs w:val="16"/>
                    </w:rPr>
                  </w:pPr>
                  <w:ins w:id="1619" w:author="Gannon, Hugh (Allianz Global Life)" w:date="2026-06-30T11:05:00Z" w16du:dateUtc="2026-06-30T10:05:00Z">
                    <w:r>
                      <w:rPr>
                        <w:rFonts w:ascii="Arial" w:hAnsi="Arial" w:cs="Arial"/>
                        <w:color w:val="000000"/>
                        <w:sz w:val="16"/>
                        <w:szCs w:val="16"/>
                      </w:rPr>
                      <w:t>0.25%</w:t>
                    </w:r>
                  </w:ins>
                </w:p>
              </w:tc>
            </w:tr>
            <w:tr w:rsidR="00607941" w14:paraId="77B97B43" w14:textId="77777777" w:rsidTr="00607941">
              <w:trPr>
                <w:gridAfter w:val="1"/>
                <w:wAfter w:w="2160" w:type="dxa"/>
                <w:trHeight w:val="255"/>
                <w:ins w:id="1620"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103CF6D8" w14:textId="77777777" w:rsidR="00607941" w:rsidRDefault="00607941" w:rsidP="00607941">
                  <w:pPr>
                    <w:rPr>
                      <w:ins w:id="1621" w:author="Gannon, Hugh (Allianz Global Life)" w:date="2026-06-30T11:05:00Z" w16du:dateUtc="2026-06-30T10:05:00Z"/>
                      <w:rFonts w:ascii="Arial" w:hAnsi="Arial" w:cs="Arial"/>
                      <w:color w:val="000000"/>
                      <w:sz w:val="16"/>
                      <w:szCs w:val="16"/>
                    </w:rPr>
                  </w:pPr>
                  <w:ins w:id="1622" w:author="Gannon, Hugh (Allianz Global Life)" w:date="2026-06-30T11:05:00Z" w16du:dateUtc="2026-06-30T10:05:00Z">
                    <w:r>
                      <w:rPr>
                        <w:rFonts w:ascii="Arial" w:hAnsi="Arial" w:cs="Arial"/>
                        <w:color w:val="000000"/>
                        <w:sz w:val="16"/>
                        <w:szCs w:val="16"/>
                      </w:rPr>
                      <w:t>G3</w:t>
                    </w:r>
                  </w:ins>
                </w:p>
              </w:tc>
              <w:tc>
                <w:tcPr>
                  <w:tcW w:w="1820" w:type="dxa"/>
                  <w:gridSpan w:val="2"/>
                  <w:tcBorders>
                    <w:top w:val="nil"/>
                    <w:left w:val="nil"/>
                    <w:bottom w:val="single" w:sz="4" w:space="0" w:color="auto"/>
                    <w:right w:val="single" w:sz="4" w:space="0" w:color="auto"/>
                  </w:tcBorders>
                  <w:noWrap/>
                  <w:vAlign w:val="bottom"/>
                  <w:hideMark/>
                </w:tcPr>
                <w:p w14:paraId="0DD677AA" w14:textId="77777777" w:rsidR="00607941" w:rsidRDefault="00607941" w:rsidP="00607941">
                  <w:pPr>
                    <w:jc w:val="right"/>
                    <w:rPr>
                      <w:ins w:id="1623" w:author="Gannon, Hugh (Allianz Global Life)" w:date="2026-06-30T11:05:00Z" w16du:dateUtc="2026-06-30T10:05:00Z"/>
                      <w:rFonts w:ascii="Arial" w:hAnsi="Arial" w:cs="Arial"/>
                      <w:color w:val="000000"/>
                      <w:sz w:val="16"/>
                      <w:szCs w:val="16"/>
                    </w:rPr>
                  </w:pPr>
                  <w:ins w:id="1624" w:author="Gannon, Hugh (Allianz Global Life)" w:date="2026-06-30T11:05:00Z" w16du:dateUtc="2026-06-30T10:05:00Z">
                    <w:r>
                      <w:rPr>
                        <w:rFonts w:ascii="Arial" w:hAnsi="Arial" w:cs="Arial"/>
                        <w:color w:val="000000"/>
                        <w:sz w:val="16"/>
                        <w:szCs w:val="16"/>
                      </w:rPr>
                      <w:t>0.13%</w:t>
                    </w:r>
                  </w:ins>
                </w:p>
              </w:tc>
            </w:tr>
            <w:tr w:rsidR="00607941" w14:paraId="0566B847" w14:textId="77777777" w:rsidTr="00607941">
              <w:trPr>
                <w:gridAfter w:val="1"/>
                <w:wAfter w:w="2160" w:type="dxa"/>
                <w:trHeight w:val="255"/>
                <w:ins w:id="1625"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21BAB69F" w14:textId="77777777" w:rsidR="00607941" w:rsidRDefault="00607941" w:rsidP="00607941">
                  <w:pPr>
                    <w:rPr>
                      <w:ins w:id="1626" w:author="Gannon, Hugh (Allianz Global Life)" w:date="2026-06-30T11:05:00Z" w16du:dateUtc="2026-06-30T10:05:00Z"/>
                      <w:rFonts w:ascii="Arial" w:hAnsi="Arial" w:cs="Arial"/>
                      <w:color w:val="000000"/>
                      <w:sz w:val="16"/>
                      <w:szCs w:val="16"/>
                    </w:rPr>
                  </w:pPr>
                  <w:ins w:id="1627" w:author="Gannon, Hugh (Allianz Global Life)" w:date="2026-06-30T11:05:00Z" w16du:dateUtc="2026-06-30T10:05:00Z">
                    <w:r>
                      <w:rPr>
                        <w:rFonts w:ascii="Arial" w:hAnsi="Arial" w:cs="Arial"/>
                        <w:color w:val="000000"/>
                        <w:sz w:val="16"/>
                        <w:szCs w:val="16"/>
                      </w:rPr>
                      <w:t>G4</w:t>
                    </w:r>
                  </w:ins>
                </w:p>
              </w:tc>
              <w:tc>
                <w:tcPr>
                  <w:tcW w:w="1820" w:type="dxa"/>
                  <w:gridSpan w:val="2"/>
                  <w:tcBorders>
                    <w:top w:val="nil"/>
                    <w:left w:val="nil"/>
                    <w:bottom w:val="single" w:sz="4" w:space="0" w:color="auto"/>
                    <w:right w:val="single" w:sz="4" w:space="0" w:color="auto"/>
                  </w:tcBorders>
                  <w:noWrap/>
                  <w:vAlign w:val="bottom"/>
                  <w:hideMark/>
                </w:tcPr>
                <w:p w14:paraId="12FCC037" w14:textId="77777777" w:rsidR="00607941" w:rsidRDefault="00607941" w:rsidP="00607941">
                  <w:pPr>
                    <w:jc w:val="right"/>
                    <w:rPr>
                      <w:ins w:id="1628" w:author="Gannon, Hugh (Allianz Global Life)" w:date="2026-06-30T11:05:00Z" w16du:dateUtc="2026-06-30T10:05:00Z"/>
                      <w:rFonts w:ascii="Arial" w:hAnsi="Arial" w:cs="Arial"/>
                      <w:color w:val="000000"/>
                      <w:sz w:val="16"/>
                      <w:szCs w:val="16"/>
                    </w:rPr>
                  </w:pPr>
                  <w:ins w:id="1629" w:author="Gannon, Hugh (Allianz Global Life)" w:date="2026-06-30T11:05:00Z" w16du:dateUtc="2026-06-30T10:05:00Z">
                    <w:r>
                      <w:rPr>
                        <w:rFonts w:ascii="Arial" w:hAnsi="Arial" w:cs="Arial"/>
                        <w:color w:val="000000"/>
                        <w:sz w:val="16"/>
                        <w:szCs w:val="16"/>
                      </w:rPr>
                      <w:t>0.00%</w:t>
                    </w:r>
                  </w:ins>
                </w:p>
              </w:tc>
            </w:tr>
            <w:tr w:rsidR="00607941" w14:paraId="17619D57" w14:textId="77777777" w:rsidTr="00607941">
              <w:trPr>
                <w:gridAfter w:val="1"/>
                <w:wAfter w:w="2160" w:type="dxa"/>
                <w:trHeight w:val="255"/>
                <w:ins w:id="1630"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50B83B68" w14:textId="77777777" w:rsidR="00607941" w:rsidRDefault="00607941" w:rsidP="00607941">
                  <w:pPr>
                    <w:rPr>
                      <w:ins w:id="1631" w:author="Gannon, Hugh (Allianz Global Life)" w:date="2026-06-30T11:05:00Z" w16du:dateUtc="2026-06-30T10:05:00Z"/>
                      <w:rFonts w:ascii="Arial" w:hAnsi="Arial" w:cs="Arial"/>
                      <w:color w:val="000000"/>
                      <w:sz w:val="16"/>
                      <w:szCs w:val="16"/>
                    </w:rPr>
                  </w:pPr>
                  <w:ins w:id="1632" w:author="Gannon, Hugh (Allianz Global Life)" w:date="2026-06-30T11:05:00Z" w16du:dateUtc="2026-06-30T10:05:00Z">
                    <w:r>
                      <w:rPr>
                        <w:rFonts w:ascii="Arial" w:hAnsi="Arial" w:cs="Arial"/>
                        <w:color w:val="000000"/>
                        <w:sz w:val="16"/>
                        <w:szCs w:val="16"/>
                      </w:rPr>
                      <w:t>H1</w:t>
                    </w:r>
                  </w:ins>
                </w:p>
              </w:tc>
              <w:tc>
                <w:tcPr>
                  <w:tcW w:w="1820" w:type="dxa"/>
                  <w:gridSpan w:val="2"/>
                  <w:tcBorders>
                    <w:top w:val="nil"/>
                    <w:left w:val="nil"/>
                    <w:bottom w:val="single" w:sz="4" w:space="0" w:color="auto"/>
                    <w:right w:val="single" w:sz="4" w:space="0" w:color="auto"/>
                  </w:tcBorders>
                  <w:noWrap/>
                  <w:vAlign w:val="bottom"/>
                  <w:hideMark/>
                </w:tcPr>
                <w:p w14:paraId="46CBE6CA" w14:textId="77777777" w:rsidR="00607941" w:rsidRDefault="00607941" w:rsidP="00607941">
                  <w:pPr>
                    <w:jc w:val="right"/>
                    <w:rPr>
                      <w:ins w:id="1633" w:author="Gannon, Hugh (Allianz Global Life)" w:date="2026-06-30T11:05:00Z" w16du:dateUtc="2026-06-30T10:05:00Z"/>
                      <w:rFonts w:ascii="Arial" w:hAnsi="Arial" w:cs="Arial"/>
                      <w:color w:val="000000"/>
                      <w:sz w:val="16"/>
                      <w:szCs w:val="16"/>
                    </w:rPr>
                  </w:pPr>
                  <w:ins w:id="1634" w:author="Gannon, Hugh (Allianz Global Life)" w:date="2026-06-30T11:05:00Z" w16du:dateUtc="2026-06-30T10:05:00Z">
                    <w:r>
                      <w:rPr>
                        <w:rFonts w:ascii="Arial" w:hAnsi="Arial" w:cs="Arial"/>
                        <w:color w:val="000000"/>
                        <w:sz w:val="16"/>
                        <w:szCs w:val="16"/>
                      </w:rPr>
                      <w:t>0.63%</w:t>
                    </w:r>
                  </w:ins>
                </w:p>
              </w:tc>
            </w:tr>
            <w:tr w:rsidR="00607941" w14:paraId="5132BABA" w14:textId="77777777" w:rsidTr="00607941">
              <w:trPr>
                <w:gridAfter w:val="1"/>
                <w:wAfter w:w="2160" w:type="dxa"/>
                <w:trHeight w:val="255"/>
                <w:ins w:id="1635"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16DDD0CC" w14:textId="77777777" w:rsidR="00607941" w:rsidRDefault="00607941" w:rsidP="00607941">
                  <w:pPr>
                    <w:rPr>
                      <w:ins w:id="1636" w:author="Gannon, Hugh (Allianz Global Life)" w:date="2026-06-30T11:05:00Z" w16du:dateUtc="2026-06-30T10:05:00Z"/>
                      <w:rFonts w:ascii="Arial" w:hAnsi="Arial" w:cs="Arial"/>
                      <w:color w:val="000000"/>
                      <w:sz w:val="16"/>
                      <w:szCs w:val="16"/>
                    </w:rPr>
                  </w:pPr>
                  <w:ins w:id="1637" w:author="Gannon, Hugh (Allianz Global Life)" w:date="2026-06-30T11:05:00Z" w16du:dateUtc="2026-06-30T10:05:00Z">
                    <w:r>
                      <w:rPr>
                        <w:rFonts w:ascii="Arial" w:hAnsi="Arial" w:cs="Arial"/>
                        <w:color w:val="000000"/>
                        <w:sz w:val="16"/>
                        <w:szCs w:val="16"/>
                      </w:rPr>
                      <w:t>H2</w:t>
                    </w:r>
                  </w:ins>
                </w:p>
              </w:tc>
              <w:tc>
                <w:tcPr>
                  <w:tcW w:w="1820" w:type="dxa"/>
                  <w:gridSpan w:val="2"/>
                  <w:tcBorders>
                    <w:top w:val="nil"/>
                    <w:left w:val="nil"/>
                    <w:bottom w:val="single" w:sz="4" w:space="0" w:color="auto"/>
                    <w:right w:val="single" w:sz="4" w:space="0" w:color="auto"/>
                  </w:tcBorders>
                  <w:noWrap/>
                  <w:vAlign w:val="bottom"/>
                  <w:hideMark/>
                </w:tcPr>
                <w:p w14:paraId="569FF2CE" w14:textId="77777777" w:rsidR="00607941" w:rsidRDefault="00607941" w:rsidP="00607941">
                  <w:pPr>
                    <w:jc w:val="right"/>
                    <w:rPr>
                      <w:ins w:id="1638" w:author="Gannon, Hugh (Allianz Global Life)" w:date="2026-06-30T11:05:00Z" w16du:dateUtc="2026-06-30T10:05:00Z"/>
                      <w:rFonts w:ascii="Arial" w:hAnsi="Arial" w:cs="Arial"/>
                      <w:color w:val="000000"/>
                      <w:sz w:val="16"/>
                      <w:szCs w:val="16"/>
                    </w:rPr>
                  </w:pPr>
                  <w:ins w:id="1639" w:author="Gannon, Hugh (Allianz Global Life)" w:date="2026-06-30T11:05:00Z" w16du:dateUtc="2026-06-30T10:05:00Z">
                    <w:r>
                      <w:rPr>
                        <w:rFonts w:ascii="Arial" w:hAnsi="Arial" w:cs="Arial"/>
                        <w:color w:val="000000"/>
                        <w:sz w:val="16"/>
                        <w:szCs w:val="16"/>
                      </w:rPr>
                      <w:t>0.50%</w:t>
                    </w:r>
                  </w:ins>
                </w:p>
              </w:tc>
            </w:tr>
            <w:tr w:rsidR="00607941" w14:paraId="4E892211" w14:textId="77777777" w:rsidTr="00607941">
              <w:trPr>
                <w:gridAfter w:val="1"/>
                <w:wAfter w:w="2160" w:type="dxa"/>
                <w:trHeight w:val="255"/>
                <w:ins w:id="1640"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22324F02" w14:textId="77777777" w:rsidR="00607941" w:rsidRDefault="00607941" w:rsidP="00607941">
                  <w:pPr>
                    <w:rPr>
                      <w:ins w:id="1641" w:author="Gannon, Hugh (Allianz Global Life)" w:date="2026-06-30T11:05:00Z" w16du:dateUtc="2026-06-30T10:05:00Z"/>
                      <w:rFonts w:ascii="Arial" w:hAnsi="Arial" w:cs="Arial"/>
                      <w:color w:val="000000"/>
                      <w:sz w:val="16"/>
                      <w:szCs w:val="16"/>
                    </w:rPr>
                  </w:pPr>
                  <w:ins w:id="1642" w:author="Gannon, Hugh (Allianz Global Life)" w:date="2026-06-30T11:05:00Z" w16du:dateUtc="2026-06-30T10:05:00Z">
                    <w:r>
                      <w:rPr>
                        <w:rFonts w:ascii="Arial" w:hAnsi="Arial" w:cs="Arial"/>
                        <w:color w:val="000000"/>
                        <w:sz w:val="16"/>
                        <w:szCs w:val="16"/>
                      </w:rPr>
                      <w:t>H3</w:t>
                    </w:r>
                  </w:ins>
                </w:p>
              </w:tc>
              <w:tc>
                <w:tcPr>
                  <w:tcW w:w="1820" w:type="dxa"/>
                  <w:gridSpan w:val="2"/>
                  <w:tcBorders>
                    <w:top w:val="nil"/>
                    <w:left w:val="nil"/>
                    <w:bottom w:val="single" w:sz="4" w:space="0" w:color="auto"/>
                    <w:right w:val="single" w:sz="4" w:space="0" w:color="auto"/>
                  </w:tcBorders>
                  <w:noWrap/>
                  <w:vAlign w:val="bottom"/>
                  <w:hideMark/>
                </w:tcPr>
                <w:p w14:paraId="7F0DC69B" w14:textId="77777777" w:rsidR="00607941" w:rsidRDefault="00607941" w:rsidP="00607941">
                  <w:pPr>
                    <w:jc w:val="right"/>
                    <w:rPr>
                      <w:ins w:id="1643" w:author="Gannon, Hugh (Allianz Global Life)" w:date="2026-06-30T11:05:00Z" w16du:dateUtc="2026-06-30T10:05:00Z"/>
                      <w:rFonts w:ascii="Arial" w:hAnsi="Arial" w:cs="Arial"/>
                      <w:color w:val="000000"/>
                      <w:sz w:val="16"/>
                      <w:szCs w:val="16"/>
                    </w:rPr>
                  </w:pPr>
                  <w:ins w:id="1644" w:author="Gannon, Hugh (Allianz Global Life)" w:date="2026-06-30T11:05:00Z" w16du:dateUtc="2026-06-30T10:05:00Z">
                    <w:r>
                      <w:rPr>
                        <w:rFonts w:ascii="Arial" w:hAnsi="Arial" w:cs="Arial"/>
                        <w:color w:val="000000"/>
                        <w:sz w:val="16"/>
                        <w:szCs w:val="16"/>
                      </w:rPr>
                      <w:t>0.38%</w:t>
                    </w:r>
                  </w:ins>
                </w:p>
              </w:tc>
            </w:tr>
            <w:tr w:rsidR="00607941" w14:paraId="611DD69C" w14:textId="77777777" w:rsidTr="00607941">
              <w:trPr>
                <w:gridAfter w:val="1"/>
                <w:wAfter w:w="2160" w:type="dxa"/>
                <w:trHeight w:val="255"/>
                <w:ins w:id="1645"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7DECC675" w14:textId="77777777" w:rsidR="00607941" w:rsidRDefault="00607941" w:rsidP="00607941">
                  <w:pPr>
                    <w:rPr>
                      <w:ins w:id="1646" w:author="Gannon, Hugh (Allianz Global Life)" w:date="2026-06-30T11:05:00Z" w16du:dateUtc="2026-06-30T10:05:00Z"/>
                      <w:rFonts w:ascii="Arial" w:hAnsi="Arial" w:cs="Arial"/>
                      <w:color w:val="000000"/>
                      <w:sz w:val="16"/>
                      <w:szCs w:val="16"/>
                    </w:rPr>
                  </w:pPr>
                  <w:ins w:id="1647" w:author="Gannon, Hugh (Allianz Global Life)" w:date="2026-06-30T11:05:00Z" w16du:dateUtc="2026-06-30T10:05:00Z">
                    <w:r>
                      <w:rPr>
                        <w:rFonts w:ascii="Arial" w:hAnsi="Arial" w:cs="Arial"/>
                        <w:color w:val="000000"/>
                        <w:sz w:val="16"/>
                        <w:szCs w:val="16"/>
                      </w:rPr>
                      <w:t>H4</w:t>
                    </w:r>
                  </w:ins>
                </w:p>
              </w:tc>
              <w:tc>
                <w:tcPr>
                  <w:tcW w:w="1820" w:type="dxa"/>
                  <w:gridSpan w:val="2"/>
                  <w:tcBorders>
                    <w:top w:val="nil"/>
                    <w:left w:val="nil"/>
                    <w:bottom w:val="single" w:sz="4" w:space="0" w:color="auto"/>
                    <w:right w:val="single" w:sz="4" w:space="0" w:color="auto"/>
                  </w:tcBorders>
                  <w:noWrap/>
                  <w:vAlign w:val="bottom"/>
                  <w:hideMark/>
                </w:tcPr>
                <w:p w14:paraId="7F866000" w14:textId="77777777" w:rsidR="00607941" w:rsidRDefault="00607941" w:rsidP="00607941">
                  <w:pPr>
                    <w:jc w:val="right"/>
                    <w:rPr>
                      <w:ins w:id="1648" w:author="Gannon, Hugh (Allianz Global Life)" w:date="2026-06-30T11:05:00Z" w16du:dateUtc="2026-06-30T10:05:00Z"/>
                      <w:rFonts w:ascii="Arial" w:hAnsi="Arial" w:cs="Arial"/>
                      <w:color w:val="000000"/>
                      <w:sz w:val="16"/>
                      <w:szCs w:val="16"/>
                    </w:rPr>
                  </w:pPr>
                  <w:ins w:id="1649" w:author="Gannon, Hugh (Allianz Global Life)" w:date="2026-06-30T11:05:00Z" w16du:dateUtc="2026-06-30T10:05:00Z">
                    <w:r>
                      <w:rPr>
                        <w:rFonts w:ascii="Arial" w:hAnsi="Arial" w:cs="Arial"/>
                        <w:color w:val="000000"/>
                        <w:sz w:val="16"/>
                        <w:szCs w:val="16"/>
                      </w:rPr>
                      <w:t>0.25%</w:t>
                    </w:r>
                  </w:ins>
                </w:p>
              </w:tc>
            </w:tr>
            <w:tr w:rsidR="00607941" w14:paraId="15E58C8E" w14:textId="77777777" w:rsidTr="00607941">
              <w:trPr>
                <w:gridAfter w:val="1"/>
                <w:wAfter w:w="2160" w:type="dxa"/>
                <w:trHeight w:val="255"/>
                <w:ins w:id="1650"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50BF0D31" w14:textId="77777777" w:rsidR="00607941" w:rsidRDefault="00607941" w:rsidP="00607941">
                  <w:pPr>
                    <w:rPr>
                      <w:ins w:id="1651" w:author="Gannon, Hugh (Allianz Global Life)" w:date="2026-06-30T11:05:00Z" w16du:dateUtc="2026-06-30T10:05:00Z"/>
                      <w:rFonts w:ascii="Arial" w:hAnsi="Arial" w:cs="Arial"/>
                      <w:color w:val="000000"/>
                      <w:sz w:val="16"/>
                      <w:szCs w:val="16"/>
                    </w:rPr>
                  </w:pPr>
                  <w:ins w:id="1652" w:author="Gannon, Hugh (Allianz Global Life)" w:date="2026-06-30T11:05:00Z" w16du:dateUtc="2026-06-30T10:05:00Z">
                    <w:r>
                      <w:rPr>
                        <w:rFonts w:ascii="Arial" w:hAnsi="Arial" w:cs="Arial"/>
                        <w:color w:val="000000"/>
                        <w:sz w:val="16"/>
                        <w:szCs w:val="16"/>
                      </w:rPr>
                      <w:t>J1</w:t>
                    </w:r>
                  </w:ins>
                </w:p>
              </w:tc>
              <w:tc>
                <w:tcPr>
                  <w:tcW w:w="1820" w:type="dxa"/>
                  <w:gridSpan w:val="2"/>
                  <w:tcBorders>
                    <w:top w:val="nil"/>
                    <w:left w:val="nil"/>
                    <w:bottom w:val="single" w:sz="4" w:space="0" w:color="auto"/>
                    <w:right w:val="single" w:sz="4" w:space="0" w:color="auto"/>
                  </w:tcBorders>
                  <w:noWrap/>
                  <w:vAlign w:val="bottom"/>
                  <w:hideMark/>
                </w:tcPr>
                <w:p w14:paraId="4C69E791" w14:textId="77777777" w:rsidR="00607941" w:rsidRDefault="00607941" w:rsidP="00607941">
                  <w:pPr>
                    <w:jc w:val="right"/>
                    <w:rPr>
                      <w:ins w:id="1653" w:author="Gannon, Hugh (Allianz Global Life)" w:date="2026-06-30T11:05:00Z" w16du:dateUtc="2026-06-30T10:05:00Z"/>
                      <w:rFonts w:ascii="Arial" w:hAnsi="Arial" w:cs="Arial"/>
                      <w:color w:val="000000"/>
                      <w:sz w:val="16"/>
                      <w:szCs w:val="16"/>
                    </w:rPr>
                  </w:pPr>
                  <w:ins w:id="1654" w:author="Gannon, Hugh (Allianz Global Life)" w:date="2026-06-30T11:05:00Z" w16du:dateUtc="2026-06-30T10:05:00Z">
                    <w:r>
                      <w:rPr>
                        <w:rFonts w:ascii="Arial" w:hAnsi="Arial" w:cs="Arial"/>
                        <w:color w:val="000000"/>
                        <w:sz w:val="16"/>
                        <w:szCs w:val="16"/>
                      </w:rPr>
                      <w:t>0.88%</w:t>
                    </w:r>
                  </w:ins>
                </w:p>
              </w:tc>
            </w:tr>
            <w:tr w:rsidR="00607941" w14:paraId="16F25C76" w14:textId="77777777" w:rsidTr="00607941">
              <w:trPr>
                <w:gridAfter w:val="1"/>
                <w:wAfter w:w="2160" w:type="dxa"/>
                <w:trHeight w:val="255"/>
                <w:ins w:id="1655"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224DE620" w14:textId="77777777" w:rsidR="00607941" w:rsidRDefault="00607941" w:rsidP="00607941">
                  <w:pPr>
                    <w:rPr>
                      <w:ins w:id="1656" w:author="Gannon, Hugh (Allianz Global Life)" w:date="2026-06-30T11:05:00Z" w16du:dateUtc="2026-06-30T10:05:00Z"/>
                      <w:rFonts w:ascii="Arial" w:hAnsi="Arial" w:cs="Arial"/>
                      <w:color w:val="000000"/>
                      <w:sz w:val="16"/>
                      <w:szCs w:val="16"/>
                    </w:rPr>
                  </w:pPr>
                  <w:ins w:id="1657" w:author="Gannon, Hugh (Allianz Global Life)" w:date="2026-06-30T11:05:00Z" w16du:dateUtc="2026-06-30T10:05:00Z">
                    <w:r>
                      <w:rPr>
                        <w:rFonts w:ascii="Arial" w:hAnsi="Arial" w:cs="Arial"/>
                        <w:color w:val="000000"/>
                        <w:sz w:val="16"/>
                        <w:szCs w:val="16"/>
                      </w:rPr>
                      <w:t>J2</w:t>
                    </w:r>
                  </w:ins>
                </w:p>
              </w:tc>
              <w:tc>
                <w:tcPr>
                  <w:tcW w:w="1820" w:type="dxa"/>
                  <w:gridSpan w:val="2"/>
                  <w:tcBorders>
                    <w:top w:val="nil"/>
                    <w:left w:val="nil"/>
                    <w:bottom w:val="single" w:sz="4" w:space="0" w:color="auto"/>
                    <w:right w:val="single" w:sz="4" w:space="0" w:color="auto"/>
                  </w:tcBorders>
                  <w:noWrap/>
                  <w:vAlign w:val="bottom"/>
                  <w:hideMark/>
                </w:tcPr>
                <w:p w14:paraId="2182187E" w14:textId="77777777" w:rsidR="00607941" w:rsidRDefault="00607941" w:rsidP="00607941">
                  <w:pPr>
                    <w:jc w:val="right"/>
                    <w:rPr>
                      <w:ins w:id="1658" w:author="Gannon, Hugh (Allianz Global Life)" w:date="2026-06-30T11:05:00Z" w16du:dateUtc="2026-06-30T10:05:00Z"/>
                      <w:rFonts w:ascii="Arial" w:hAnsi="Arial" w:cs="Arial"/>
                      <w:color w:val="000000"/>
                      <w:sz w:val="16"/>
                      <w:szCs w:val="16"/>
                    </w:rPr>
                  </w:pPr>
                  <w:ins w:id="1659" w:author="Gannon, Hugh (Allianz Global Life)" w:date="2026-06-30T11:05:00Z" w16du:dateUtc="2026-06-30T10:05:00Z">
                    <w:r>
                      <w:rPr>
                        <w:rFonts w:ascii="Arial" w:hAnsi="Arial" w:cs="Arial"/>
                        <w:color w:val="000000"/>
                        <w:sz w:val="16"/>
                        <w:szCs w:val="16"/>
                      </w:rPr>
                      <w:t>0.75%</w:t>
                    </w:r>
                  </w:ins>
                </w:p>
              </w:tc>
            </w:tr>
            <w:tr w:rsidR="00607941" w14:paraId="5E865703" w14:textId="77777777" w:rsidTr="00607941">
              <w:trPr>
                <w:gridAfter w:val="1"/>
                <w:wAfter w:w="2160" w:type="dxa"/>
                <w:trHeight w:val="255"/>
                <w:ins w:id="1660"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6AD1E7AB" w14:textId="77777777" w:rsidR="00607941" w:rsidRDefault="00607941" w:rsidP="00607941">
                  <w:pPr>
                    <w:rPr>
                      <w:ins w:id="1661" w:author="Gannon, Hugh (Allianz Global Life)" w:date="2026-06-30T11:05:00Z" w16du:dateUtc="2026-06-30T10:05:00Z"/>
                      <w:rFonts w:ascii="Arial" w:hAnsi="Arial" w:cs="Arial"/>
                      <w:color w:val="000000"/>
                      <w:sz w:val="16"/>
                      <w:szCs w:val="16"/>
                    </w:rPr>
                  </w:pPr>
                  <w:ins w:id="1662" w:author="Gannon, Hugh (Allianz Global Life)" w:date="2026-06-30T11:05:00Z" w16du:dateUtc="2026-06-30T10:05:00Z">
                    <w:r>
                      <w:rPr>
                        <w:rFonts w:ascii="Arial" w:hAnsi="Arial" w:cs="Arial"/>
                        <w:color w:val="000000"/>
                        <w:sz w:val="16"/>
                        <w:szCs w:val="16"/>
                      </w:rPr>
                      <w:t>J3</w:t>
                    </w:r>
                  </w:ins>
                </w:p>
              </w:tc>
              <w:tc>
                <w:tcPr>
                  <w:tcW w:w="1820" w:type="dxa"/>
                  <w:gridSpan w:val="2"/>
                  <w:tcBorders>
                    <w:top w:val="nil"/>
                    <w:left w:val="nil"/>
                    <w:bottom w:val="single" w:sz="4" w:space="0" w:color="auto"/>
                    <w:right w:val="single" w:sz="4" w:space="0" w:color="auto"/>
                  </w:tcBorders>
                  <w:noWrap/>
                  <w:vAlign w:val="bottom"/>
                  <w:hideMark/>
                </w:tcPr>
                <w:p w14:paraId="11B16BEE" w14:textId="77777777" w:rsidR="00607941" w:rsidRDefault="00607941" w:rsidP="00607941">
                  <w:pPr>
                    <w:jc w:val="right"/>
                    <w:rPr>
                      <w:ins w:id="1663" w:author="Gannon, Hugh (Allianz Global Life)" w:date="2026-06-30T11:05:00Z" w16du:dateUtc="2026-06-30T10:05:00Z"/>
                      <w:rFonts w:ascii="Arial" w:hAnsi="Arial" w:cs="Arial"/>
                      <w:color w:val="000000"/>
                      <w:sz w:val="16"/>
                      <w:szCs w:val="16"/>
                    </w:rPr>
                  </w:pPr>
                  <w:ins w:id="1664" w:author="Gannon, Hugh (Allianz Global Life)" w:date="2026-06-30T11:05:00Z" w16du:dateUtc="2026-06-30T10:05:00Z">
                    <w:r>
                      <w:rPr>
                        <w:rFonts w:ascii="Arial" w:hAnsi="Arial" w:cs="Arial"/>
                        <w:color w:val="000000"/>
                        <w:sz w:val="16"/>
                        <w:szCs w:val="16"/>
                      </w:rPr>
                      <w:t>0.63%</w:t>
                    </w:r>
                  </w:ins>
                </w:p>
              </w:tc>
            </w:tr>
            <w:tr w:rsidR="00607941" w14:paraId="03F4F2DB" w14:textId="77777777" w:rsidTr="00607941">
              <w:trPr>
                <w:gridAfter w:val="1"/>
                <w:wAfter w:w="2160" w:type="dxa"/>
                <w:trHeight w:val="255"/>
                <w:ins w:id="1665"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62C4E7DA" w14:textId="77777777" w:rsidR="00607941" w:rsidRDefault="00607941" w:rsidP="00607941">
                  <w:pPr>
                    <w:rPr>
                      <w:ins w:id="1666" w:author="Gannon, Hugh (Allianz Global Life)" w:date="2026-06-30T11:05:00Z" w16du:dateUtc="2026-06-30T10:05:00Z"/>
                      <w:rFonts w:ascii="Arial" w:hAnsi="Arial" w:cs="Arial"/>
                      <w:color w:val="000000"/>
                      <w:sz w:val="16"/>
                      <w:szCs w:val="16"/>
                    </w:rPr>
                  </w:pPr>
                  <w:ins w:id="1667" w:author="Gannon, Hugh (Allianz Global Life)" w:date="2026-06-30T11:05:00Z" w16du:dateUtc="2026-06-30T10:05:00Z">
                    <w:r>
                      <w:rPr>
                        <w:rFonts w:ascii="Arial" w:hAnsi="Arial" w:cs="Arial"/>
                        <w:color w:val="000000"/>
                        <w:sz w:val="16"/>
                        <w:szCs w:val="16"/>
                      </w:rPr>
                      <w:t>J4</w:t>
                    </w:r>
                  </w:ins>
                </w:p>
              </w:tc>
              <w:tc>
                <w:tcPr>
                  <w:tcW w:w="1820" w:type="dxa"/>
                  <w:gridSpan w:val="2"/>
                  <w:tcBorders>
                    <w:top w:val="nil"/>
                    <w:left w:val="nil"/>
                    <w:bottom w:val="single" w:sz="4" w:space="0" w:color="auto"/>
                    <w:right w:val="single" w:sz="4" w:space="0" w:color="auto"/>
                  </w:tcBorders>
                  <w:noWrap/>
                  <w:vAlign w:val="bottom"/>
                  <w:hideMark/>
                </w:tcPr>
                <w:p w14:paraId="36FF8743" w14:textId="77777777" w:rsidR="00607941" w:rsidRDefault="00607941" w:rsidP="00607941">
                  <w:pPr>
                    <w:jc w:val="right"/>
                    <w:rPr>
                      <w:ins w:id="1668" w:author="Gannon, Hugh (Allianz Global Life)" w:date="2026-06-30T11:05:00Z" w16du:dateUtc="2026-06-30T10:05:00Z"/>
                      <w:rFonts w:ascii="Arial" w:hAnsi="Arial" w:cs="Arial"/>
                      <w:color w:val="000000"/>
                      <w:sz w:val="16"/>
                      <w:szCs w:val="16"/>
                    </w:rPr>
                  </w:pPr>
                  <w:ins w:id="1669" w:author="Gannon, Hugh (Allianz Global Life)" w:date="2026-06-30T11:05:00Z" w16du:dateUtc="2026-06-30T10:05:00Z">
                    <w:r>
                      <w:rPr>
                        <w:rFonts w:ascii="Arial" w:hAnsi="Arial" w:cs="Arial"/>
                        <w:color w:val="000000"/>
                        <w:sz w:val="16"/>
                        <w:szCs w:val="16"/>
                      </w:rPr>
                      <w:t>0.50%</w:t>
                    </w:r>
                  </w:ins>
                </w:p>
              </w:tc>
            </w:tr>
            <w:tr w:rsidR="00607941" w14:paraId="3157316F" w14:textId="77777777" w:rsidTr="00607941">
              <w:trPr>
                <w:gridAfter w:val="1"/>
                <w:wAfter w:w="2160" w:type="dxa"/>
                <w:trHeight w:val="255"/>
                <w:ins w:id="1670"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6715630B" w14:textId="77777777" w:rsidR="00607941" w:rsidRDefault="00607941" w:rsidP="00607941">
                  <w:pPr>
                    <w:rPr>
                      <w:ins w:id="1671" w:author="Gannon, Hugh (Allianz Global Life)" w:date="2026-06-30T11:05:00Z" w16du:dateUtc="2026-06-30T10:05:00Z"/>
                      <w:rFonts w:ascii="Arial" w:hAnsi="Arial" w:cs="Arial"/>
                      <w:color w:val="000000"/>
                      <w:sz w:val="16"/>
                      <w:szCs w:val="16"/>
                    </w:rPr>
                  </w:pPr>
                  <w:ins w:id="1672" w:author="Gannon, Hugh (Allianz Global Life)" w:date="2026-06-30T11:05:00Z" w16du:dateUtc="2026-06-30T10:05:00Z">
                    <w:r>
                      <w:rPr>
                        <w:rFonts w:ascii="Arial" w:hAnsi="Arial" w:cs="Arial"/>
                        <w:color w:val="000000"/>
                        <w:sz w:val="16"/>
                        <w:szCs w:val="16"/>
                      </w:rPr>
                      <w:t>K1</w:t>
                    </w:r>
                  </w:ins>
                </w:p>
              </w:tc>
              <w:tc>
                <w:tcPr>
                  <w:tcW w:w="1820" w:type="dxa"/>
                  <w:gridSpan w:val="2"/>
                  <w:tcBorders>
                    <w:top w:val="nil"/>
                    <w:left w:val="nil"/>
                    <w:bottom w:val="single" w:sz="4" w:space="0" w:color="auto"/>
                    <w:right w:val="single" w:sz="4" w:space="0" w:color="auto"/>
                  </w:tcBorders>
                  <w:noWrap/>
                  <w:vAlign w:val="bottom"/>
                  <w:hideMark/>
                </w:tcPr>
                <w:p w14:paraId="3A8592A2" w14:textId="77777777" w:rsidR="00607941" w:rsidRDefault="00607941" w:rsidP="00607941">
                  <w:pPr>
                    <w:jc w:val="right"/>
                    <w:rPr>
                      <w:ins w:id="1673" w:author="Gannon, Hugh (Allianz Global Life)" w:date="2026-06-30T11:05:00Z" w16du:dateUtc="2026-06-30T10:05:00Z"/>
                      <w:rFonts w:ascii="Arial" w:hAnsi="Arial" w:cs="Arial"/>
                      <w:color w:val="000000"/>
                      <w:sz w:val="16"/>
                      <w:szCs w:val="16"/>
                    </w:rPr>
                  </w:pPr>
                  <w:ins w:id="1674" w:author="Gannon, Hugh (Allianz Global Life)" w:date="2026-06-30T11:05:00Z" w16du:dateUtc="2026-06-30T10:05:00Z">
                    <w:r>
                      <w:rPr>
                        <w:rFonts w:ascii="Arial" w:hAnsi="Arial" w:cs="Arial"/>
                        <w:color w:val="000000"/>
                        <w:sz w:val="16"/>
                        <w:szCs w:val="16"/>
                      </w:rPr>
                      <w:t>0.00%</w:t>
                    </w:r>
                  </w:ins>
                </w:p>
              </w:tc>
            </w:tr>
            <w:tr w:rsidR="00607941" w14:paraId="0AF28B62" w14:textId="77777777" w:rsidTr="00607941">
              <w:trPr>
                <w:gridAfter w:val="1"/>
                <w:wAfter w:w="2160" w:type="dxa"/>
                <w:trHeight w:val="255"/>
                <w:ins w:id="1675"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79104E55" w14:textId="77777777" w:rsidR="00607941" w:rsidRDefault="00607941" w:rsidP="00607941">
                  <w:pPr>
                    <w:rPr>
                      <w:ins w:id="1676" w:author="Gannon, Hugh (Allianz Global Life)" w:date="2026-06-30T11:05:00Z" w16du:dateUtc="2026-06-30T10:05:00Z"/>
                      <w:rFonts w:ascii="Arial" w:hAnsi="Arial" w:cs="Arial"/>
                      <w:color w:val="000000"/>
                      <w:sz w:val="16"/>
                      <w:szCs w:val="16"/>
                    </w:rPr>
                  </w:pPr>
                  <w:ins w:id="1677" w:author="Gannon, Hugh (Allianz Global Life)" w:date="2026-06-30T11:05:00Z" w16du:dateUtc="2026-06-30T10:05:00Z">
                    <w:r>
                      <w:rPr>
                        <w:rFonts w:ascii="Arial" w:hAnsi="Arial" w:cs="Arial"/>
                        <w:color w:val="000000"/>
                        <w:sz w:val="16"/>
                        <w:szCs w:val="16"/>
                      </w:rPr>
                      <w:t>K2</w:t>
                    </w:r>
                  </w:ins>
                </w:p>
              </w:tc>
              <w:tc>
                <w:tcPr>
                  <w:tcW w:w="1820" w:type="dxa"/>
                  <w:gridSpan w:val="2"/>
                  <w:tcBorders>
                    <w:top w:val="nil"/>
                    <w:left w:val="nil"/>
                    <w:bottom w:val="single" w:sz="4" w:space="0" w:color="auto"/>
                    <w:right w:val="single" w:sz="4" w:space="0" w:color="auto"/>
                  </w:tcBorders>
                  <w:noWrap/>
                  <w:vAlign w:val="bottom"/>
                  <w:hideMark/>
                </w:tcPr>
                <w:p w14:paraId="0199F903" w14:textId="77777777" w:rsidR="00607941" w:rsidRDefault="00607941" w:rsidP="00607941">
                  <w:pPr>
                    <w:jc w:val="right"/>
                    <w:rPr>
                      <w:ins w:id="1678" w:author="Gannon, Hugh (Allianz Global Life)" w:date="2026-06-30T11:05:00Z" w16du:dateUtc="2026-06-30T10:05:00Z"/>
                      <w:rFonts w:ascii="Arial" w:hAnsi="Arial" w:cs="Arial"/>
                      <w:color w:val="000000"/>
                      <w:sz w:val="16"/>
                      <w:szCs w:val="16"/>
                    </w:rPr>
                  </w:pPr>
                  <w:ins w:id="1679" w:author="Gannon, Hugh (Allianz Global Life)" w:date="2026-06-30T11:05:00Z" w16du:dateUtc="2026-06-30T10:05:00Z">
                    <w:r>
                      <w:rPr>
                        <w:rFonts w:ascii="Arial" w:hAnsi="Arial" w:cs="Arial"/>
                        <w:color w:val="000000"/>
                        <w:sz w:val="16"/>
                        <w:szCs w:val="16"/>
                      </w:rPr>
                      <w:t>0.00%</w:t>
                    </w:r>
                  </w:ins>
                </w:p>
              </w:tc>
            </w:tr>
            <w:tr w:rsidR="00607941" w14:paraId="544C1DC8" w14:textId="77777777" w:rsidTr="00607941">
              <w:trPr>
                <w:gridAfter w:val="1"/>
                <w:wAfter w:w="2160" w:type="dxa"/>
                <w:trHeight w:val="255"/>
                <w:ins w:id="1680"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15D9F749" w14:textId="77777777" w:rsidR="00607941" w:rsidRDefault="00607941" w:rsidP="00607941">
                  <w:pPr>
                    <w:rPr>
                      <w:ins w:id="1681" w:author="Gannon, Hugh (Allianz Global Life)" w:date="2026-06-30T11:05:00Z" w16du:dateUtc="2026-06-30T10:05:00Z"/>
                      <w:rFonts w:ascii="Arial" w:hAnsi="Arial" w:cs="Arial"/>
                      <w:color w:val="000000"/>
                      <w:sz w:val="16"/>
                      <w:szCs w:val="16"/>
                    </w:rPr>
                  </w:pPr>
                  <w:ins w:id="1682" w:author="Gannon, Hugh (Allianz Global Life)" w:date="2026-06-30T11:05:00Z" w16du:dateUtc="2026-06-30T10:05:00Z">
                    <w:r>
                      <w:rPr>
                        <w:rFonts w:ascii="Arial" w:hAnsi="Arial" w:cs="Arial"/>
                        <w:color w:val="000000"/>
                        <w:sz w:val="16"/>
                        <w:szCs w:val="16"/>
                      </w:rPr>
                      <w:t>L1</w:t>
                    </w:r>
                  </w:ins>
                </w:p>
              </w:tc>
              <w:tc>
                <w:tcPr>
                  <w:tcW w:w="1820" w:type="dxa"/>
                  <w:gridSpan w:val="2"/>
                  <w:tcBorders>
                    <w:top w:val="nil"/>
                    <w:left w:val="nil"/>
                    <w:bottom w:val="single" w:sz="4" w:space="0" w:color="auto"/>
                    <w:right w:val="single" w:sz="4" w:space="0" w:color="auto"/>
                  </w:tcBorders>
                  <w:noWrap/>
                  <w:vAlign w:val="bottom"/>
                  <w:hideMark/>
                </w:tcPr>
                <w:p w14:paraId="65F071D6" w14:textId="77777777" w:rsidR="00607941" w:rsidRDefault="00607941" w:rsidP="00607941">
                  <w:pPr>
                    <w:jc w:val="right"/>
                    <w:rPr>
                      <w:ins w:id="1683" w:author="Gannon, Hugh (Allianz Global Life)" w:date="2026-06-30T11:05:00Z" w16du:dateUtc="2026-06-30T10:05:00Z"/>
                      <w:rFonts w:ascii="Arial" w:hAnsi="Arial" w:cs="Arial"/>
                      <w:color w:val="000000"/>
                      <w:sz w:val="16"/>
                      <w:szCs w:val="16"/>
                    </w:rPr>
                  </w:pPr>
                  <w:ins w:id="1684" w:author="Gannon, Hugh (Allianz Global Life)" w:date="2026-06-30T11:05:00Z" w16du:dateUtc="2026-06-30T10:05:00Z">
                    <w:r>
                      <w:rPr>
                        <w:rFonts w:ascii="Arial" w:hAnsi="Arial" w:cs="Arial"/>
                        <w:color w:val="000000"/>
                        <w:sz w:val="16"/>
                        <w:szCs w:val="16"/>
                      </w:rPr>
                      <w:t>0.25%</w:t>
                    </w:r>
                  </w:ins>
                </w:p>
              </w:tc>
            </w:tr>
            <w:tr w:rsidR="00607941" w14:paraId="230AD63E" w14:textId="77777777" w:rsidTr="00607941">
              <w:trPr>
                <w:gridAfter w:val="1"/>
                <w:wAfter w:w="2160" w:type="dxa"/>
                <w:trHeight w:val="255"/>
                <w:ins w:id="1685"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071F6D8F" w14:textId="77777777" w:rsidR="00607941" w:rsidRDefault="00607941" w:rsidP="00607941">
                  <w:pPr>
                    <w:rPr>
                      <w:ins w:id="1686" w:author="Gannon, Hugh (Allianz Global Life)" w:date="2026-06-30T11:05:00Z" w16du:dateUtc="2026-06-30T10:05:00Z"/>
                      <w:rFonts w:ascii="Arial" w:hAnsi="Arial" w:cs="Arial"/>
                      <w:color w:val="000000"/>
                      <w:sz w:val="16"/>
                      <w:szCs w:val="16"/>
                    </w:rPr>
                  </w:pPr>
                  <w:ins w:id="1687" w:author="Gannon, Hugh (Allianz Global Life)" w:date="2026-06-30T11:05:00Z" w16du:dateUtc="2026-06-30T10:05:00Z">
                    <w:r>
                      <w:rPr>
                        <w:rFonts w:ascii="Arial" w:hAnsi="Arial" w:cs="Arial"/>
                        <w:color w:val="000000"/>
                        <w:sz w:val="16"/>
                        <w:szCs w:val="16"/>
                      </w:rPr>
                      <w:t>L2</w:t>
                    </w:r>
                  </w:ins>
                </w:p>
              </w:tc>
              <w:tc>
                <w:tcPr>
                  <w:tcW w:w="1820" w:type="dxa"/>
                  <w:gridSpan w:val="2"/>
                  <w:tcBorders>
                    <w:top w:val="nil"/>
                    <w:left w:val="nil"/>
                    <w:bottom w:val="single" w:sz="4" w:space="0" w:color="auto"/>
                    <w:right w:val="single" w:sz="4" w:space="0" w:color="auto"/>
                  </w:tcBorders>
                  <w:noWrap/>
                  <w:vAlign w:val="bottom"/>
                  <w:hideMark/>
                </w:tcPr>
                <w:p w14:paraId="5BBAA9A4" w14:textId="77777777" w:rsidR="00607941" w:rsidRDefault="00607941" w:rsidP="00607941">
                  <w:pPr>
                    <w:jc w:val="right"/>
                    <w:rPr>
                      <w:ins w:id="1688" w:author="Gannon, Hugh (Allianz Global Life)" w:date="2026-06-30T11:05:00Z" w16du:dateUtc="2026-06-30T10:05:00Z"/>
                      <w:rFonts w:ascii="Arial" w:hAnsi="Arial" w:cs="Arial"/>
                      <w:color w:val="000000"/>
                      <w:sz w:val="16"/>
                      <w:szCs w:val="16"/>
                    </w:rPr>
                  </w:pPr>
                  <w:ins w:id="1689" w:author="Gannon, Hugh (Allianz Global Life)" w:date="2026-06-30T11:05:00Z" w16du:dateUtc="2026-06-30T10:05:00Z">
                    <w:r>
                      <w:rPr>
                        <w:rFonts w:ascii="Arial" w:hAnsi="Arial" w:cs="Arial"/>
                        <w:color w:val="000000"/>
                        <w:sz w:val="16"/>
                        <w:szCs w:val="16"/>
                      </w:rPr>
                      <w:t>0.25%</w:t>
                    </w:r>
                  </w:ins>
                </w:p>
              </w:tc>
            </w:tr>
            <w:tr w:rsidR="00607941" w14:paraId="142BEA09" w14:textId="77777777" w:rsidTr="00607941">
              <w:trPr>
                <w:gridAfter w:val="1"/>
                <w:wAfter w:w="2160" w:type="dxa"/>
                <w:trHeight w:val="255"/>
                <w:ins w:id="1690"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71C9BDF2" w14:textId="77777777" w:rsidR="00607941" w:rsidRDefault="00607941" w:rsidP="00607941">
                  <w:pPr>
                    <w:rPr>
                      <w:ins w:id="1691" w:author="Gannon, Hugh (Allianz Global Life)" w:date="2026-06-30T11:05:00Z" w16du:dateUtc="2026-06-30T10:05:00Z"/>
                      <w:rFonts w:ascii="Arial" w:hAnsi="Arial" w:cs="Arial"/>
                      <w:color w:val="000000"/>
                      <w:sz w:val="16"/>
                      <w:szCs w:val="16"/>
                    </w:rPr>
                  </w:pPr>
                  <w:ins w:id="1692" w:author="Gannon, Hugh (Allianz Global Life)" w:date="2026-06-30T11:05:00Z" w16du:dateUtc="2026-06-30T10:05:00Z">
                    <w:r>
                      <w:rPr>
                        <w:rFonts w:ascii="Arial" w:hAnsi="Arial" w:cs="Arial"/>
                        <w:color w:val="000000"/>
                        <w:sz w:val="16"/>
                        <w:szCs w:val="16"/>
                      </w:rPr>
                      <w:t>M1</w:t>
                    </w:r>
                  </w:ins>
                </w:p>
              </w:tc>
              <w:tc>
                <w:tcPr>
                  <w:tcW w:w="1820" w:type="dxa"/>
                  <w:gridSpan w:val="2"/>
                  <w:tcBorders>
                    <w:top w:val="nil"/>
                    <w:left w:val="nil"/>
                    <w:bottom w:val="single" w:sz="4" w:space="0" w:color="auto"/>
                    <w:right w:val="single" w:sz="4" w:space="0" w:color="auto"/>
                  </w:tcBorders>
                  <w:noWrap/>
                  <w:vAlign w:val="bottom"/>
                  <w:hideMark/>
                </w:tcPr>
                <w:p w14:paraId="6388DA4F" w14:textId="77777777" w:rsidR="00607941" w:rsidRDefault="00607941" w:rsidP="00607941">
                  <w:pPr>
                    <w:jc w:val="right"/>
                    <w:rPr>
                      <w:ins w:id="1693" w:author="Gannon, Hugh (Allianz Global Life)" w:date="2026-06-30T11:05:00Z" w16du:dateUtc="2026-06-30T10:05:00Z"/>
                      <w:rFonts w:ascii="Arial" w:hAnsi="Arial" w:cs="Arial"/>
                      <w:color w:val="000000"/>
                      <w:sz w:val="16"/>
                      <w:szCs w:val="16"/>
                    </w:rPr>
                  </w:pPr>
                  <w:ins w:id="1694" w:author="Gannon, Hugh (Allianz Global Life)" w:date="2026-06-30T11:05:00Z" w16du:dateUtc="2026-06-30T10:05:00Z">
                    <w:r>
                      <w:rPr>
                        <w:rFonts w:ascii="Arial" w:hAnsi="Arial" w:cs="Arial"/>
                        <w:color w:val="000000"/>
                        <w:sz w:val="16"/>
                        <w:szCs w:val="16"/>
                      </w:rPr>
                      <w:t>0.50%</w:t>
                    </w:r>
                  </w:ins>
                </w:p>
              </w:tc>
            </w:tr>
            <w:tr w:rsidR="00607941" w14:paraId="7D91CCA5" w14:textId="77777777" w:rsidTr="00607941">
              <w:trPr>
                <w:gridAfter w:val="1"/>
                <w:wAfter w:w="2160" w:type="dxa"/>
                <w:trHeight w:val="255"/>
                <w:ins w:id="1695"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73BE0CDF" w14:textId="77777777" w:rsidR="00607941" w:rsidRDefault="00607941" w:rsidP="00607941">
                  <w:pPr>
                    <w:rPr>
                      <w:ins w:id="1696" w:author="Gannon, Hugh (Allianz Global Life)" w:date="2026-06-30T11:05:00Z" w16du:dateUtc="2026-06-30T10:05:00Z"/>
                      <w:rFonts w:ascii="Arial" w:hAnsi="Arial" w:cs="Arial"/>
                      <w:color w:val="000000"/>
                      <w:sz w:val="16"/>
                      <w:szCs w:val="16"/>
                    </w:rPr>
                  </w:pPr>
                  <w:ins w:id="1697" w:author="Gannon, Hugh (Allianz Global Life)" w:date="2026-06-30T11:05:00Z" w16du:dateUtc="2026-06-30T10:05:00Z">
                    <w:r>
                      <w:rPr>
                        <w:rFonts w:ascii="Arial" w:hAnsi="Arial" w:cs="Arial"/>
                        <w:color w:val="000000"/>
                        <w:sz w:val="16"/>
                        <w:szCs w:val="16"/>
                      </w:rPr>
                      <w:t>M2</w:t>
                    </w:r>
                  </w:ins>
                </w:p>
              </w:tc>
              <w:tc>
                <w:tcPr>
                  <w:tcW w:w="1820" w:type="dxa"/>
                  <w:gridSpan w:val="2"/>
                  <w:tcBorders>
                    <w:top w:val="nil"/>
                    <w:left w:val="nil"/>
                    <w:bottom w:val="single" w:sz="4" w:space="0" w:color="auto"/>
                    <w:right w:val="single" w:sz="4" w:space="0" w:color="auto"/>
                  </w:tcBorders>
                  <w:noWrap/>
                  <w:vAlign w:val="bottom"/>
                  <w:hideMark/>
                </w:tcPr>
                <w:p w14:paraId="5D00AA4A" w14:textId="77777777" w:rsidR="00607941" w:rsidRDefault="00607941" w:rsidP="00607941">
                  <w:pPr>
                    <w:jc w:val="right"/>
                    <w:rPr>
                      <w:ins w:id="1698" w:author="Gannon, Hugh (Allianz Global Life)" w:date="2026-06-30T11:05:00Z" w16du:dateUtc="2026-06-30T10:05:00Z"/>
                      <w:rFonts w:ascii="Arial" w:hAnsi="Arial" w:cs="Arial"/>
                      <w:color w:val="000000"/>
                      <w:sz w:val="16"/>
                      <w:szCs w:val="16"/>
                    </w:rPr>
                  </w:pPr>
                  <w:ins w:id="1699" w:author="Gannon, Hugh (Allianz Global Life)" w:date="2026-06-30T11:05:00Z" w16du:dateUtc="2026-06-30T10:05:00Z">
                    <w:r>
                      <w:rPr>
                        <w:rFonts w:ascii="Arial" w:hAnsi="Arial" w:cs="Arial"/>
                        <w:color w:val="000000"/>
                        <w:sz w:val="16"/>
                        <w:szCs w:val="16"/>
                      </w:rPr>
                      <w:t>0.50%</w:t>
                    </w:r>
                  </w:ins>
                </w:p>
              </w:tc>
            </w:tr>
          </w:tbl>
          <w:p w14:paraId="3B3C4485" w14:textId="77777777" w:rsidR="00195CA4" w:rsidRDefault="00195CA4" w:rsidP="00195CA4">
            <w:pPr>
              <w:rPr>
                <w:ins w:id="1700" w:author="Gannon, Hugh (Allianz Global Life)" w:date="2026-06-30T11:05:00Z" w16du:dateUtc="2026-06-30T10:05:00Z"/>
                <w:rFonts w:asciiTheme="minorHAnsi" w:hAnsiTheme="minorHAnsi" w:cstheme="minorHAnsi"/>
                <w:color w:val="000000"/>
                <w:sz w:val="20"/>
                <w:szCs w:val="20"/>
              </w:rPr>
            </w:pPr>
          </w:p>
          <w:p w14:paraId="5475F012" w14:textId="77777777" w:rsidR="00607941" w:rsidRPr="00072586" w:rsidRDefault="00607941" w:rsidP="00195CA4">
            <w:pPr>
              <w:rPr>
                <w:rFonts w:asciiTheme="minorHAnsi" w:hAnsiTheme="minorHAnsi" w:cstheme="minorHAnsi"/>
                <w:color w:val="000000"/>
                <w:sz w:val="20"/>
                <w:szCs w:val="20"/>
              </w:rPr>
            </w:pPr>
          </w:p>
          <w:p w14:paraId="121D77D0" w14:textId="77777777" w:rsidR="00195CA4" w:rsidRPr="00072586" w:rsidRDefault="00195CA4" w:rsidP="00195CA4">
            <w:pPr>
              <w:rPr>
                <w:rFonts w:asciiTheme="minorHAnsi" w:hAnsiTheme="minorHAnsi" w:cstheme="minorHAnsi"/>
                <w:color w:val="000000"/>
                <w:sz w:val="20"/>
                <w:szCs w:val="20"/>
              </w:rPr>
            </w:pPr>
            <w:r w:rsidRPr="00072586">
              <w:rPr>
                <w:rFonts w:asciiTheme="minorHAnsi" w:hAnsiTheme="minorHAnsi" w:cstheme="minorHAnsi"/>
                <w:color w:val="000000"/>
                <w:sz w:val="20"/>
                <w:szCs w:val="20"/>
              </w:rPr>
              <w:t>See appendix for full definition of each Product Code.</w:t>
            </w:r>
          </w:p>
          <w:p w14:paraId="0F8A23B5" w14:textId="77777777" w:rsidR="00195CA4" w:rsidRPr="00072586" w:rsidRDefault="00195CA4" w:rsidP="00195CA4">
            <w:pPr>
              <w:rPr>
                <w:rFonts w:asciiTheme="minorHAnsi" w:hAnsiTheme="minorHAnsi" w:cstheme="minorHAnsi"/>
                <w:color w:val="000000"/>
                <w:sz w:val="20"/>
                <w:szCs w:val="20"/>
              </w:rPr>
            </w:pPr>
          </w:p>
          <w:p w14:paraId="4188929F" w14:textId="56A892EA" w:rsidR="00195CA4" w:rsidRPr="00072586" w:rsidRDefault="00195CA4" w:rsidP="00195CA4">
            <w:pPr>
              <w:rPr>
                <w:rFonts w:asciiTheme="minorHAnsi" w:hAnsiTheme="minorHAnsi" w:cstheme="minorHAnsi"/>
                <w:color w:val="000000"/>
                <w:sz w:val="20"/>
                <w:szCs w:val="20"/>
              </w:rPr>
            </w:pPr>
            <w:r w:rsidRPr="00072586">
              <w:rPr>
                <w:rFonts w:asciiTheme="minorHAnsi" w:hAnsiTheme="minorHAnsi" w:cstheme="minorHAnsi"/>
                <w:color w:val="000000"/>
                <w:sz w:val="20"/>
                <w:szCs w:val="20"/>
              </w:rPr>
              <w:t xml:space="preserve">Topups </w:t>
            </w:r>
            <w:commentRangeStart w:id="1701"/>
            <w:r w:rsidRPr="00072586">
              <w:rPr>
                <w:rFonts w:asciiTheme="minorHAnsi" w:hAnsiTheme="minorHAnsi" w:cstheme="minorHAnsi"/>
                <w:color w:val="000000"/>
                <w:sz w:val="20"/>
                <w:szCs w:val="20"/>
              </w:rPr>
              <w:t>m</w:t>
            </w:r>
            <w:r w:rsidR="009C5AAC">
              <w:rPr>
                <w:rFonts w:asciiTheme="minorHAnsi" w:hAnsiTheme="minorHAnsi" w:cstheme="minorHAnsi"/>
                <w:color w:val="000000"/>
                <w:sz w:val="20"/>
                <w:szCs w:val="20"/>
              </w:rPr>
              <w:t>ust be on the same product code as the original premium on the policy.</w:t>
            </w:r>
            <w:r w:rsidRPr="00072586">
              <w:rPr>
                <w:rFonts w:asciiTheme="minorHAnsi" w:hAnsiTheme="minorHAnsi" w:cstheme="minorHAnsi"/>
                <w:color w:val="000000"/>
                <w:sz w:val="20"/>
                <w:szCs w:val="20"/>
              </w:rPr>
              <w:t>.</w:t>
            </w:r>
            <w:commentRangeEnd w:id="1701"/>
            <w:r w:rsidR="009C5AAC" w:rsidRPr="00072586">
              <w:rPr>
                <w:rStyle w:val="CommentReference"/>
                <w:rFonts w:asciiTheme="minorHAnsi" w:hAnsiTheme="minorHAnsi" w:cstheme="minorHAnsi"/>
                <w:color w:val="000000"/>
                <w:sz w:val="20"/>
                <w:szCs w:val="20"/>
              </w:rPr>
              <w:commentReference w:id="1701"/>
            </w:r>
          </w:p>
          <w:p w14:paraId="5DE382AB" w14:textId="77777777" w:rsidR="00FA64BF" w:rsidRPr="00072586" w:rsidRDefault="00FA64BF" w:rsidP="00FA64BF">
            <w:pPr>
              <w:rPr>
                <w:rFonts w:asciiTheme="minorHAnsi" w:hAnsiTheme="minorHAnsi" w:cstheme="minorHAnsi"/>
                <w:color w:val="000000"/>
                <w:sz w:val="20"/>
                <w:szCs w:val="20"/>
              </w:rPr>
            </w:pPr>
          </w:p>
        </w:tc>
      </w:tr>
      <w:tr w:rsidR="00FA64BF" w:rsidRPr="00072586" w14:paraId="04C818FE" w14:textId="77777777" w:rsidTr="00ED41E4">
        <w:trPr>
          <w:trHeight w:val="525"/>
        </w:trPr>
        <w:tc>
          <w:tcPr>
            <w:tcW w:w="3109" w:type="dxa"/>
            <w:tcBorders>
              <w:top w:val="single" w:sz="4" w:space="0" w:color="auto"/>
              <w:left w:val="single" w:sz="8" w:space="0" w:color="auto"/>
              <w:bottom w:val="single" w:sz="4" w:space="0" w:color="auto"/>
              <w:right w:val="single" w:sz="8" w:space="0" w:color="auto"/>
            </w:tcBorders>
            <w:vAlign w:val="center"/>
          </w:tcPr>
          <w:p w14:paraId="5A639A0C" w14:textId="77777777" w:rsidR="00FA64BF" w:rsidRPr="00072586" w:rsidRDefault="00FA64BF" w:rsidP="00FA64BF">
            <w:pPr>
              <w:rPr>
                <w:rFonts w:asciiTheme="minorHAnsi" w:hAnsiTheme="minorHAnsi" w:cstheme="minorHAnsi"/>
                <w:b/>
                <w:bCs/>
                <w:color w:val="000000"/>
                <w:sz w:val="20"/>
                <w:szCs w:val="20"/>
                <w:lang w:val="en-US"/>
              </w:rPr>
            </w:pPr>
            <w:r w:rsidRPr="00072586">
              <w:rPr>
                <w:rFonts w:asciiTheme="minorHAnsi" w:hAnsiTheme="minorHAnsi" w:cstheme="minorHAnsi"/>
                <w:b/>
                <w:bCs/>
                <w:color w:val="000000"/>
                <w:sz w:val="20"/>
                <w:szCs w:val="20"/>
                <w:lang w:val="en-US"/>
              </w:rPr>
              <w:lastRenderedPageBreak/>
              <w:t>ULNG Introducer Fee (3.3.4)</w:t>
            </w:r>
          </w:p>
        </w:tc>
        <w:tc>
          <w:tcPr>
            <w:tcW w:w="7061" w:type="dxa"/>
            <w:tcBorders>
              <w:top w:val="single" w:sz="4" w:space="0" w:color="auto"/>
              <w:left w:val="nil"/>
              <w:bottom w:val="single" w:sz="4" w:space="0" w:color="auto"/>
              <w:right w:val="single" w:sz="8" w:space="0" w:color="auto"/>
            </w:tcBorders>
            <w:vAlign w:val="center"/>
          </w:tcPr>
          <w:p w14:paraId="3A19A47D" w14:textId="21A3B6B4" w:rsidR="00FA64BF" w:rsidRPr="00072586" w:rsidRDefault="00195CA4" w:rsidP="00FA64BF">
            <w:pPr>
              <w:rPr>
                <w:rFonts w:asciiTheme="minorHAnsi" w:hAnsiTheme="minorHAnsi" w:cstheme="minorHAnsi"/>
                <w:color w:val="000000"/>
                <w:sz w:val="20"/>
                <w:szCs w:val="20"/>
                <w:lang w:val="en-US"/>
              </w:rPr>
            </w:pPr>
            <w:r w:rsidRPr="00072586">
              <w:rPr>
                <w:rFonts w:asciiTheme="minorHAnsi" w:hAnsiTheme="minorHAnsi" w:cstheme="minorHAnsi"/>
                <w:color w:val="000000"/>
                <w:sz w:val="20"/>
                <w:szCs w:val="20"/>
                <w:lang w:val="en-US"/>
              </w:rPr>
              <w:t>N/A</w:t>
            </w:r>
          </w:p>
        </w:tc>
      </w:tr>
      <w:tr w:rsidR="00FA64BF" w:rsidRPr="00072586" w14:paraId="01ACE7FC" w14:textId="77777777" w:rsidTr="00ED41E4">
        <w:trPr>
          <w:trHeight w:val="525"/>
        </w:trPr>
        <w:tc>
          <w:tcPr>
            <w:tcW w:w="3109" w:type="dxa"/>
            <w:tcBorders>
              <w:top w:val="single" w:sz="4" w:space="0" w:color="auto"/>
              <w:left w:val="single" w:sz="8" w:space="0" w:color="auto"/>
              <w:bottom w:val="single" w:sz="4" w:space="0" w:color="auto"/>
              <w:right w:val="single" w:sz="8" w:space="0" w:color="auto"/>
            </w:tcBorders>
            <w:vAlign w:val="center"/>
          </w:tcPr>
          <w:p w14:paraId="0B7389FD" w14:textId="77777777" w:rsidR="00FA64BF" w:rsidRPr="00072586" w:rsidRDefault="00FA64BF" w:rsidP="00FA64BF">
            <w:pPr>
              <w:rPr>
                <w:rFonts w:asciiTheme="minorHAnsi" w:hAnsiTheme="minorHAnsi" w:cstheme="minorHAnsi"/>
                <w:b/>
                <w:bCs/>
                <w:color w:val="000000"/>
                <w:sz w:val="20"/>
                <w:szCs w:val="20"/>
                <w:lang w:val="en-US"/>
              </w:rPr>
            </w:pPr>
            <w:r w:rsidRPr="00072586">
              <w:rPr>
                <w:rFonts w:asciiTheme="minorHAnsi" w:hAnsiTheme="minorHAnsi" w:cstheme="minorHAnsi"/>
                <w:b/>
                <w:bCs/>
                <w:color w:val="000000"/>
                <w:sz w:val="20"/>
                <w:szCs w:val="20"/>
                <w:lang w:val="en-US"/>
              </w:rPr>
              <w:t>Full Surrender (3.4.1)</w:t>
            </w:r>
          </w:p>
        </w:tc>
        <w:tc>
          <w:tcPr>
            <w:tcW w:w="7061" w:type="dxa"/>
            <w:tcBorders>
              <w:top w:val="single" w:sz="4" w:space="0" w:color="auto"/>
              <w:left w:val="nil"/>
              <w:bottom w:val="single" w:sz="4" w:space="0" w:color="auto"/>
              <w:right w:val="single" w:sz="8" w:space="0" w:color="auto"/>
            </w:tcBorders>
            <w:vAlign w:val="center"/>
          </w:tcPr>
          <w:p w14:paraId="463F33A4" w14:textId="11B87D88" w:rsidR="00FA64BF" w:rsidRPr="00072586" w:rsidRDefault="009011B5" w:rsidP="00FA64BF">
            <w:pPr>
              <w:rPr>
                <w:rFonts w:asciiTheme="minorHAnsi" w:hAnsiTheme="minorHAnsi" w:cstheme="minorHAnsi"/>
                <w:color w:val="000000"/>
                <w:sz w:val="20"/>
                <w:szCs w:val="20"/>
                <w:lang w:val="en-US"/>
              </w:rPr>
            </w:pPr>
            <w:r w:rsidRPr="00072586">
              <w:rPr>
                <w:rFonts w:asciiTheme="minorHAnsi" w:hAnsiTheme="minorHAnsi" w:cstheme="minorHAnsi"/>
                <w:b/>
                <w:bCs/>
                <w:color w:val="000000"/>
                <w:sz w:val="20"/>
                <w:szCs w:val="20"/>
              </w:rPr>
              <w:t>Min duration before a full surrender is permitted:</w:t>
            </w:r>
            <w:r w:rsidRPr="00072586">
              <w:rPr>
                <w:rFonts w:asciiTheme="minorHAnsi" w:hAnsiTheme="minorHAnsi" w:cstheme="minorHAnsi"/>
                <w:color w:val="000000"/>
                <w:sz w:val="20"/>
                <w:szCs w:val="20"/>
              </w:rPr>
              <w:t xml:space="preserve"> 30 days</w:t>
            </w:r>
            <w:r w:rsidRPr="00072586">
              <w:rPr>
                <w:rFonts w:asciiTheme="minorHAnsi" w:hAnsiTheme="minorHAnsi" w:cstheme="minorHAnsi"/>
                <w:color w:val="000000"/>
                <w:sz w:val="20"/>
                <w:szCs w:val="20"/>
                <w:lang w:val="en-US"/>
              </w:rPr>
              <w:t xml:space="preserve"> </w:t>
            </w:r>
          </w:p>
        </w:tc>
      </w:tr>
      <w:tr w:rsidR="005A62A8" w:rsidRPr="00072586" w14:paraId="6D9DC418" w14:textId="77777777" w:rsidTr="00BF65F0">
        <w:trPr>
          <w:trHeight w:val="2609"/>
        </w:trPr>
        <w:tc>
          <w:tcPr>
            <w:tcW w:w="3109" w:type="dxa"/>
            <w:tcBorders>
              <w:top w:val="single" w:sz="4" w:space="0" w:color="auto"/>
              <w:left w:val="single" w:sz="8" w:space="0" w:color="auto"/>
              <w:right w:val="single" w:sz="8" w:space="0" w:color="auto"/>
            </w:tcBorders>
            <w:vAlign w:val="center"/>
          </w:tcPr>
          <w:p w14:paraId="614C5402" w14:textId="77777777" w:rsidR="005A62A8" w:rsidRPr="00072586" w:rsidRDefault="005A62A8" w:rsidP="005A62A8">
            <w:pPr>
              <w:rPr>
                <w:rFonts w:asciiTheme="minorHAnsi" w:hAnsiTheme="minorHAnsi" w:cstheme="minorHAnsi"/>
                <w:b/>
                <w:bCs/>
                <w:color w:val="000000"/>
                <w:sz w:val="20"/>
                <w:szCs w:val="20"/>
                <w:lang w:val="en-US"/>
              </w:rPr>
            </w:pPr>
            <w:r w:rsidRPr="00072586">
              <w:rPr>
                <w:rFonts w:asciiTheme="minorHAnsi" w:hAnsiTheme="minorHAnsi" w:cstheme="minorHAnsi"/>
                <w:b/>
                <w:bCs/>
                <w:color w:val="000000"/>
                <w:sz w:val="20"/>
                <w:szCs w:val="20"/>
                <w:lang w:val="en-US"/>
              </w:rPr>
              <w:lastRenderedPageBreak/>
              <w:t>Ad hoc Part Surrender (3.4.2)</w:t>
            </w:r>
          </w:p>
        </w:tc>
        <w:tc>
          <w:tcPr>
            <w:tcW w:w="7061" w:type="dxa"/>
            <w:tcBorders>
              <w:top w:val="single" w:sz="4" w:space="0" w:color="auto"/>
              <w:left w:val="nil"/>
              <w:right w:val="single" w:sz="8" w:space="0" w:color="auto"/>
            </w:tcBorders>
            <w:vAlign w:val="center"/>
          </w:tcPr>
          <w:p w14:paraId="639C6394" w14:textId="1C18FD8B" w:rsidR="005A62A8" w:rsidRPr="00072586" w:rsidRDefault="005A62A8" w:rsidP="005A62A8">
            <w:pPr>
              <w:rPr>
                <w:rFonts w:asciiTheme="minorHAnsi" w:hAnsiTheme="minorHAnsi" w:cstheme="minorHAnsi"/>
                <w:color w:val="000000" w:themeColor="text1"/>
                <w:sz w:val="20"/>
                <w:szCs w:val="20"/>
                <w:lang w:val="en-US"/>
              </w:rPr>
            </w:pPr>
            <w:commentRangeStart w:id="1702"/>
            <w:commentRangeStart w:id="1703"/>
            <w:r w:rsidRPr="00072586">
              <w:rPr>
                <w:rFonts w:asciiTheme="minorHAnsi" w:hAnsiTheme="minorHAnsi" w:cstheme="minorHAnsi"/>
                <w:color w:val="000000" w:themeColor="text1"/>
                <w:sz w:val="20"/>
                <w:szCs w:val="20"/>
                <w:lang w:val="en-US"/>
              </w:rPr>
              <w:t xml:space="preserve">Min. duration before part surrenders are permitted: </w:t>
            </w:r>
            <w:r w:rsidR="00125D37">
              <w:rPr>
                <w:rFonts w:asciiTheme="minorHAnsi" w:hAnsiTheme="minorHAnsi" w:cstheme="minorHAnsi"/>
                <w:color w:val="000000" w:themeColor="text1"/>
                <w:sz w:val="20"/>
                <w:szCs w:val="20"/>
                <w:lang w:val="en-US"/>
              </w:rPr>
              <w:t>30 days</w:t>
            </w:r>
            <w:commentRangeEnd w:id="1702"/>
            <w:r w:rsidR="005A2D5D" w:rsidRPr="00072586">
              <w:rPr>
                <w:rStyle w:val="CommentReference"/>
                <w:rFonts w:asciiTheme="minorHAnsi" w:hAnsiTheme="minorHAnsi" w:cstheme="minorHAnsi"/>
                <w:color w:val="000000" w:themeColor="text1"/>
                <w:sz w:val="20"/>
                <w:szCs w:val="20"/>
                <w:lang w:val="en-US"/>
              </w:rPr>
              <w:commentReference w:id="1702"/>
            </w:r>
            <w:commentRangeEnd w:id="1703"/>
            <w:r w:rsidR="0051408F" w:rsidRPr="00072586">
              <w:rPr>
                <w:rStyle w:val="CommentReference"/>
                <w:rFonts w:asciiTheme="minorHAnsi" w:hAnsiTheme="minorHAnsi" w:cstheme="minorHAnsi"/>
                <w:color w:val="000000" w:themeColor="text1"/>
                <w:sz w:val="20"/>
                <w:szCs w:val="20"/>
                <w:lang w:val="en-US"/>
              </w:rPr>
              <w:commentReference w:id="1703"/>
            </w:r>
          </w:p>
          <w:p w14:paraId="023BA199" w14:textId="77777777" w:rsidR="005E4404" w:rsidRPr="00072586" w:rsidRDefault="005E4404" w:rsidP="005A62A8">
            <w:pPr>
              <w:rPr>
                <w:rFonts w:asciiTheme="minorHAnsi" w:hAnsiTheme="minorHAnsi" w:cstheme="minorHAnsi"/>
                <w:color w:val="000000" w:themeColor="text1"/>
                <w:sz w:val="20"/>
                <w:szCs w:val="20"/>
                <w:lang w:val="en-US"/>
              </w:rPr>
            </w:pPr>
          </w:p>
          <w:p w14:paraId="301D9B54" w14:textId="05C36B82" w:rsidR="005E4404" w:rsidRPr="00072586" w:rsidRDefault="00CC1827" w:rsidP="005A62A8">
            <w:pPr>
              <w:rPr>
                <w:rFonts w:asciiTheme="minorHAnsi" w:hAnsiTheme="minorHAnsi" w:cstheme="minorHAnsi"/>
                <w:color w:val="000000"/>
                <w:sz w:val="20"/>
                <w:szCs w:val="20"/>
                <w:lang w:val="en-US"/>
              </w:rPr>
            </w:pPr>
            <w:r w:rsidRPr="00072586">
              <w:rPr>
                <w:rFonts w:asciiTheme="minorHAnsi" w:hAnsiTheme="minorHAnsi" w:cstheme="minorHAnsi"/>
                <w:color w:val="000000"/>
                <w:sz w:val="20"/>
                <w:szCs w:val="20"/>
                <w:lang w:val="en-US"/>
              </w:rPr>
              <w:t xml:space="preserve">Min. amount that must remain in force after part surrender: </w:t>
            </w:r>
            <w:r w:rsidR="00324FCB">
              <w:rPr>
                <w:rFonts w:asciiTheme="minorHAnsi" w:hAnsiTheme="minorHAnsi" w:cstheme="minorHAnsi"/>
                <w:color w:val="000000"/>
                <w:sz w:val="20"/>
                <w:szCs w:val="20"/>
                <w:lang w:val="en-US"/>
              </w:rPr>
              <w:t>€2,500</w:t>
            </w:r>
          </w:p>
          <w:p w14:paraId="018ED8C5" w14:textId="77777777" w:rsidR="00CC1827" w:rsidRPr="00072586" w:rsidRDefault="00CC1827" w:rsidP="005A62A8">
            <w:pPr>
              <w:rPr>
                <w:rFonts w:asciiTheme="minorHAnsi" w:hAnsiTheme="minorHAnsi" w:cstheme="minorHAnsi"/>
                <w:color w:val="000000"/>
                <w:sz w:val="20"/>
                <w:szCs w:val="20"/>
                <w:lang w:val="en-US"/>
              </w:rPr>
            </w:pPr>
          </w:p>
          <w:p w14:paraId="2B26738A" w14:textId="34FFFB92" w:rsidR="00AC0B00" w:rsidRPr="00072586" w:rsidRDefault="00AC0B00" w:rsidP="00AC0B00">
            <w:pPr>
              <w:rPr>
                <w:rFonts w:asciiTheme="minorHAnsi" w:hAnsiTheme="minorHAnsi" w:cstheme="minorHAnsi"/>
                <w:color w:val="000000"/>
                <w:sz w:val="20"/>
                <w:szCs w:val="20"/>
                <w:lang w:val="en-US"/>
              </w:rPr>
            </w:pPr>
            <w:r w:rsidRPr="00072586">
              <w:rPr>
                <w:rFonts w:asciiTheme="minorHAnsi" w:hAnsiTheme="minorHAnsi" w:cstheme="minorHAnsi"/>
                <w:color w:val="000000"/>
                <w:sz w:val="20"/>
                <w:szCs w:val="20"/>
                <w:lang w:val="en-US"/>
              </w:rPr>
              <w:t xml:space="preserve">Minimum part surrender request amount: </w:t>
            </w:r>
            <w:r w:rsidR="00125D37">
              <w:rPr>
                <w:rFonts w:asciiTheme="minorHAnsi" w:hAnsiTheme="minorHAnsi" w:cstheme="minorHAnsi"/>
                <w:color w:val="000000"/>
                <w:sz w:val="20"/>
                <w:szCs w:val="20"/>
                <w:lang w:val="en-US"/>
              </w:rPr>
              <w:t>€200</w:t>
            </w:r>
          </w:p>
          <w:p w14:paraId="35906AD7" w14:textId="77777777" w:rsidR="00CC1827" w:rsidRPr="00072586" w:rsidRDefault="00CC1827" w:rsidP="005A62A8">
            <w:pPr>
              <w:rPr>
                <w:rFonts w:asciiTheme="minorHAnsi" w:hAnsiTheme="minorHAnsi" w:cstheme="minorHAnsi"/>
                <w:color w:val="000000"/>
                <w:sz w:val="20"/>
                <w:szCs w:val="20"/>
                <w:lang w:val="en-US"/>
              </w:rPr>
            </w:pPr>
          </w:p>
          <w:p w14:paraId="2DE60D6C" w14:textId="5B62E35C" w:rsidR="00AC0B00" w:rsidRPr="00072586" w:rsidRDefault="00AC0B00" w:rsidP="005A62A8">
            <w:pPr>
              <w:rPr>
                <w:rFonts w:asciiTheme="minorHAnsi" w:hAnsiTheme="minorHAnsi" w:cstheme="minorHAnsi"/>
                <w:color w:val="000000"/>
                <w:sz w:val="20"/>
                <w:szCs w:val="20"/>
                <w:lang w:val="en-US"/>
              </w:rPr>
            </w:pPr>
          </w:p>
        </w:tc>
      </w:tr>
      <w:tr w:rsidR="005A62A8" w:rsidRPr="00072586" w14:paraId="3C98DFB0" w14:textId="77777777" w:rsidTr="00ED41E4">
        <w:trPr>
          <w:trHeight w:val="525"/>
        </w:trPr>
        <w:tc>
          <w:tcPr>
            <w:tcW w:w="3109" w:type="dxa"/>
            <w:tcBorders>
              <w:top w:val="single" w:sz="4" w:space="0" w:color="auto"/>
              <w:left w:val="single" w:sz="8" w:space="0" w:color="auto"/>
              <w:bottom w:val="single" w:sz="4" w:space="0" w:color="auto"/>
              <w:right w:val="single" w:sz="8" w:space="0" w:color="auto"/>
            </w:tcBorders>
            <w:vAlign w:val="center"/>
          </w:tcPr>
          <w:p w14:paraId="5878C115" w14:textId="77777777" w:rsidR="005A62A8" w:rsidRPr="00072586" w:rsidRDefault="005A62A8" w:rsidP="005A62A8">
            <w:pPr>
              <w:rPr>
                <w:rFonts w:asciiTheme="minorHAnsi" w:hAnsiTheme="minorHAnsi" w:cstheme="minorHAnsi"/>
                <w:b/>
                <w:bCs/>
                <w:color w:val="000000"/>
                <w:sz w:val="20"/>
                <w:szCs w:val="20"/>
                <w:lang w:val="en-US"/>
              </w:rPr>
            </w:pPr>
            <w:r w:rsidRPr="00072586">
              <w:rPr>
                <w:rFonts w:asciiTheme="minorHAnsi" w:hAnsiTheme="minorHAnsi" w:cstheme="minorHAnsi"/>
                <w:b/>
                <w:bCs/>
                <w:color w:val="000000"/>
                <w:sz w:val="20"/>
                <w:szCs w:val="20"/>
                <w:lang w:val="en-US"/>
              </w:rPr>
              <w:t>Death Benefit (3.4.4)</w:t>
            </w:r>
          </w:p>
        </w:tc>
        <w:tc>
          <w:tcPr>
            <w:tcW w:w="7061" w:type="dxa"/>
            <w:tcBorders>
              <w:top w:val="single" w:sz="4" w:space="0" w:color="auto"/>
              <w:left w:val="nil"/>
              <w:bottom w:val="single" w:sz="4" w:space="0" w:color="auto"/>
              <w:right w:val="single" w:sz="8" w:space="0" w:color="auto"/>
            </w:tcBorders>
            <w:vAlign w:val="center"/>
          </w:tcPr>
          <w:p w14:paraId="079D6784" w14:textId="616936A2" w:rsidR="005A62A8" w:rsidRPr="00072586" w:rsidRDefault="0047769E" w:rsidP="005A62A8">
            <w:pPr>
              <w:rPr>
                <w:rFonts w:asciiTheme="minorHAnsi" w:hAnsiTheme="minorHAnsi" w:cstheme="minorHAnsi"/>
                <w:sz w:val="20"/>
                <w:szCs w:val="20"/>
                <w:lang w:val="en-IE"/>
              </w:rPr>
            </w:pPr>
            <w:r w:rsidRPr="00072586">
              <w:rPr>
                <w:rFonts w:asciiTheme="minorHAnsi" w:hAnsiTheme="minorHAnsi" w:cstheme="minorHAnsi"/>
                <w:sz w:val="20"/>
                <w:szCs w:val="20"/>
                <w:lang w:val="en-IE"/>
              </w:rPr>
              <w:t>On death, the value of the units (liquidated following notification of death)</w:t>
            </w:r>
            <w:r w:rsidR="0028197C">
              <w:rPr>
                <w:rFonts w:asciiTheme="minorHAnsi" w:hAnsiTheme="minorHAnsi" w:cstheme="minorHAnsi"/>
                <w:sz w:val="20"/>
                <w:szCs w:val="20"/>
                <w:lang w:val="en-IE"/>
              </w:rPr>
              <w:t xml:space="preserve"> </w:t>
            </w:r>
            <w:r w:rsidR="009B37E6">
              <w:rPr>
                <w:rFonts w:asciiTheme="minorHAnsi" w:hAnsiTheme="minorHAnsi" w:cstheme="minorHAnsi"/>
                <w:sz w:val="20"/>
                <w:szCs w:val="20"/>
                <w:lang w:val="en-IE"/>
              </w:rPr>
              <w:t>net of tax</w:t>
            </w:r>
            <w:r w:rsidRPr="00072586">
              <w:rPr>
                <w:rFonts w:asciiTheme="minorHAnsi" w:hAnsiTheme="minorHAnsi" w:cstheme="minorHAnsi"/>
                <w:sz w:val="20"/>
                <w:szCs w:val="20"/>
                <w:lang w:val="en-IE"/>
              </w:rPr>
              <w:t xml:space="preserve"> is paid to the policyholder’s estate.</w:t>
            </w:r>
          </w:p>
        </w:tc>
      </w:tr>
    </w:tbl>
    <w:p w14:paraId="7834E7F0" w14:textId="77777777" w:rsidR="00B46C2C" w:rsidRPr="00072586" w:rsidRDefault="00B46C2C" w:rsidP="00B46C2C">
      <w:pPr>
        <w:pStyle w:val="i"/>
        <w:ind w:left="0" w:firstLine="0"/>
        <w:rPr>
          <w:rFonts w:asciiTheme="minorHAnsi" w:eastAsia="MS Mincho" w:hAnsiTheme="minorHAnsi" w:cstheme="minorHAnsi"/>
          <w:sz w:val="20"/>
          <w:lang w:val="en-US"/>
        </w:rPr>
      </w:pPr>
    </w:p>
    <w:p w14:paraId="20B2D5BB" w14:textId="77777777" w:rsidR="00B46C2C" w:rsidRPr="00072586" w:rsidRDefault="00B46C2C" w:rsidP="00B46C2C">
      <w:pPr>
        <w:pStyle w:val="i"/>
        <w:ind w:left="0" w:firstLine="0"/>
        <w:rPr>
          <w:rFonts w:asciiTheme="minorHAnsi" w:eastAsia="MS Mincho" w:hAnsiTheme="minorHAnsi" w:cstheme="minorHAnsi"/>
          <w:sz w:val="20"/>
          <w:lang w:val="en-US"/>
        </w:rPr>
      </w:pPr>
    </w:p>
    <w:p w14:paraId="07BE1E02" w14:textId="635DCBC4" w:rsidR="00B46C2C" w:rsidRPr="00072586" w:rsidRDefault="00B46C2C" w:rsidP="00922C1D">
      <w:pPr>
        <w:pStyle w:val="Heading2"/>
        <w:rPr>
          <w:rFonts w:cstheme="minorHAnsi"/>
          <w:sz w:val="20"/>
          <w:szCs w:val="20"/>
        </w:rPr>
      </w:pPr>
      <w:bookmarkStart w:id="1704" w:name="_Toc108798739"/>
      <w:bookmarkStart w:id="1705" w:name="_Toc226536614"/>
      <w:r w:rsidRPr="00072586">
        <w:rPr>
          <w:rFonts w:cstheme="minorHAnsi"/>
          <w:sz w:val="20"/>
          <w:szCs w:val="20"/>
        </w:rPr>
        <w:t>GMAB Coverage Type Parameters</w:t>
      </w:r>
      <w:bookmarkEnd w:id="1704"/>
      <w:bookmarkEnd w:id="1705"/>
    </w:p>
    <w:p w14:paraId="2391F99C" w14:textId="17575382" w:rsidR="00B46C2C" w:rsidRPr="00072586" w:rsidRDefault="00B46C2C" w:rsidP="00B46C2C">
      <w:pPr>
        <w:pStyle w:val="i"/>
        <w:ind w:left="0" w:firstLine="0"/>
        <w:rPr>
          <w:rFonts w:asciiTheme="minorHAnsi" w:hAnsiTheme="minorHAnsi" w:cstheme="minorHAnsi"/>
          <w:b/>
          <w:bCs/>
          <w:sz w:val="20"/>
        </w:rPr>
      </w:pPr>
      <w:r w:rsidRPr="00072586">
        <w:rPr>
          <w:rFonts w:asciiTheme="minorHAnsi" w:hAnsiTheme="minorHAnsi" w:cstheme="minorHAnsi"/>
          <w:b/>
          <w:bCs/>
          <w:sz w:val="20"/>
        </w:rPr>
        <w:t xml:space="preserve">Product Version: </w:t>
      </w:r>
      <w:r w:rsidR="00345A01" w:rsidRPr="006123EC">
        <w:rPr>
          <w:rFonts w:asciiTheme="minorHAnsi" w:hAnsiTheme="minorHAnsi" w:cstheme="minorHAnsi"/>
          <w:b/>
          <w:bCs/>
          <w:sz w:val="20"/>
          <w:highlight w:val="yellow"/>
        </w:rPr>
        <w:t>TBC</w:t>
      </w:r>
    </w:p>
    <w:p w14:paraId="3221A911" w14:textId="77777777" w:rsidR="00B46C2C" w:rsidRPr="00072586" w:rsidRDefault="00B46C2C" w:rsidP="00B46C2C">
      <w:pPr>
        <w:pStyle w:val="i"/>
        <w:ind w:left="0" w:firstLine="0"/>
        <w:rPr>
          <w:rFonts w:asciiTheme="minorHAnsi" w:eastAsia="MS Mincho" w:hAnsiTheme="minorHAnsi" w:cstheme="minorHAnsi"/>
          <w:sz w:val="20"/>
          <w:lang w:val="en-US"/>
        </w:rPr>
      </w:pPr>
    </w:p>
    <w:p w14:paraId="2A2B63D8" w14:textId="77777777" w:rsidR="00B02DDE" w:rsidRPr="00072586" w:rsidRDefault="00B02DDE" w:rsidP="00B02DDE">
      <w:pPr>
        <w:pStyle w:val="i"/>
        <w:ind w:left="0" w:firstLine="0"/>
        <w:rPr>
          <w:rFonts w:asciiTheme="minorHAnsi" w:eastAsia="MS Mincho" w:hAnsiTheme="minorHAnsi" w:cstheme="minorHAnsi"/>
          <w:sz w:val="20"/>
          <w:lang w:val="en-US"/>
        </w:rPr>
      </w:pPr>
    </w:p>
    <w:tbl>
      <w:tblPr>
        <w:tblW w:w="9710" w:type="dxa"/>
        <w:tblLook w:val="04A0" w:firstRow="1" w:lastRow="0" w:firstColumn="1" w:lastColumn="0" w:noHBand="0" w:noVBand="1"/>
      </w:tblPr>
      <w:tblGrid>
        <w:gridCol w:w="3109"/>
        <w:gridCol w:w="6601"/>
      </w:tblGrid>
      <w:tr w:rsidR="00B02DDE" w:rsidRPr="00072586" w14:paraId="37BD21B1" w14:textId="77777777" w:rsidTr="00ED41E4">
        <w:trPr>
          <w:trHeight w:val="270"/>
        </w:trPr>
        <w:tc>
          <w:tcPr>
            <w:tcW w:w="3109" w:type="dxa"/>
            <w:tcBorders>
              <w:top w:val="single" w:sz="4" w:space="0" w:color="auto"/>
              <w:left w:val="single" w:sz="4" w:space="0" w:color="auto"/>
              <w:bottom w:val="single" w:sz="4" w:space="0" w:color="auto"/>
            </w:tcBorders>
            <w:vAlign w:val="center"/>
          </w:tcPr>
          <w:p w14:paraId="5DA22EEF" w14:textId="77777777" w:rsidR="00B02DDE" w:rsidRPr="00072586" w:rsidRDefault="00B02DDE">
            <w:pPr>
              <w:rPr>
                <w:rFonts w:asciiTheme="minorHAnsi" w:hAnsiTheme="minorHAnsi" w:cstheme="minorHAnsi"/>
                <w:b/>
                <w:bCs/>
                <w:color w:val="000000"/>
                <w:sz w:val="20"/>
                <w:szCs w:val="20"/>
                <w:lang w:val="en-US"/>
              </w:rPr>
            </w:pPr>
            <w:r w:rsidRPr="00072586">
              <w:rPr>
                <w:rFonts w:asciiTheme="minorHAnsi" w:hAnsiTheme="minorHAnsi" w:cstheme="minorHAnsi"/>
                <w:b/>
                <w:bCs/>
                <w:color w:val="000000"/>
                <w:sz w:val="20"/>
                <w:szCs w:val="20"/>
                <w:lang w:val="en-US"/>
              </w:rPr>
              <w:t>GMAB Investment Amount Limits (4.2.1)</w:t>
            </w:r>
          </w:p>
        </w:tc>
        <w:tc>
          <w:tcPr>
            <w:tcW w:w="6601" w:type="dxa"/>
            <w:tcBorders>
              <w:top w:val="single" w:sz="4" w:space="0" w:color="auto"/>
              <w:left w:val="single" w:sz="4" w:space="0" w:color="auto"/>
              <w:bottom w:val="single" w:sz="4" w:space="0" w:color="auto"/>
              <w:right w:val="single" w:sz="4" w:space="0" w:color="auto"/>
            </w:tcBorders>
            <w:vAlign w:val="center"/>
          </w:tcPr>
          <w:p w14:paraId="31EF5C05" w14:textId="77777777" w:rsidR="00B02DDE" w:rsidRPr="00072586" w:rsidRDefault="00B02DDE">
            <w:pPr>
              <w:rPr>
                <w:rFonts w:asciiTheme="minorHAnsi" w:hAnsiTheme="minorHAnsi" w:cstheme="minorHAnsi"/>
                <w:color w:val="000000"/>
                <w:sz w:val="20"/>
                <w:szCs w:val="20"/>
                <w:lang w:val="en-US"/>
              </w:rPr>
            </w:pPr>
          </w:p>
          <w:p w14:paraId="037D3880" w14:textId="77777777" w:rsidR="004D13C0" w:rsidRPr="00072586" w:rsidRDefault="004D13C0" w:rsidP="004D13C0">
            <w:pPr>
              <w:rPr>
                <w:rFonts w:asciiTheme="minorHAnsi" w:hAnsiTheme="minorHAnsi" w:cstheme="minorHAnsi"/>
                <w:color w:val="000000"/>
                <w:sz w:val="20"/>
                <w:szCs w:val="20"/>
                <w:lang w:val="en-US"/>
              </w:rPr>
            </w:pPr>
            <w:r w:rsidRPr="00072586">
              <w:rPr>
                <w:rFonts w:asciiTheme="minorHAnsi" w:hAnsiTheme="minorHAnsi" w:cstheme="minorHAnsi"/>
                <w:color w:val="000000"/>
                <w:sz w:val="20"/>
                <w:szCs w:val="20"/>
                <w:lang w:val="en-US"/>
              </w:rPr>
              <w:t>Minimum investment amount: None at Coverage Level (applied at policy level as detailed above).</w:t>
            </w:r>
          </w:p>
          <w:p w14:paraId="045E1639" w14:textId="77777777" w:rsidR="004D13C0" w:rsidRPr="00072586" w:rsidRDefault="004D13C0" w:rsidP="004D13C0">
            <w:pPr>
              <w:rPr>
                <w:rFonts w:asciiTheme="minorHAnsi" w:hAnsiTheme="minorHAnsi" w:cstheme="minorHAnsi"/>
                <w:color w:val="000000"/>
                <w:sz w:val="20"/>
                <w:szCs w:val="20"/>
                <w:lang w:val="en-US"/>
              </w:rPr>
            </w:pPr>
          </w:p>
          <w:p w14:paraId="70B9D3E0" w14:textId="0C2B5508" w:rsidR="00B02DDE" w:rsidRPr="00072586" w:rsidRDefault="004D13C0">
            <w:pPr>
              <w:rPr>
                <w:rFonts w:asciiTheme="minorHAnsi" w:hAnsiTheme="minorHAnsi" w:cstheme="minorHAnsi"/>
                <w:color w:val="000000"/>
                <w:sz w:val="20"/>
                <w:szCs w:val="20"/>
                <w:lang w:val="en-US"/>
              </w:rPr>
            </w:pPr>
            <w:r w:rsidRPr="00072586">
              <w:rPr>
                <w:rFonts w:asciiTheme="minorHAnsi" w:hAnsiTheme="minorHAnsi" w:cstheme="minorHAnsi"/>
                <w:color w:val="000000"/>
                <w:sz w:val="20"/>
                <w:szCs w:val="20"/>
                <w:lang w:val="en-US"/>
              </w:rPr>
              <w:t>Maximum investment amount: N/A. For single premiums exceeding €</w:t>
            </w:r>
            <w:r w:rsidR="00370EC0">
              <w:rPr>
                <w:rFonts w:asciiTheme="minorHAnsi" w:hAnsiTheme="minorHAnsi" w:cstheme="minorHAnsi"/>
                <w:color w:val="000000"/>
                <w:sz w:val="20"/>
                <w:szCs w:val="20"/>
                <w:lang w:val="en-US"/>
              </w:rPr>
              <w:t>50</w:t>
            </w:r>
            <w:r w:rsidRPr="00072586">
              <w:rPr>
                <w:rFonts w:asciiTheme="minorHAnsi" w:hAnsiTheme="minorHAnsi" w:cstheme="minorHAnsi"/>
                <w:color w:val="000000"/>
                <w:sz w:val="20"/>
                <w:szCs w:val="20"/>
                <w:lang w:val="en-US"/>
              </w:rPr>
              <w:t>M Group approval is required</w:t>
            </w:r>
          </w:p>
          <w:p w14:paraId="73F2769C" w14:textId="4917A8AE" w:rsidR="004D13C0" w:rsidRPr="00072586" w:rsidRDefault="004D13C0">
            <w:pPr>
              <w:rPr>
                <w:rFonts w:asciiTheme="minorHAnsi" w:hAnsiTheme="minorHAnsi" w:cstheme="minorHAnsi"/>
                <w:color w:val="000000"/>
                <w:sz w:val="20"/>
                <w:szCs w:val="20"/>
                <w:lang w:val="en-US"/>
              </w:rPr>
            </w:pPr>
          </w:p>
        </w:tc>
      </w:tr>
      <w:tr w:rsidR="00B02DDE" w:rsidRPr="00072586" w14:paraId="46421DC9" w14:textId="77777777" w:rsidTr="00ED41E4">
        <w:trPr>
          <w:trHeight w:val="270"/>
        </w:trPr>
        <w:tc>
          <w:tcPr>
            <w:tcW w:w="3109" w:type="dxa"/>
            <w:tcBorders>
              <w:top w:val="single" w:sz="4" w:space="0" w:color="auto"/>
              <w:left w:val="single" w:sz="4" w:space="0" w:color="auto"/>
              <w:bottom w:val="single" w:sz="4" w:space="0" w:color="auto"/>
            </w:tcBorders>
            <w:vAlign w:val="center"/>
            <w:hideMark/>
          </w:tcPr>
          <w:p w14:paraId="6DC24B74" w14:textId="77777777" w:rsidR="00B02DDE" w:rsidRPr="00072586" w:rsidRDefault="00B02DDE">
            <w:pPr>
              <w:rPr>
                <w:rFonts w:asciiTheme="minorHAnsi" w:hAnsiTheme="minorHAnsi" w:cstheme="minorHAnsi"/>
                <w:b/>
                <w:bCs/>
                <w:color w:val="000000"/>
                <w:sz w:val="20"/>
                <w:szCs w:val="20"/>
                <w:lang w:val="en-US"/>
              </w:rPr>
            </w:pPr>
            <w:r w:rsidRPr="00072586">
              <w:rPr>
                <w:rFonts w:asciiTheme="minorHAnsi" w:hAnsiTheme="minorHAnsi" w:cstheme="minorHAnsi"/>
                <w:b/>
                <w:bCs/>
                <w:color w:val="000000"/>
                <w:sz w:val="20"/>
                <w:szCs w:val="20"/>
                <w:lang w:val="en-US"/>
              </w:rPr>
              <w:t>Topups (4.2.2)</w:t>
            </w:r>
          </w:p>
        </w:tc>
        <w:tc>
          <w:tcPr>
            <w:tcW w:w="6601" w:type="dxa"/>
            <w:tcBorders>
              <w:top w:val="single" w:sz="4" w:space="0" w:color="auto"/>
              <w:left w:val="single" w:sz="4" w:space="0" w:color="auto"/>
              <w:bottom w:val="single" w:sz="4" w:space="0" w:color="auto"/>
              <w:right w:val="single" w:sz="4" w:space="0" w:color="auto"/>
            </w:tcBorders>
            <w:vAlign w:val="center"/>
          </w:tcPr>
          <w:p w14:paraId="4E4886A1" w14:textId="77777777" w:rsidR="00BE2722" w:rsidRPr="00072586" w:rsidRDefault="00BE2722">
            <w:pPr>
              <w:rPr>
                <w:rFonts w:asciiTheme="minorHAnsi" w:hAnsiTheme="minorHAnsi" w:cstheme="minorHAnsi"/>
                <w:color w:val="000000"/>
                <w:sz w:val="20"/>
                <w:szCs w:val="20"/>
                <w:lang w:val="en-US"/>
              </w:rPr>
            </w:pPr>
          </w:p>
          <w:p w14:paraId="6FC94AFE" w14:textId="39C89FA9" w:rsidR="00B02DDE" w:rsidRPr="00072586" w:rsidRDefault="00BE2722">
            <w:pPr>
              <w:rPr>
                <w:rFonts w:asciiTheme="minorHAnsi" w:hAnsiTheme="minorHAnsi" w:cstheme="minorHAnsi"/>
                <w:color w:val="000000"/>
                <w:sz w:val="20"/>
                <w:szCs w:val="20"/>
                <w:lang w:val="en-US"/>
              </w:rPr>
            </w:pPr>
            <w:r w:rsidRPr="00072586">
              <w:rPr>
                <w:rFonts w:asciiTheme="minorHAnsi" w:hAnsiTheme="minorHAnsi" w:cstheme="minorHAnsi"/>
                <w:color w:val="000000"/>
                <w:sz w:val="20"/>
                <w:szCs w:val="20"/>
                <w:lang w:val="en-US"/>
              </w:rPr>
              <w:t>Topups:</w:t>
            </w:r>
            <w:r w:rsidR="009B37E6">
              <w:rPr>
                <w:rFonts w:asciiTheme="minorHAnsi" w:hAnsiTheme="minorHAnsi" w:cstheme="minorHAnsi"/>
                <w:color w:val="000000"/>
                <w:sz w:val="20"/>
                <w:szCs w:val="20"/>
                <w:lang w:val="en-US"/>
              </w:rPr>
              <w:t xml:space="preserve"> </w:t>
            </w:r>
            <w:r w:rsidRPr="00072586">
              <w:rPr>
                <w:rFonts w:asciiTheme="minorHAnsi" w:hAnsiTheme="minorHAnsi" w:cstheme="minorHAnsi"/>
                <w:color w:val="000000"/>
                <w:sz w:val="20"/>
                <w:szCs w:val="20"/>
                <w:lang w:val="en-US"/>
              </w:rPr>
              <w:t>[see comment above in relation to minimum investment amount]</w:t>
            </w:r>
          </w:p>
          <w:p w14:paraId="3E14FD31" w14:textId="3235A004" w:rsidR="00B6777C" w:rsidRPr="00072586" w:rsidRDefault="00B6777C">
            <w:pPr>
              <w:rPr>
                <w:rFonts w:asciiTheme="minorHAnsi" w:hAnsiTheme="minorHAnsi" w:cstheme="minorHAnsi"/>
                <w:color w:val="000000"/>
                <w:sz w:val="20"/>
                <w:szCs w:val="20"/>
                <w:lang w:val="en-US"/>
              </w:rPr>
            </w:pPr>
          </w:p>
        </w:tc>
      </w:tr>
      <w:tr w:rsidR="00B02DDE" w:rsidRPr="00072586" w14:paraId="623C3CD5" w14:textId="77777777" w:rsidTr="00ED41E4">
        <w:trPr>
          <w:trHeight w:val="525"/>
        </w:trPr>
        <w:tc>
          <w:tcPr>
            <w:tcW w:w="3109" w:type="dxa"/>
            <w:tcBorders>
              <w:top w:val="single" w:sz="4" w:space="0" w:color="auto"/>
              <w:left w:val="single" w:sz="8" w:space="0" w:color="auto"/>
              <w:bottom w:val="single" w:sz="8" w:space="0" w:color="auto"/>
              <w:right w:val="single" w:sz="8" w:space="0" w:color="auto"/>
            </w:tcBorders>
            <w:vAlign w:val="center"/>
            <w:hideMark/>
          </w:tcPr>
          <w:p w14:paraId="717D91D1" w14:textId="77777777" w:rsidR="00B02DDE" w:rsidRPr="00072586" w:rsidRDefault="00B02DDE">
            <w:pPr>
              <w:rPr>
                <w:rFonts w:asciiTheme="minorHAnsi" w:hAnsiTheme="minorHAnsi" w:cstheme="minorHAnsi"/>
                <w:b/>
                <w:bCs/>
                <w:color w:val="000000"/>
                <w:sz w:val="20"/>
                <w:szCs w:val="20"/>
                <w:lang w:val="en-US"/>
              </w:rPr>
            </w:pPr>
            <w:r w:rsidRPr="00072586">
              <w:rPr>
                <w:rFonts w:asciiTheme="minorHAnsi" w:hAnsiTheme="minorHAnsi" w:cstheme="minorHAnsi"/>
                <w:b/>
                <w:bCs/>
                <w:color w:val="000000"/>
                <w:sz w:val="20"/>
                <w:szCs w:val="20"/>
                <w:lang w:val="en-US"/>
              </w:rPr>
              <w:t>GMAB On-going Guarantee Charge (4.3.1)</w:t>
            </w:r>
          </w:p>
        </w:tc>
        <w:tc>
          <w:tcPr>
            <w:tcW w:w="6601" w:type="dxa"/>
            <w:tcBorders>
              <w:top w:val="single" w:sz="4" w:space="0" w:color="auto"/>
              <w:left w:val="nil"/>
              <w:bottom w:val="single" w:sz="8" w:space="0" w:color="auto"/>
              <w:right w:val="single" w:sz="8" w:space="0" w:color="auto"/>
            </w:tcBorders>
            <w:vAlign w:val="center"/>
            <w:hideMark/>
          </w:tcPr>
          <w:p w14:paraId="33ECAC90" w14:textId="77777777" w:rsidR="00F6079F" w:rsidRPr="00072586" w:rsidRDefault="00F6079F" w:rsidP="00F6079F">
            <w:pPr>
              <w:rPr>
                <w:rFonts w:asciiTheme="minorHAnsi" w:hAnsiTheme="minorHAnsi" w:cstheme="minorHAnsi"/>
                <w:color w:val="000000"/>
                <w:sz w:val="20"/>
                <w:szCs w:val="20"/>
                <w:lang w:val="en-US"/>
              </w:rPr>
            </w:pPr>
          </w:p>
          <w:p w14:paraId="789982F2" w14:textId="6EC26D6C" w:rsidR="00F6079F" w:rsidRPr="00072586" w:rsidRDefault="00F6079F" w:rsidP="00F6079F">
            <w:pPr>
              <w:rPr>
                <w:rFonts w:asciiTheme="minorHAnsi" w:hAnsiTheme="minorHAnsi" w:cstheme="minorHAnsi"/>
                <w:color w:val="000000"/>
                <w:sz w:val="20"/>
                <w:szCs w:val="20"/>
                <w:lang w:val="en-US"/>
              </w:rPr>
            </w:pPr>
            <w:r w:rsidRPr="00072586">
              <w:rPr>
                <w:rFonts w:asciiTheme="minorHAnsi" w:hAnsiTheme="minorHAnsi" w:cstheme="minorHAnsi"/>
                <w:color w:val="000000"/>
                <w:sz w:val="20"/>
                <w:szCs w:val="20"/>
                <w:lang w:val="en-US"/>
              </w:rPr>
              <w:t>Charge is based on the investment fund chosen:</w:t>
            </w:r>
          </w:p>
          <w:p w14:paraId="34417E0B" w14:textId="77777777" w:rsidR="00F6079F" w:rsidRPr="00072586" w:rsidRDefault="00F6079F" w:rsidP="00F6079F">
            <w:pPr>
              <w:rPr>
                <w:rFonts w:asciiTheme="minorHAnsi" w:hAnsiTheme="minorHAnsi" w:cstheme="minorHAnsi"/>
                <w:color w:val="000000"/>
                <w:sz w:val="20"/>
                <w:szCs w:val="20"/>
                <w:lang w:val="en-US"/>
              </w:rPr>
            </w:pPr>
          </w:p>
          <w:tbl>
            <w:tblPr>
              <w:tblW w:w="5835" w:type="dxa"/>
              <w:tblLook w:val="04A0" w:firstRow="1" w:lastRow="0" w:firstColumn="1" w:lastColumn="0" w:noHBand="0" w:noVBand="1"/>
            </w:tblPr>
            <w:tblGrid>
              <w:gridCol w:w="2855"/>
              <w:gridCol w:w="2980"/>
            </w:tblGrid>
            <w:tr w:rsidR="00F6079F" w:rsidRPr="00072586" w14:paraId="33C58526" w14:textId="77777777" w:rsidTr="00ED41E4">
              <w:trPr>
                <w:trHeight w:val="255"/>
              </w:trPr>
              <w:tc>
                <w:tcPr>
                  <w:tcW w:w="2855" w:type="dxa"/>
                  <w:tcBorders>
                    <w:top w:val="single" w:sz="4" w:space="0" w:color="auto"/>
                    <w:left w:val="single" w:sz="4" w:space="0" w:color="auto"/>
                    <w:bottom w:val="single" w:sz="4" w:space="0" w:color="auto"/>
                    <w:right w:val="single" w:sz="4" w:space="0" w:color="auto"/>
                  </w:tcBorders>
                  <w:noWrap/>
                  <w:vAlign w:val="center"/>
                  <w:hideMark/>
                </w:tcPr>
                <w:p w14:paraId="4F8D423D" w14:textId="77777777" w:rsidR="00F6079F" w:rsidRPr="00072586" w:rsidRDefault="00F6079F" w:rsidP="00F6079F">
                  <w:pPr>
                    <w:rPr>
                      <w:rFonts w:asciiTheme="minorHAnsi" w:hAnsiTheme="minorHAnsi" w:cstheme="minorHAnsi"/>
                      <w:b/>
                      <w:bCs/>
                      <w:color w:val="000000"/>
                      <w:sz w:val="20"/>
                      <w:szCs w:val="20"/>
                      <w:lang w:val="en-US"/>
                    </w:rPr>
                  </w:pPr>
                  <w:r w:rsidRPr="00072586">
                    <w:rPr>
                      <w:rFonts w:asciiTheme="minorHAnsi" w:hAnsiTheme="minorHAnsi" w:cstheme="minorHAnsi"/>
                      <w:b/>
                      <w:bCs/>
                      <w:color w:val="000000"/>
                      <w:sz w:val="20"/>
                      <w:szCs w:val="20"/>
                    </w:rPr>
                    <w:t>Fund</w:t>
                  </w:r>
                </w:p>
              </w:tc>
              <w:tc>
                <w:tcPr>
                  <w:tcW w:w="2980" w:type="dxa"/>
                  <w:tcBorders>
                    <w:top w:val="single" w:sz="4" w:space="0" w:color="auto"/>
                    <w:left w:val="nil"/>
                    <w:bottom w:val="single" w:sz="4" w:space="0" w:color="auto"/>
                    <w:right w:val="single" w:sz="4" w:space="0" w:color="auto"/>
                  </w:tcBorders>
                  <w:noWrap/>
                  <w:vAlign w:val="bottom"/>
                  <w:hideMark/>
                </w:tcPr>
                <w:p w14:paraId="7932FA9E" w14:textId="77777777" w:rsidR="00F6079F" w:rsidRPr="00072586" w:rsidRDefault="00F6079F" w:rsidP="00F6079F">
                  <w:pPr>
                    <w:rPr>
                      <w:rFonts w:asciiTheme="minorHAnsi" w:hAnsiTheme="minorHAnsi" w:cstheme="minorHAnsi"/>
                      <w:b/>
                      <w:bCs/>
                      <w:color w:val="000000"/>
                      <w:sz w:val="20"/>
                      <w:szCs w:val="20"/>
                      <w:lang w:val="en-US"/>
                    </w:rPr>
                  </w:pPr>
                  <w:r w:rsidRPr="00072586">
                    <w:rPr>
                      <w:rFonts w:asciiTheme="minorHAnsi" w:hAnsiTheme="minorHAnsi" w:cstheme="minorHAnsi"/>
                      <w:b/>
                      <w:bCs/>
                      <w:color w:val="000000"/>
                      <w:sz w:val="20"/>
                      <w:szCs w:val="20"/>
                      <w:lang w:val="en-US"/>
                    </w:rPr>
                    <w:t>On-going guarantee charge p.a.</w:t>
                  </w:r>
                </w:p>
              </w:tc>
            </w:tr>
            <w:tr w:rsidR="00F6079F" w:rsidRPr="00072586" w14:paraId="6AFCA280" w14:textId="77777777" w:rsidTr="00ED41E4">
              <w:trPr>
                <w:trHeight w:val="255"/>
              </w:trPr>
              <w:tc>
                <w:tcPr>
                  <w:tcW w:w="2855" w:type="dxa"/>
                  <w:tcBorders>
                    <w:top w:val="nil"/>
                    <w:left w:val="single" w:sz="4" w:space="0" w:color="auto"/>
                    <w:bottom w:val="single" w:sz="4" w:space="0" w:color="auto"/>
                    <w:right w:val="single" w:sz="4" w:space="0" w:color="auto"/>
                  </w:tcBorders>
                  <w:noWrap/>
                  <w:vAlign w:val="center"/>
                  <w:hideMark/>
                </w:tcPr>
                <w:p w14:paraId="3B91BF1F" w14:textId="77777777" w:rsidR="00F6079F" w:rsidRPr="00072586" w:rsidRDefault="00F6079F" w:rsidP="00F6079F">
                  <w:pPr>
                    <w:rPr>
                      <w:rFonts w:asciiTheme="minorHAnsi" w:hAnsiTheme="minorHAnsi" w:cstheme="minorHAnsi"/>
                      <w:b/>
                      <w:bCs/>
                      <w:color w:val="000000"/>
                      <w:sz w:val="20"/>
                      <w:szCs w:val="20"/>
                      <w:lang w:val="en-US"/>
                    </w:rPr>
                  </w:pPr>
                  <w:r w:rsidRPr="00072586">
                    <w:rPr>
                      <w:rFonts w:asciiTheme="minorHAnsi" w:hAnsiTheme="minorHAnsi" w:cstheme="minorHAnsi"/>
                      <w:b/>
                      <w:bCs/>
                      <w:color w:val="000000"/>
                      <w:sz w:val="20"/>
                      <w:szCs w:val="20"/>
                    </w:rPr>
                    <w:t>Allianz Strategy Select 30</w:t>
                  </w:r>
                </w:p>
              </w:tc>
              <w:tc>
                <w:tcPr>
                  <w:tcW w:w="2980" w:type="dxa"/>
                  <w:tcBorders>
                    <w:top w:val="nil"/>
                    <w:left w:val="nil"/>
                    <w:bottom w:val="single" w:sz="4" w:space="0" w:color="auto"/>
                    <w:right w:val="single" w:sz="4" w:space="0" w:color="auto"/>
                  </w:tcBorders>
                  <w:noWrap/>
                  <w:vAlign w:val="bottom"/>
                </w:tcPr>
                <w:p w14:paraId="615DEA91" w14:textId="77777777" w:rsidR="00F6079F" w:rsidRPr="00072586" w:rsidRDefault="00F6079F" w:rsidP="00F6079F">
                  <w:pPr>
                    <w:jc w:val="center"/>
                    <w:rPr>
                      <w:rFonts w:asciiTheme="minorHAnsi" w:hAnsiTheme="minorHAnsi" w:cstheme="minorHAnsi"/>
                      <w:color w:val="000000"/>
                      <w:sz w:val="20"/>
                      <w:szCs w:val="20"/>
                      <w:lang w:val="en-US"/>
                    </w:rPr>
                  </w:pPr>
                  <w:r w:rsidRPr="00072586">
                    <w:rPr>
                      <w:rFonts w:asciiTheme="minorHAnsi" w:hAnsiTheme="minorHAnsi" w:cstheme="minorHAnsi"/>
                      <w:color w:val="000000"/>
                      <w:sz w:val="20"/>
                      <w:szCs w:val="20"/>
                      <w:lang w:val="en-US"/>
                    </w:rPr>
                    <w:t>0.65%</w:t>
                  </w:r>
                </w:p>
              </w:tc>
            </w:tr>
            <w:tr w:rsidR="00F6079F" w:rsidRPr="00072586" w14:paraId="11372C71" w14:textId="77777777" w:rsidTr="00ED41E4">
              <w:trPr>
                <w:trHeight w:val="255"/>
              </w:trPr>
              <w:tc>
                <w:tcPr>
                  <w:tcW w:w="2855" w:type="dxa"/>
                  <w:tcBorders>
                    <w:top w:val="nil"/>
                    <w:left w:val="single" w:sz="4" w:space="0" w:color="auto"/>
                    <w:bottom w:val="single" w:sz="4" w:space="0" w:color="auto"/>
                    <w:right w:val="single" w:sz="4" w:space="0" w:color="auto"/>
                  </w:tcBorders>
                  <w:noWrap/>
                  <w:vAlign w:val="center"/>
                </w:tcPr>
                <w:p w14:paraId="78F302EE" w14:textId="77777777" w:rsidR="00F6079F" w:rsidRPr="00072586" w:rsidRDefault="00F6079F" w:rsidP="00F6079F">
                  <w:pPr>
                    <w:rPr>
                      <w:rFonts w:asciiTheme="minorHAnsi" w:hAnsiTheme="minorHAnsi" w:cstheme="minorHAnsi"/>
                      <w:b/>
                      <w:bCs/>
                      <w:color w:val="000000"/>
                      <w:sz w:val="20"/>
                      <w:szCs w:val="20"/>
                    </w:rPr>
                  </w:pPr>
                  <w:r w:rsidRPr="00072586">
                    <w:rPr>
                      <w:rFonts w:asciiTheme="minorHAnsi" w:hAnsiTheme="minorHAnsi" w:cstheme="minorHAnsi"/>
                      <w:b/>
                      <w:bCs/>
                      <w:color w:val="000000"/>
                      <w:sz w:val="20"/>
                      <w:szCs w:val="20"/>
                    </w:rPr>
                    <w:t>Allianz Strategy Select 50</w:t>
                  </w:r>
                </w:p>
              </w:tc>
              <w:tc>
                <w:tcPr>
                  <w:tcW w:w="2980" w:type="dxa"/>
                  <w:tcBorders>
                    <w:top w:val="nil"/>
                    <w:left w:val="nil"/>
                    <w:bottom w:val="single" w:sz="4" w:space="0" w:color="auto"/>
                    <w:right w:val="single" w:sz="4" w:space="0" w:color="auto"/>
                  </w:tcBorders>
                  <w:noWrap/>
                  <w:vAlign w:val="bottom"/>
                </w:tcPr>
                <w:p w14:paraId="1DC45D2C" w14:textId="77777777" w:rsidR="00F6079F" w:rsidRPr="00072586" w:rsidRDefault="00F6079F" w:rsidP="00F6079F">
                  <w:pPr>
                    <w:jc w:val="center"/>
                    <w:rPr>
                      <w:rFonts w:asciiTheme="minorHAnsi" w:hAnsiTheme="minorHAnsi" w:cstheme="minorHAnsi"/>
                      <w:color w:val="000000"/>
                      <w:sz w:val="20"/>
                      <w:szCs w:val="20"/>
                      <w:lang w:val="en-US"/>
                    </w:rPr>
                  </w:pPr>
                  <w:r w:rsidRPr="00072586">
                    <w:rPr>
                      <w:rFonts w:asciiTheme="minorHAnsi" w:hAnsiTheme="minorHAnsi" w:cstheme="minorHAnsi"/>
                      <w:color w:val="000000"/>
                      <w:sz w:val="20"/>
                      <w:szCs w:val="20"/>
                      <w:lang w:val="en-US"/>
                    </w:rPr>
                    <w:t>0.75%</w:t>
                  </w:r>
                </w:p>
              </w:tc>
            </w:tr>
            <w:tr w:rsidR="00F6079F" w:rsidRPr="00072586" w14:paraId="38E312CA" w14:textId="77777777" w:rsidTr="00ED41E4">
              <w:trPr>
                <w:trHeight w:val="255"/>
              </w:trPr>
              <w:tc>
                <w:tcPr>
                  <w:tcW w:w="2855" w:type="dxa"/>
                  <w:tcBorders>
                    <w:top w:val="nil"/>
                    <w:left w:val="single" w:sz="4" w:space="0" w:color="auto"/>
                    <w:bottom w:val="single" w:sz="4" w:space="0" w:color="auto"/>
                    <w:right w:val="single" w:sz="4" w:space="0" w:color="auto"/>
                  </w:tcBorders>
                  <w:noWrap/>
                  <w:vAlign w:val="center"/>
                  <w:hideMark/>
                </w:tcPr>
                <w:p w14:paraId="0CB09B29" w14:textId="77777777" w:rsidR="00F6079F" w:rsidRPr="00072586" w:rsidRDefault="00F6079F" w:rsidP="00F6079F">
                  <w:pPr>
                    <w:rPr>
                      <w:rFonts w:asciiTheme="minorHAnsi" w:hAnsiTheme="minorHAnsi" w:cstheme="minorHAnsi"/>
                      <w:b/>
                      <w:bCs/>
                      <w:color w:val="000000"/>
                      <w:sz w:val="20"/>
                      <w:szCs w:val="20"/>
                      <w:lang w:val="en-US"/>
                    </w:rPr>
                  </w:pPr>
                  <w:r w:rsidRPr="00072586">
                    <w:rPr>
                      <w:rFonts w:asciiTheme="minorHAnsi" w:hAnsiTheme="minorHAnsi" w:cstheme="minorHAnsi"/>
                      <w:b/>
                      <w:bCs/>
                      <w:color w:val="000000"/>
                      <w:sz w:val="20"/>
                      <w:szCs w:val="20"/>
                    </w:rPr>
                    <w:t>Allianz Strategy Select 75</w:t>
                  </w:r>
                </w:p>
              </w:tc>
              <w:tc>
                <w:tcPr>
                  <w:tcW w:w="2980" w:type="dxa"/>
                  <w:tcBorders>
                    <w:top w:val="nil"/>
                    <w:left w:val="nil"/>
                    <w:bottom w:val="single" w:sz="4" w:space="0" w:color="auto"/>
                    <w:right w:val="single" w:sz="4" w:space="0" w:color="auto"/>
                  </w:tcBorders>
                  <w:noWrap/>
                  <w:vAlign w:val="bottom"/>
                </w:tcPr>
                <w:p w14:paraId="6E3D1888" w14:textId="77777777" w:rsidR="00F6079F" w:rsidRPr="00072586" w:rsidRDefault="00F6079F" w:rsidP="00F6079F">
                  <w:pPr>
                    <w:jc w:val="center"/>
                    <w:rPr>
                      <w:rFonts w:asciiTheme="minorHAnsi" w:hAnsiTheme="minorHAnsi" w:cstheme="minorHAnsi"/>
                      <w:color w:val="000000"/>
                      <w:sz w:val="20"/>
                      <w:szCs w:val="20"/>
                      <w:lang w:val="en-US"/>
                    </w:rPr>
                  </w:pPr>
                  <w:r w:rsidRPr="00072586">
                    <w:rPr>
                      <w:rFonts w:asciiTheme="minorHAnsi" w:hAnsiTheme="minorHAnsi" w:cstheme="minorHAnsi"/>
                      <w:color w:val="000000"/>
                      <w:sz w:val="20"/>
                      <w:szCs w:val="20"/>
                      <w:lang w:val="en-US"/>
                    </w:rPr>
                    <w:t>0.85%</w:t>
                  </w:r>
                </w:p>
              </w:tc>
            </w:tr>
          </w:tbl>
          <w:p w14:paraId="7A54B31C" w14:textId="77777777" w:rsidR="00F6079F" w:rsidRPr="00072586" w:rsidRDefault="00F6079F" w:rsidP="00F6079F">
            <w:pPr>
              <w:rPr>
                <w:rFonts w:asciiTheme="minorHAnsi" w:hAnsiTheme="minorHAnsi" w:cstheme="minorHAnsi"/>
                <w:color w:val="000000"/>
                <w:sz w:val="20"/>
                <w:szCs w:val="20"/>
                <w:lang w:val="en-US"/>
              </w:rPr>
            </w:pPr>
          </w:p>
          <w:p w14:paraId="1E68304F" w14:textId="77777777" w:rsidR="00F6079F" w:rsidRPr="00072586" w:rsidRDefault="00F6079F" w:rsidP="00F6079F">
            <w:pPr>
              <w:rPr>
                <w:rFonts w:asciiTheme="minorHAnsi" w:hAnsiTheme="minorHAnsi" w:cstheme="minorHAnsi"/>
                <w:color w:val="000000"/>
                <w:sz w:val="20"/>
                <w:szCs w:val="20"/>
                <w:lang w:val="en-US"/>
              </w:rPr>
            </w:pPr>
            <w:r w:rsidRPr="00072586">
              <w:rPr>
                <w:rFonts w:asciiTheme="minorHAnsi" w:hAnsiTheme="minorHAnsi" w:cstheme="minorHAnsi"/>
                <w:color w:val="000000"/>
                <w:sz w:val="20"/>
                <w:szCs w:val="20"/>
                <w:lang w:val="en-US"/>
              </w:rPr>
              <w:t>This charge is sales channel dependent.</w:t>
            </w:r>
          </w:p>
          <w:p w14:paraId="540AC611" w14:textId="77777777" w:rsidR="00B02DDE" w:rsidRPr="00072586" w:rsidRDefault="00B02DDE">
            <w:pPr>
              <w:rPr>
                <w:rFonts w:asciiTheme="minorHAnsi" w:hAnsiTheme="minorHAnsi" w:cstheme="minorHAnsi"/>
                <w:color w:val="000000"/>
                <w:sz w:val="20"/>
                <w:szCs w:val="20"/>
                <w:lang w:val="en-US"/>
              </w:rPr>
            </w:pPr>
          </w:p>
          <w:p w14:paraId="3C5D4C13" w14:textId="77777777" w:rsidR="00B02DDE" w:rsidRPr="00072586" w:rsidRDefault="00B02DDE">
            <w:pPr>
              <w:rPr>
                <w:rFonts w:asciiTheme="minorHAnsi" w:hAnsiTheme="minorHAnsi" w:cstheme="minorHAnsi"/>
                <w:color w:val="000000"/>
                <w:sz w:val="20"/>
                <w:szCs w:val="20"/>
                <w:lang w:val="en-US"/>
              </w:rPr>
            </w:pPr>
          </w:p>
        </w:tc>
      </w:tr>
      <w:tr w:rsidR="00B02DDE" w:rsidRPr="00072586" w14:paraId="3D9D7A1E" w14:textId="77777777" w:rsidTr="00ED41E4">
        <w:trPr>
          <w:trHeight w:val="525"/>
        </w:trPr>
        <w:tc>
          <w:tcPr>
            <w:tcW w:w="3109" w:type="dxa"/>
            <w:tcBorders>
              <w:top w:val="nil"/>
              <w:left w:val="single" w:sz="8" w:space="0" w:color="auto"/>
              <w:bottom w:val="single" w:sz="8" w:space="0" w:color="auto"/>
              <w:right w:val="single" w:sz="8" w:space="0" w:color="auto"/>
            </w:tcBorders>
            <w:vAlign w:val="center"/>
          </w:tcPr>
          <w:p w14:paraId="3BF69F9B" w14:textId="77777777" w:rsidR="00B02DDE" w:rsidRPr="00072586" w:rsidRDefault="00B02DDE">
            <w:pPr>
              <w:rPr>
                <w:rFonts w:asciiTheme="minorHAnsi" w:hAnsiTheme="minorHAnsi" w:cstheme="minorHAnsi"/>
                <w:b/>
                <w:bCs/>
                <w:color w:val="000000"/>
                <w:sz w:val="20"/>
                <w:szCs w:val="20"/>
                <w:lang w:val="en-US"/>
              </w:rPr>
            </w:pPr>
            <w:r w:rsidRPr="00072586">
              <w:rPr>
                <w:rFonts w:asciiTheme="minorHAnsi" w:hAnsiTheme="minorHAnsi" w:cstheme="minorHAnsi"/>
                <w:b/>
                <w:bCs/>
                <w:sz w:val="20"/>
                <w:szCs w:val="20"/>
                <w:lang w:val="en-IE"/>
              </w:rPr>
              <w:t xml:space="preserve">GMAB </w:t>
            </w:r>
            <w:bookmarkStart w:id="1706" w:name="_Hlk113368294"/>
            <w:r w:rsidRPr="00072586">
              <w:rPr>
                <w:rFonts w:asciiTheme="minorHAnsi" w:hAnsiTheme="minorHAnsi" w:cstheme="minorHAnsi"/>
                <w:b/>
                <w:bCs/>
                <w:sz w:val="20"/>
                <w:szCs w:val="20"/>
                <w:lang w:val="en-IE"/>
              </w:rPr>
              <w:t>Coverage Admin Unit Charge</w:t>
            </w:r>
            <w:bookmarkEnd w:id="1706"/>
            <w:r w:rsidRPr="00072586">
              <w:rPr>
                <w:rFonts w:asciiTheme="minorHAnsi" w:hAnsiTheme="minorHAnsi" w:cstheme="minorHAnsi"/>
                <w:b/>
                <w:bCs/>
                <w:sz w:val="20"/>
                <w:szCs w:val="20"/>
                <w:lang w:val="en-IE"/>
              </w:rPr>
              <w:t xml:space="preserve"> (4.3.2)</w:t>
            </w:r>
          </w:p>
        </w:tc>
        <w:tc>
          <w:tcPr>
            <w:tcW w:w="6601" w:type="dxa"/>
            <w:tcBorders>
              <w:top w:val="nil"/>
              <w:left w:val="nil"/>
              <w:bottom w:val="single" w:sz="8" w:space="0" w:color="auto"/>
              <w:right w:val="single" w:sz="8" w:space="0" w:color="auto"/>
            </w:tcBorders>
            <w:vAlign w:val="center"/>
          </w:tcPr>
          <w:p w14:paraId="20BD6FE9" w14:textId="77777777" w:rsidR="00B02DDE" w:rsidRPr="00072586" w:rsidRDefault="00B02DDE">
            <w:pPr>
              <w:rPr>
                <w:rFonts w:asciiTheme="minorHAnsi" w:hAnsiTheme="minorHAnsi" w:cstheme="minorHAnsi"/>
                <w:color w:val="000000"/>
                <w:sz w:val="20"/>
                <w:szCs w:val="20"/>
              </w:rPr>
            </w:pPr>
          </w:p>
          <w:tbl>
            <w:tblPr>
              <w:tblW w:w="4020" w:type="dxa"/>
              <w:tblLook w:val="0600" w:firstRow="0" w:lastRow="0" w:firstColumn="0" w:lastColumn="0" w:noHBand="1" w:noVBand="1"/>
            </w:tblPr>
            <w:tblGrid>
              <w:gridCol w:w="2015"/>
              <w:gridCol w:w="129"/>
              <w:gridCol w:w="1876"/>
              <w:gridCol w:w="250"/>
            </w:tblGrid>
            <w:tr w:rsidR="00B90CA2" w:rsidRPr="00072586" w:rsidDel="009E5873" w14:paraId="0CBF227C" w14:textId="278BC025">
              <w:trPr>
                <w:gridAfter w:val="1"/>
                <w:wAfter w:w="255" w:type="dxa"/>
                <w:trHeight w:val="255"/>
                <w:del w:id="1707" w:author="Gannon, Hugh (Allianz Global Life)" w:date="2026-06-30T11:00:00Z"/>
              </w:trPr>
              <w:tc>
                <w:tcPr>
                  <w:tcW w:w="2015" w:type="dxa"/>
                  <w:tcBorders>
                    <w:top w:val="single" w:sz="4" w:space="0" w:color="auto"/>
                    <w:left w:val="single" w:sz="4" w:space="0" w:color="auto"/>
                    <w:bottom w:val="single" w:sz="4" w:space="0" w:color="auto"/>
                    <w:right w:val="single" w:sz="4" w:space="0" w:color="auto"/>
                  </w:tcBorders>
                  <w:noWrap/>
                  <w:vAlign w:val="bottom"/>
                  <w:hideMark/>
                </w:tcPr>
                <w:p w14:paraId="54B3B9C8" w14:textId="62127BD1" w:rsidR="00B90CA2" w:rsidRPr="00072586" w:rsidDel="009E5873" w:rsidRDefault="00B90CA2" w:rsidP="00B90CA2">
                  <w:pPr>
                    <w:jc w:val="center"/>
                    <w:rPr>
                      <w:del w:id="1708" w:author="Gannon, Hugh (Allianz Global Life)" w:date="2026-06-30T11:00:00Z" w16du:dateUtc="2026-06-30T10:00:00Z"/>
                      <w:rFonts w:asciiTheme="minorHAnsi" w:hAnsiTheme="minorHAnsi" w:cstheme="minorHAnsi"/>
                      <w:b/>
                      <w:bCs/>
                      <w:color w:val="000000"/>
                      <w:sz w:val="20"/>
                      <w:szCs w:val="20"/>
                    </w:rPr>
                  </w:pPr>
                  <w:del w:id="1709" w:author="Gannon, Hugh (Allianz Global Life)" w:date="2026-06-30T11:00:00Z" w16du:dateUtc="2026-06-30T10:00:00Z">
                    <w:r w:rsidRPr="00072586" w:rsidDel="009E5873">
                      <w:rPr>
                        <w:rFonts w:asciiTheme="minorHAnsi" w:hAnsiTheme="minorHAnsi" w:cstheme="minorHAnsi"/>
                        <w:b/>
                        <w:bCs/>
                        <w:color w:val="000000"/>
                        <w:sz w:val="20"/>
                        <w:szCs w:val="20"/>
                      </w:rPr>
                      <w:delText>Product Code</w:delText>
                    </w:r>
                  </w:del>
                </w:p>
              </w:tc>
              <w:tc>
                <w:tcPr>
                  <w:tcW w:w="2005" w:type="dxa"/>
                  <w:gridSpan w:val="2"/>
                  <w:tcBorders>
                    <w:top w:val="single" w:sz="4" w:space="0" w:color="auto"/>
                    <w:left w:val="nil"/>
                    <w:bottom w:val="single" w:sz="4" w:space="0" w:color="auto"/>
                    <w:right w:val="single" w:sz="4" w:space="0" w:color="auto"/>
                  </w:tcBorders>
                  <w:noWrap/>
                  <w:vAlign w:val="bottom"/>
                  <w:hideMark/>
                </w:tcPr>
                <w:p w14:paraId="0DEB08D9" w14:textId="74D4ECC2" w:rsidR="00B90CA2" w:rsidRPr="00072586" w:rsidDel="009E5873" w:rsidRDefault="00B90CA2" w:rsidP="00B90CA2">
                  <w:pPr>
                    <w:jc w:val="center"/>
                    <w:rPr>
                      <w:del w:id="1710" w:author="Gannon, Hugh (Allianz Global Life)" w:date="2026-06-30T11:00:00Z" w16du:dateUtc="2026-06-30T10:00:00Z"/>
                      <w:rFonts w:asciiTheme="minorHAnsi" w:hAnsiTheme="minorHAnsi" w:cstheme="minorHAnsi"/>
                      <w:b/>
                      <w:bCs/>
                      <w:color w:val="000000"/>
                      <w:sz w:val="20"/>
                      <w:szCs w:val="20"/>
                    </w:rPr>
                  </w:pPr>
                  <w:del w:id="1711" w:author="Gannon, Hugh (Allianz Global Life)" w:date="2026-06-30T11:00:00Z" w16du:dateUtc="2026-06-30T10:00:00Z">
                    <w:r w:rsidRPr="00072586" w:rsidDel="009E5873">
                      <w:rPr>
                        <w:rFonts w:asciiTheme="minorHAnsi" w:hAnsiTheme="minorHAnsi" w:cstheme="minorHAnsi"/>
                        <w:b/>
                        <w:bCs/>
                        <w:color w:val="000000"/>
                        <w:sz w:val="20"/>
                        <w:szCs w:val="20"/>
                      </w:rPr>
                      <w:delText>Admin Unit Charge</w:delText>
                    </w:r>
                  </w:del>
                </w:p>
              </w:tc>
            </w:tr>
            <w:tr w:rsidR="00B90CA2" w:rsidRPr="00072586" w:rsidDel="009E5873" w14:paraId="1BE8AB07" w14:textId="76F8379B">
              <w:trPr>
                <w:gridAfter w:val="1"/>
                <w:wAfter w:w="255" w:type="dxa"/>
                <w:trHeight w:val="255"/>
                <w:del w:id="1712" w:author="Gannon, Hugh (Allianz Global Life)" w:date="2026-06-30T11:00:00Z"/>
              </w:trPr>
              <w:tc>
                <w:tcPr>
                  <w:tcW w:w="2015" w:type="dxa"/>
                  <w:tcBorders>
                    <w:top w:val="nil"/>
                    <w:left w:val="single" w:sz="4" w:space="0" w:color="auto"/>
                    <w:bottom w:val="single" w:sz="4" w:space="0" w:color="auto"/>
                    <w:right w:val="single" w:sz="4" w:space="0" w:color="auto"/>
                  </w:tcBorders>
                  <w:noWrap/>
                  <w:vAlign w:val="bottom"/>
                  <w:hideMark/>
                </w:tcPr>
                <w:p w14:paraId="1B9AA4A0" w14:textId="22A8EA93" w:rsidR="00B90CA2" w:rsidRPr="00072586" w:rsidDel="009E5873" w:rsidRDefault="00B90CA2" w:rsidP="00B90CA2">
                  <w:pPr>
                    <w:jc w:val="center"/>
                    <w:rPr>
                      <w:del w:id="1713" w:author="Gannon, Hugh (Allianz Global Life)" w:date="2026-06-30T11:00:00Z" w16du:dateUtc="2026-06-30T10:00:00Z"/>
                      <w:rFonts w:asciiTheme="minorHAnsi" w:hAnsiTheme="minorHAnsi" w:cstheme="minorHAnsi"/>
                      <w:color w:val="000000"/>
                      <w:sz w:val="20"/>
                      <w:szCs w:val="20"/>
                    </w:rPr>
                  </w:pPr>
                  <w:del w:id="1714" w:author="Gannon, Hugh (Allianz Global Life)" w:date="2026-06-30T11:00:00Z" w16du:dateUtc="2026-06-30T10:00:00Z">
                    <w:r w:rsidRPr="00072586" w:rsidDel="009E5873">
                      <w:rPr>
                        <w:rFonts w:asciiTheme="minorHAnsi" w:hAnsiTheme="minorHAnsi" w:cstheme="minorHAnsi"/>
                        <w:color w:val="000000"/>
                        <w:sz w:val="20"/>
                        <w:szCs w:val="20"/>
                      </w:rPr>
                      <w:delText>A1, A2, A3, A4, A5</w:delText>
                    </w:r>
                  </w:del>
                </w:p>
              </w:tc>
              <w:tc>
                <w:tcPr>
                  <w:tcW w:w="2005" w:type="dxa"/>
                  <w:gridSpan w:val="2"/>
                  <w:tcBorders>
                    <w:top w:val="nil"/>
                    <w:left w:val="nil"/>
                    <w:bottom w:val="single" w:sz="4" w:space="0" w:color="auto"/>
                    <w:right w:val="single" w:sz="4" w:space="0" w:color="auto"/>
                  </w:tcBorders>
                  <w:noWrap/>
                  <w:vAlign w:val="bottom"/>
                  <w:hideMark/>
                </w:tcPr>
                <w:p w14:paraId="16AA3CBC" w14:textId="23C9275F" w:rsidR="00B90CA2" w:rsidRPr="00072586" w:rsidDel="009E5873" w:rsidRDefault="00B90CA2" w:rsidP="00B90CA2">
                  <w:pPr>
                    <w:jc w:val="center"/>
                    <w:rPr>
                      <w:del w:id="1715" w:author="Gannon, Hugh (Allianz Global Life)" w:date="2026-06-30T11:00:00Z" w16du:dateUtc="2026-06-30T10:00:00Z"/>
                      <w:rFonts w:asciiTheme="minorHAnsi" w:hAnsiTheme="minorHAnsi" w:cstheme="minorHAnsi"/>
                      <w:color w:val="000000"/>
                      <w:sz w:val="20"/>
                      <w:szCs w:val="20"/>
                    </w:rPr>
                  </w:pPr>
                  <w:del w:id="1716" w:author="Gannon, Hugh (Allianz Global Life)" w:date="2026-06-30T11:00:00Z" w16du:dateUtc="2026-06-30T10:00:00Z">
                    <w:r w:rsidRPr="00072586" w:rsidDel="009E5873">
                      <w:rPr>
                        <w:rFonts w:asciiTheme="minorHAnsi" w:hAnsiTheme="minorHAnsi" w:cstheme="minorHAnsi"/>
                        <w:color w:val="000000"/>
                        <w:sz w:val="20"/>
                        <w:szCs w:val="20"/>
                      </w:rPr>
                      <w:delText>1.10%</w:delText>
                    </w:r>
                  </w:del>
                </w:p>
              </w:tc>
            </w:tr>
            <w:tr w:rsidR="00B90CA2" w:rsidRPr="00072586" w:rsidDel="009E5873" w14:paraId="63222470" w14:textId="526C937D">
              <w:trPr>
                <w:gridAfter w:val="1"/>
                <w:wAfter w:w="255" w:type="dxa"/>
                <w:trHeight w:val="255"/>
                <w:del w:id="1717" w:author="Gannon, Hugh (Allianz Global Life)" w:date="2026-06-30T11:00:00Z"/>
              </w:trPr>
              <w:tc>
                <w:tcPr>
                  <w:tcW w:w="2015" w:type="dxa"/>
                  <w:tcBorders>
                    <w:top w:val="nil"/>
                    <w:left w:val="single" w:sz="4" w:space="0" w:color="auto"/>
                    <w:bottom w:val="single" w:sz="4" w:space="0" w:color="auto"/>
                    <w:right w:val="single" w:sz="4" w:space="0" w:color="auto"/>
                  </w:tcBorders>
                  <w:noWrap/>
                  <w:vAlign w:val="bottom"/>
                  <w:hideMark/>
                </w:tcPr>
                <w:p w14:paraId="47F5DDE5" w14:textId="0B6388C1" w:rsidR="00B90CA2" w:rsidRPr="00072586" w:rsidDel="009E5873" w:rsidRDefault="00B90CA2" w:rsidP="00B90CA2">
                  <w:pPr>
                    <w:jc w:val="center"/>
                    <w:rPr>
                      <w:del w:id="1718" w:author="Gannon, Hugh (Allianz Global Life)" w:date="2026-06-30T11:00:00Z" w16du:dateUtc="2026-06-30T10:00:00Z"/>
                      <w:rFonts w:asciiTheme="minorHAnsi" w:hAnsiTheme="minorHAnsi" w:cstheme="minorHAnsi"/>
                      <w:color w:val="000000"/>
                      <w:sz w:val="20"/>
                      <w:szCs w:val="20"/>
                    </w:rPr>
                  </w:pPr>
                  <w:del w:id="1719" w:author="Gannon, Hugh (Allianz Global Life)" w:date="2026-06-30T11:00:00Z" w16du:dateUtc="2026-06-30T10:00:00Z">
                    <w:r w:rsidRPr="00072586" w:rsidDel="009E5873">
                      <w:rPr>
                        <w:rFonts w:asciiTheme="minorHAnsi" w:hAnsiTheme="minorHAnsi" w:cstheme="minorHAnsi"/>
                        <w:color w:val="000000"/>
                        <w:sz w:val="20"/>
                        <w:szCs w:val="20"/>
                      </w:rPr>
                      <w:delText>B1, B2, B3, B4, B5</w:delText>
                    </w:r>
                  </w:del>
                </w:p>
              </w:tc>
              <w:tc>
                <w:tcPr>
                  <w:tcW w:w="2005" w:type="dxa"/>
                  <w:gridSpan w:val="2"/>
                  <w:tcBorders>
                    <w:top w:val="nil"/>
                    <w:left w:val="nil"/>
                    <w:bottom w:val="single" w:sz="4" w:space="0" w:color="auto"/>
                    <w:right w:val="single" w:sz="4" w:space="0" w:color="auto"/>
                  </w:tcBorders>
                  <w:noWrap/>
                  <w:vAlign w:val="bottom"/>
                  <w:hideMark/>
                </w:tcPr>
                <w:p w14:paraId="3E4E766E" w14:textId="0DDF8135" w:rsidR="00B90CA2" w:rsidRPr="00072586" w:rsidDel="009E5873" w:rsidRDefault="00B90CA2" w:rsidP="00B90CA2">
                  <w:pPr>
                    <w:jc w:val="center"/>
                    <w:rPr>
                      <w:del w:id="1720" w:author="Gannon, Hugh (Allianz Global Life)" w:date="2026-06-30T11:00:00Z" w16du:dateUtc="2026-06-30T10:00:00Z"/>
                      <w:rFonts w:asciiTheme="minorHAnsi" w:hAnsiTheme="minorHAnsi" w:cstheme="minorHAnsi"/>
                      <w:color w:val="000000"/>
                      <w:sz w:val="20"/>
                      <w:szCs w:val="20"/>
                    </w:rPr>
                  </w:pPr>
                  <w:del w:id="1721" w:author="Gannon, Hugh (Allianz Global Life)" w:date="2026-06-30T11:00:00Z" w16du:dateUtc="2026-06-30T10:00:00Z">
                    <w:r w:rsidRPr="00072586" w:rsidDel="009E5873">
                      <w:rPr>
                        <w:rFonts w:asciiTheme="minorHAnsi" w:hAnsiTheme="minorHAnsi" w:cstheme="minorHAnsi"/>
                        <w:color w:val="000000"/>
                        <w:sz w:val="20"/>
                        <w:szCs w:val="20"/>
                      </w:rPr>
                      <w:delText>0.85%</w:delText>
                    </w:r>
                  </w:del>
                </w:p>
              </w:tc>
            </w:tr>
            <w:tr w:rsidR="00B90CA2" w:rsidRPr="00072586" w:rsidDel="009E5873" w14:paraId="282B2D0A" w14:textId="09DB53F5">
              <w:trPr>
                <w:gridAfter w:val="1"/>
                <w:wAfter w:w="255" w:type="dxa"/>
                <w:trHeight w:val="255"/>
                <w:del w:id="1722" w:author="Gannon, Hugh (Allianz Global Life)" w:date="2026-06-30T11:00:00Z"/>
              </w:trPr>
              <w:tc>
                <w:tcPr>
                  <w:tcW w:w="2015" w:type="dxa"/>
                  <w:tcBorders>
                    <w:top w:val="nil"/>
                    <w:left w:val="single" w:sz="4" w:space="0" w:color="auto"/>
                    <w:bottom w:val="single" w:sz="4" w:space="0" w:color="auto"/>
                    <w:right w:val="single" w:sz="4" w:space="0" w:color="auto"/>
                  </w:tcBorders>
                  <w:noWrap/>
                  <w:vAlign w:val="bottom"/>
                  <w:hideMark/>
                </w:tcPr>
                <w:p w14:paraId="2FDCCBA8" w14:textId="31827FC9" w:rsidR="00B90CA2" w:rsidRPr="00072586" w:rsidDel="009E5873" w:rsidRDefault="00B90CA2" w:rsidP="00B90CA2">
                  <w:pPr>
                    <w:jc w:val="center"/>
                    <w:rPr>
                      <w:del w:id="1723" w:author="Gannon, Hugh (Allianz Global Life)" w:date="2026-06-30T11:00:00Z" w16du:dateUtc="2026-06-30T10:00:00Z"/>
                      <w:rFonts w:asciiTheme="minorHAnsi" w:hAnsiTheme="minorHAnsi" w:cstheme="minorHAnsi"/>
                      <w:color w:val="000000"/>
                      <w:sz w:val="20"/>
                      <w:szCs w:val="20"/>
                    </w:rPr>
                  </w:pPr>
                  <w:del w:id="1724" w:author="Gannon, Hugh (Allianz Global Life)" w:date="2026-06-30T11:00:00Z" w16du:dateUtc="2026-06-30T10:00:00Z">
                    <w:r w:rsidRPr="00072586" w:rsidDel="009E5873">
                      <w:rPr>
                        <w:rFonts w:asciiTheme="minorHAnsi" w:hAnsiTheme="minorHAnsi" w:cstheme="minorHAnsi"/>
                        <w:color w:val="000000"/>
                        <w:sz w:val="20"/>
                        <w:szCs w:val="20"/>
                      </w:rPr>
                      <w:delText>C1, C2, C3</w:delText>
                    </w:r>
                  </w:del>
                </w:p>
              </w:tc>
              <w:tc>
                <w:tcPr>
                  <w:tcW w:w="2005" w:type="dxa"/>
                  <w:gridSpan w:val="2"/>
                  <w:tcBorders>
                    <w:top w:val="nil"/>
                    <w:left w:val="nil"/>
                    <w:bottom w:val="single" w:sz="4" w:space="0" w:color="auto"/>
                    <w:right w:val="single" w:sz="4" w:space="0" w:color="auto"/>
                  </w:tcBorders>
                  <w:noWrap/>
                  <w:vAlign w:val="bottom"/>
                  <w:hideMark/>
                </w:tcPr>
                <w:p w14:paraId="447DC63F" w14:textId="52E3D7D1" w:rsidR="00B90CA2" w:rsidRPr="00072586" w:rsidDel="009E5873" w:rsidRDefault="00B90CA2" w:rsidP="00B90CA2">
                  <w:pPr>
                    <w:jc w:val="center"/>
                    <w:rPr>
                      <w:del w:id="1725" w:author="Gannon, Hugh (Allianz Global Life)" w:date="2026-06-30T11:00:00Z" w16du:dateUtc="2026-06-30T10:00:00Z"/>
                      <w:rFonts w:asciiTheme="minorHAnsi" w:hAnsiTheme="minorHAnsi" w:cstheme="minorHAnsi"/>
                      <w:color w:val="000000"/>
                      <w:sz w:val="20"/>
                      <w:szCs w:val="20"/>
                    </w:rPr>
                  </w:pPr>
                  <w:del w:id="1726" w:author="Gannon, Hugh (Allianz Global Life)" w:date="2026-06-30T11:00:00Z" w16du:dateUtc="2026-06-30T10:00:00Z">
                    <w:r w:rsidRPr="00072586" w:rsidDel="009E5873">
                      <w:rPr>
                        <w:rFonts w:asciiTheme="minorHAnsi" w:hAnsiTheme="minorHAnsi" w:cstheme="minorHAnsi"/>
                        <w:color w:val="000000"/>
                        <w:sz w:val="20"/>
                        <w:szCs w:val="20"/>
                      </w:rPr>
                      <w:delText>0.65%</w:delText>
                    </w:r>
                  </w:del>
                </w:p>
              </w:tc>
            </w:tr>
            <w:tr w:rsidR="00B90CA2" w:rsidRPr="00072586" w:rsidDel="009E5873" w14:paraId="5A23C79A" w14:textId="28DA67FE">
              <w:trPr>
                <w:gridAfter w:val="1"/>
                <w:wAfter w:w="255" w:type="dxa"/>
                <w:trHeight w:val="255"/>
                <w:del w:id="1727" w:author="Gannon, Hugh (Allianz Global Life)" w:date="2026-06-30T11:00:00Z"/>
              </w:trPr>
              <w:tc>
                <w:tcPr>
                  <w:tcW w:w="2015" w:type="dxa"/>
                  <w:tcBorders>
                    <w:top w:val="single" w:sz="4" w:space="0" w:color="auto"/>
                    <w:left w:val="single" w:sz="4" w:space="0" w:color="auto"/>
                    <w:bottom w:val="single" w:sz="4" w:space="0" w:color="auto"/>
                    <w:right w:val="single" w:sz="4" w:space="0" w:color="auto"/>
                  </w:tcBorders>
                  <w:noWrap/>
                  <w:vAlign w:val="bottom"/>
                  <w:hideMark/>
                </w:tcPr>
                <w:p w14:paraId="1B6B9D6B" w14:textId="66E29D85" w:rsidR="00B90CA2" w:rsidRPr="00072586" w:rsidDel="009E5873" w:rsidRDefault="00B90CA2" w:rsidP="00B90CA2">
                  <w:pPr>
                    <w:jc w:val="center"/>
                    <w:rPr>
                      <w:del w:id="1728" w:author="Gannon, Hugh (Allianz Global Life)" w:date="2026-06-30T11:00:00Z" w16du:dateUtc="2026-06-30T10:00:00Z"/>
                      <w:rFonts w:asciiTheme="minorHAnsi" w:hAnsiTheme="minorHAnsi" w:cstheme="minorHAnsi"/>
                      <w:color w:val="000000"/>
                      <w:sz w:val="20"/>
                      <w:szCs w:val="20"/>
                    </w:rPr>
                  </w:pPr>
                  <w:del w:id="1729" w:author="Gannon, Hugh (Allianz Global Life)" w:date="2026-06-30T11:00:00Z" w16du:dateUtc="2026-06-30T10:00:00Z">
                    <w:r w:rsidRPr="00072586" w:rsidDel="009E5873">
                      <w:rPr>
                        <w:rFonts w:asciiTheme="minorHAnsi" w:hAnsiTheme="minorHAnsi" w:cstheme="minorHAnsi"/>
                        <w:color w:val="000000"/>
                        <w:sz w:val="20"/>
                        <w:szCs w:val="20"/>
                      </w:rPr>
                      <w:delText>D1</w:delText>
                    </w:r>
                  </w:del>
                </w:p>
              </w:tc>
              <w:tc>
                <w:tcPr>
                  <w:tcW w:w="2005" w:type="dxa"/>
                  <w:gridSpan w:val="2"/>
                  <w:tcBorders>
                    <w:top w:val="single" w:sz="4" w:space="0" w:color="auto"/>
                    <w:left w:val="nil"/>
                    <w:bottom w:val="single" w:sz="4" w:space="0" w:color="auto"/>
                    <w:right w:val="single" w:sz="4" w:space="0" w:color="auto"/>
                  </w:tcBorders>
                  <w:noWrap/>
                  <w:vAlign w:val="bottom"/>
                  <w:hideMark/>
                </w:tcPr>
                <w:p w14:paraId="0A82E1F9" w14:textId="0EE601A9" w:rsidR="00B90CA2" w:rsidRPr="00072586" w:rsidDel="009E5873" w:rsidRDefault="00B90CA2" w:rsidP="00B90CA2">
                  <w:pPr>
                    <w:jc w:val="center"/>
                    <w:rPr>
                      <w:del w:id="1730" w:author="Gannon, Hugh (Allianz Global Life)" w:date="2026-06-30T11:00:00Z" w16du:dateUtc="2026-06-30T10:00:00Z"/>
                      <w:rFonts w:asciiTheme="minorHAnsi" w:hAnsiTheme="minorHAnsi" w:cstheme="minorHAnsi"/>
                      <w:color w:val="000000"/>
                      <w:sz w:val="20"/>
                      <w:szCs w:val="20"/>
                    </w:rPr>
                  </w:pPr>
                  <w:del w:id="1731" w:author="Gannon, Hugh (Allianz Global Life)" w:date="2026-06-30T11:00:00Z" w16du:dateUtc="2026-06-30T10:00:00Z">
                    <w:r w:rsidRPr="00072586" w:rsidDel="009E5873">
                      <w:rPr>
                        <w:rFonts w:asciiTheme="minorHAnsi" w:hAnsiTheme="minorHAnsi" w:cstheme="minorHAnsi"/>
                        <w:color w:val="000000" w:themeColor="text1"/>
                        <w:sz w:val="20"/>
                        <w:szCs w:val="20"/>
                      </w:rPr>
                      <w:delText>0.35%</w:delText>
                    </w:r>
                  </w:del>
                </w:p>
              </w:tc>
            </w:tr>
            <w:tr w:rsidR="00B90CA2" w:rsidRPr="00072586" w:rsidDel="009E5873" w14:paraId="661F9A50" w14:textId="1F6C8E4F">
              <w:trPr>
                <w:gridAfter w:val="1"/>
                <w:wAfter w:w="255" w:type="dxa"/>
                <w:trHeight w:val="255"/>
                <w:del w:id="1732" w:author="Gannon, Hugh (Allianz Global Life)" w:date="2026-06-30T11:00:00Z"/>
              </w:trPr>
              <w:tc>
                <w:tcPr>
                  <w:tcW w:w="2015" w:type="dxa"/>
                  <w:tcBorders>
                    <w:top w:val="single" w:sz="4" w:space="0" w:color="auto"/>
                    <w:left w:val="single" w:sz="4" w:space="0" w:color="auto"/>
                    <w:bottom w:val="single" w:sz="4" w:space="0" w:color="auto"/>
                    <w:right w:val="single" w:sz="4" w:space="0" w:color="auto"/>
                  </w:tcBorders>
                  <w:noWrap/>
                  <w:vAlign w:val="bottom"/>
                </w:tcPr>
                <w:p w14:paraId="29AD36FD" w14:textId="348A59F3" w:rsidR="00B90CA2" w:rsidRPr="00072586" w:rsidDel="009E5873" w:rsidRDefault="00B90CA2" w:rsidP="00B90CA2">
                  <w:pPr>
                    <w:jc w:val="center"/>
                    <w:rPr>
                      <w:del w:id="1733" w:author="Gannon, Hugh (Allianz Global Life)" w:date="2026-06-30T11:00:00Z" w16du:dateUtc="2026-06-30T10:00:00Z"/>
                      <w:rFonts w:asciiTheme="minorHAnsi" w:hAnsiTheme="minorHAnsi" w:cstheme="minorHAnsi"/>
                      <w:color w:val="000000"/>
                      <w:sz w:val="20"/>
                      <w:szCs w:val="20"/>
                    </w:rPr>
                  </w:pPr>
                  <w:del w:id="1734" w:author="Gannon, Hugh (Allianz Global Life)" w:date="2026-06-30T11:00:00Z" w16du:dateUtc="2026-06-30T10:00:00Z">
                    <w:r w:rsidRPr="00072586" w:rsidDel="009E5873">
                      <w:rPr>
                        <w:rFonts w:asciiTheme="minorHAnsi" w:hAnsiTheme="minorHAnsi" w:cstheme="minorHAnsi"/>
                        <w:color w:val="000000"/>
                        <w:sz w:val="20"/>
                        <w:szCs w:val="20"/>
                      </w:rPr>
                      <w:delText>F1, F2, F3, F4, F5</w:delText>
                    </w:r>
                  </w:del>
                </w:p>
              </w:tc>
              <w:tc>
                <w:tcPr>
                  <w:tcW w:w="2005" w:type="dxa"/>
                  <w:gridSpan w:val="2"/>
                  <w:tcBorders>
                    <w:top w:val="single" w:sz="4" w:space="0" w:color="auto"/>
                    <w:left w:val="nil"/>
                    <w:bottom w:val="single" w:sz="4" w:space="0" w:color="auto"/>
                    <w:right w:val="single" w:sz="4" w:space="0" w:color="auto"/>
                  </w:tcBorders>
                  <w:noWrap/>
                  <w:vAlign w:val="bottom"/>
                </w:tcPr>
                <w:p w14:paraId="75234BCB" w14:textId="18BCD60E" w:rsidR="00B90CA2" w:rsidRPr="00072586" w:rsidDel="009E5873" w:rsidRDefault="00B90CA2" w:rsidP="00B90CA2">
                  <w:pPr>
                    <w:jc w:val="center"/>
                    <w:rPr>
                      <w:del w:id="1735" w:author="Gannon, Hugh (Allianz Global Life)" w:date="2026-06-30T11:00:00Z" w16du:dateUtc="2026-06-30T10:00:00Z"/>
                      <w:rFonts w:asciiTheme="minorHAnsi" w:hAnsiTheme="minorHAnsi" w:cstheme="minorHAnsi"/>
                      <w:color w:val="000000" w:themeColor="text1"/>
                      <w:sz w:val="20"/>
                      <w:szCs w:val="20"/>
                    </w:rPr>
                  </w:pPr>
                  <w:del w:id="1736" w:author="Gannon, Hugh (Allianz Global Life)" w:date="2026-06-30T11:00:00Z" w16du:dateUtc="2026-06-30T10:00:00Z">
                    <w:r w:rsidRPr="00072586" w:rsidDel="009E5873">
                      <w:rPr>
                        <w:rFonts w:asciiTheme="minorHAnsi" w:hAnsiTheme="minorHAnsi" w:cstheme="minorHAnsi"/>
                        <w:color w:val="000000" w:themeColor="text1"/>
                        <w:sz w:val="20"/>
                        <w:szCs w:val="20"/>
                      </w:rPr>
                      <w:delText>1.35%</w:delText>
                    </w:r>
                  </w:del>
                </w:p>
              </w:tc>
            </w:tr>
            <w:tr w:rsidR="00766B05" w14:paraId="11EC994A" w14:textId="77777777" w:rsidTr="00AB031F">
              <w:tblPrEx>
                <w:tblLook w:val="04A0" w:firstRow="1" w:lastRow="0" w:firstColumn="1" w:lastColumn="0" w:noHBand="0" w:noVBand="1"/>
              </w:tblPrEx>
              <w:trPr>
                <w:trHeight w:val="270"/>
                <w:ins w:id="1737" w:author="Gannon, Hugh (Allianz Global Life)" w:date="2026-06-30T11:03:00Z"/>
              </w:trPr>
              <w:tc>
                <w:tcPr>
                  <w:tcW w:w="2144" w:type="dxa"/>
                  <w:gridSpan w:val="2"/>
                  <w:tcBorders>
                    <w:top w:val="single" w:sz="8" w:space="0" w:color="auto"/>
                    <w:left w:val="single" w:sz="8" w:space="0" w:color="auto"/>
                    <w:bottom w:val="single" w:sz="8" w:space="0" w:color="auto"/>
                    <w:right w:val="single" w:sz="8" w:space="0" w:color="auto"/>
                  </w:tcBorders>
                  <w:vAlign w:val="center"/>
                  <w:hideMark/>
                </w:tcPr>
                <w:p w14:paraId="31DC0E08" w14:textId="77777777" w:rsidR="00766B05" w:rsidRDefault="00766B05" w:rsidP="00766B05">
                  <w:pPr>
                    <w:jc w:val="center"/>
                    <w:rPr>
                      <w:ins w:id="1738" w:author="Gannon, Hugh (Allianz Global Life)" w:date="2026-06-30T11:03:00Z" w16du:dateUtc="2026-06-30T10:03:00Z"/>
                      <w:rFonts w:ascii="Arial" w:hAnsi="Arial" w:cs="Arial"/>
                      <w:b/>
                      <w:bCs/>
                      <w:color w:val="000000"/>
                      <w:sz w:val="16"/>
                      <w:szCs w:val="16"/>
                      <w:lang w:val="en-US" w:eastAsia="en-US"/>
                    </w:rPr>
                  </w:pPr>
                  <w:ins w:id="1739" w:author="Gannon, Hugh (Allianz Global Life)" w:date="2026-06-30T11:03:00Z" w16du:dateUtc="2026-06-30T10:03:00Z">
                    <w:r>
                      <w:rPr>
                        <w:rFonts w:ascii="Arial" w:hAnsi="Arial" w:cs="Arial"/>
                        <w:b/>
                        <w:bCs/>
                        <w:color w:val="000000"/>
                        <w:sz w:val="16"/>
                        <w:szCs w:val="16"/>
                      </w:rPr>
                      <w:t>Product Code</w:t>
                    </w:r>
                  </w:ins>
                </w:p>
              </w:tc>
              <w:tc>
                <w:tcPr>
                  <w:tcW w:w="2126" w:type="dxa"/>
                  <w:gridSpan w:val="2"/>
                  <w:tcBorders>
                    <w:top w:val="single" w:sz="8" w:space="0" w:color="auto"/>
                    <w:left w:val="nil"/>
                    <w:bottom w:val="single" w:sz="8" w:space="0" w:color="auto"/>
                    <w:right w:val="single" w:sz="8" w:space="0" w:color="auto"/>
                  </w:tcBorders>
                  <w:vAlign w:val="center"/>
                  <w:hideMark/>
                </w:tcPr>
                <w:p w14:paraId="62131A80" w14:textId="77777777" w:rsidR="00766B05" w:rsidRDefault="00766B05" w:rsidP="00766B05">
                  <w:pPr>
                    <w:jc w:val="center"/>
                    <w:rPr>
                      <w:ins w:id="1740" w:author="Gannon, Hugh (Allianz Global Life)" w:date="2026-06-30T11:03:00Z" w16du:dateUtc="2026-06-30T10:03:00Z"/>
                      <w:rFonts w:ascii="Arial" w:hAnsi="Arial" w:cs="Arial"/>
                      <w:b/>
                      <w:bCs/>
                      <w:color w:val="000000"/>
                      <w:sz w:val="16"/>
                      <w:szCs w:val="16"/>
                    </w:rPr>
                  </w:pPr>
                  <w:ins w:id="1741" w:author="Gannon, Hugh (Allianz Global Life)" w:date="2026-06-30T11:03:00Z" w16du:dateUtc="2026-06-30T10:03:00Z">
                    <w:r>
                      <w:rPr>
                        <w:rFonts w:ascii="Arial" w:hAnsi="Arial" w:cs="Arial"/>
                        <w:b/>
                        <w:bCs/>
                        <w:color w:val="000000"/>
                        <w:sz w:val="16"/>
                        <w:szCs w:val="16"/>
                      </w:rPr>
                      <w:t>Admin Unit Charge</w:t>
                    </w:r>
                  </w:ins>
                </w:p>
              </w:tc>
            </w:tr>
            <w:tr w:rsidR="00766B05" w14:paraId="2B31FB0B" w14:textId="77777777" w:rsidTr="00AB031F">
              <w:tblPrEx>
                <w:tblLook w:val="04A0" w:firstRow="1" w:lastRow="0" w:firstColumn="1" w:lastColumn="0" w:noHBand="0" w:noVBand="1"/>
              </w:tblPrEx>
              <w:trPr>
                <w:trHeight w:val="270"/>
                <w:ins w:id="1742" w:author="Gannon, Hugh (Allianz Global Life)" w:date="2026-06-30T11:03:00Z"/>
              </w:trPr>
              <w:tc>
                <w:tcPr>
                  <w:tcW w:w="2144" w:type="dxa"/>
                  <w:gridSpan w:val="2"/>
                  <w:tcBorders>
                    <w:top w:val="nil"/>
                    <w:left w:val="single" w:sz="8" w:space="0" w:color="auto"/>
                    <w:bottom w:val="single" w:sz="8" w:space="0" w:color="auto"/>
                    <w:right w:val="single" w:sz="8" w:space="0" w:color="auto"/>
                  </w:tcBorders>
                  <w:noWrap/>
                  <w:vAlign w:val="center"/>
                  <w:hideMark/>
                </w:tcPr>
                <w:p w14:paraId="3CC157DE" w14:textId="77777777" w:rsidR="00766B05" w:rsidRDefault="00766B05" w:rsidP="00766B05">
                  <w:pPr>
                    <w:rPr>
                      <w:ins w:id="1743" w:author="Gannon, Hugh (Allianz Global Life)" w:date="2026-06-30T11:03:00Z" w16du:dateUtc="2026-06-30T10:03:00Z"/>
                      <w:rFonts w:ascii="Arial" w:hAnsi="Arial" w:cs="Arial"/>
                      <w:color w:val="000000"/>
                      <w:sz w:val="16"/>
                      <w:szCs w:val="16"/>
                    </w:rPr>
                  </w:pPr>
                  <w:ins w:id="1744" w:author="Gannon, Hugh (Allianz Global Life)" w:date="2026-06-30T11:03:00Z" w16du:dateUtc="2026-06-30T10:03:00Z">
                    <w:r>
                      <w:rPr>
                        <w:rFonts w:ascii="Arial" w:hAnsi="Arial" w:cs="Arial"/>
                        <w:color w:val="000000"/>
                        <w:sz w:val="16"/>
                        <w:szCs w:val="16"/>
                      </w:rPr>
                      <w:t>A1</w:t>
                    </w:r>
                  </w:ins>
                </w:p>
              </w:tc>
              <w:tc>
                <w:tcPr>
                  <w:tcW w:w="2126" w:type="dxa"/>
                  <w:gridSpan w:val="2"/>
                  <w:tcBorders>
                    <w:top w:val="nil"/>
                    <w:left w:val="nil"/>
                    <w:bottom w:val="single" w:sz="8" w:space="0" w:color="auto"/>
                    <w:right w:val="single" w:sz="8" w:space="0" w:color="auto"/>
                  </w:tcBorders>
                  <w:noWrap/>
                  <w:vAlign w:val="center"/>
                  <w:hideMark/>
                </w:tcPr>
                <w:p w14:paraId="6054AB06" w14:textId="77777777" w:rsidR="00766B05" w:rsidRDefault="00766B05" w:rsidP="00766B05">
                  <w:pPr>
                    <w:jc w:val="center"/>
                    <w:rPr>
                      <w:ins w:id="1745" w:author="Gannon, Hugh (Allianz Global Life)" w:date="2026-06-30T11:03:00Z" w16du:dateUtc="2026-06-30T10:03:00Z"/>
                      <w:rFonts w:ascii="Arial" w:hAnsi="Arial" w:cs="Arial"/>
                      <w:color w:val="000000"/>
                      <w:sz w:val="16"/>
                      <w:szCs w:val="16"/>
                    </w:rPr>
                  </w:pPr>
                  <w:ins w:id="1746" w:author="Gannon, Hugh (Allianz Global Life)" w:date="2026-06-30T11:03:00Z" w16du:dateUtc="2026-06-30T10:03:00Z">
                    <w:r>
                      <w:rPr>
                        <w:rFonts w:ascii="Arial" w:hAnsi="Arial" w:cs="Arial"/>
                        <w:color w:val="000000"/>
                        <w:sz w:val="16"/>
                        <w:szCs w:val="16"/>
                      </w:rPr>
                      <w:t>0.45%</w:t>
                    </w:r>
                  </w:ins>
                </w:p>
              </w:tc>
            </w:tr>
            <w:tr w:rsidR="00766B05" w14:paraId="02FEAA89" w14:textId="77777777" w:rsidTr="00AB031F">
              <w:tblPrEx>
                <w:tblLook w:val="04A0" w:firstRow="1" w:lastRow="0" w:firstColumn="1" w:lastColumn="0" w:noHBand="0" w:noVBand="1"/>
              </w:tblPrEx>
              <w:trPr>
                <w:trHeight w:val="270"/>
                <w:ins w:id="1747" w:author="Gannon, Hugh (Allianz Global Life)" w:date="2026-06-30T11:03:00Z"/>
              </w:trPr>
              <w:tc>
                <w:tcPr>
                  <w:tcW w:w="2144" w:type="dxa"/>
                  <w:gridSpan w:val="2"/>
                  <w:tcBorders>
                    <w:top w:val="nil"/>
                    <w:left w:val="single" w:sz="8" w:space="0" w:color="auto"/>
                    <w:bottom w:val="single" w:sz="8" w:space="0" w:color="auto"/>
                    <w:right w:val="single" w:sz="8" w:space="0" w:color="auto"/>
                  </w:tcBorders>
                  <w:noWrap/>
                  <w:vAlign w:val="center"/>
                  <w:hideMark/>
                </w:tcPr>
                <w:p w14:paraId="3778A41F" w14:textId="77777777" w:rsidR="00766B05" w:rsidRDefault="00766B05" w:rsidP="00766B05">
                  <w:pPr>
                    <w:rPr>
                      <w:ins w:id="1748" w:author="Gannon, Hugh (Allianz Global Life)" w:date="2026-06-30T11:03:00Z" w16du:dateUtc="2026-06-30T10:03:00Z"/>
                      <w:rFonts w:ascii="Arial" w:hAnsi="Arial" w:cs="Arial"/>
                      <w:color w:val="000000"/>
                      <w:sz w:val="16"/>
                      <w:szCs w:val="16"/>
                    </w:rPr>
                  </w:pPr>
                  <w:ins w:id="1749" w:author="Gannon, Hugh (Allianz Global Life)" w:date="2026-06-30T11:03:00Z" w16du:dateUtc="2026-06-30T10:03:00Z">
                    <w:r>
                      <w:rPr>
                        <w:rFonts w:ascii="Arial" w:hAnsi="Arial" w:cs="Arial"/>
                        <w:color w:val="000000"/>
                        <w:sz w:val="16"/>
                        <w:szCs w:val="16"/>
                      </w:rPr>
                      <w:t>B1, B2, B3</w:t>
                    </w:r>
                  </w:ins>
                </w:p>
              </w:tc>
              <w:tc>
                <w:tcPr>
                  <w:tcW w:w="2126" w:type="dxa"/>
                  <w:gridSpan w:val="2"/>
                  <w:tcBorders>
                    <w:top w:val="nil"/>
                    <w:left w:val="nil"/>
                    <w:bottom w:val="single" w:sz="8" w:space="0" w:color="auto"/>
                    <w:right w:val="single" w:sz="8" w:space="0" w:color="auto"/>
                  </w:tcBorders>
                  <w:noWrap/>
                  <w:vAlign w:val="center"/>
                  <w:hideMark/>
                </w:tcPr>
                <w:p w14:paraId="2A3D0BE9" w14:textId="77777777" w:rsidR="00766B05" w:rsidRDefault="00766B05" w:rsidP="00766B05">
                  <w:pPr>
                    <w:jc w:val="center"/>
                    <w:rPr>
                      <w:ins w:id="1750" w:author="Gannon, Hugh (Allianz Global Life)" w:date="2026-06-30T11:03:00Z" w16du:dateUtc="2026-06-30T10:03:00Z"/>
                      <w:rFonts w:ascii="Arial" w:hAnsi="Arial" w:cs="Arial"/>
                      <w:color w:val="000000"/>
                      <w:sz w:val="16"/>
                      <w:szCs w:val="16"/>
                    </w:rPr>
                  </w:pPr>
                  <w:ins w:id="1751" w:author="Gannon, Hugh (Allianz Global Life)" w:date="2026-06-30T11:03:00Z" w16du:dateUtc="2026-06-30T10:03:00Z">
                    <w:r>
                      <w:rPr>
                        <w:rFonts w:ascii="Arial" w:hAnsi="Arial" w:cs="Arial"/>
                        <w:color w:val="000000"/>
                        <w:sz w:val="16"/>
                        <w:szCs w:val="16"/>
                      </w:rPr>
                      <w:t>0.70%</w:t>
                    </w:r>
                  </w:ins>
                </w:p>
              </w:tc>
            </w:tr>
            <w:tr w:rsidR="00766B05" w14:paraId="12CFB095" w14:textId="77777777" w:rsidTr="00AB031F">
              <w:tblPrEx>
                <w:tblLook w:val="04A0" w:firstRow="1" w:lastRow="0" w:firstColumn="1" w:lastColumn="0" w:noHBand="0" w:noVBand="1"/>
              </w:tblPrEx>
              <w:trPr>
                <w:trHeight w:val="270"/>
                <w:ins w:id="1752" w:author="Gannon, Hugh (Allianz Global Life)" w:date="2026-06-30T11:03:00Z"/>
              </w:trPr>
              <w:tc>
                <w:tcPr>
                  <w:tcW w:w="2144" w:type="dxa"/>
                  <w:gridSpan w:val="2"/>
                  <w:tcBorders>
                    <w:top w:val="nil"/>
                    <w:left w:val="single" w:sz="8" w:space="0" w:color="auto"/>
                    <w:bottom w:val="single" w:sz="8" w:space="0" w:color="auto"/>
                    <w:right w:val="single" w:sz="8" w:space="0" w:color="auto"/>
                  </w:tcBorders>
                  <w:noWrap/>
                  <w:vAlign w:val="center"/>
                  <w:hideMark/>
                </w:tcPr>
                <w:p w14:paraId="7EE108C8" w14:textId="77777777" w:rsidR="00766B05" w:rsidRDefault="00766B05" w:rsidP="00766B05">
                  <w:pPr>
                    <w:rPr>
                      <w:ins w:id="1753" w:author="Gannon, Hugh (Allianz Global Life)" w:date="2026-06-30T11:03:00Z" w16du:dateUtc="2026-06-30T10:03:00Z"/>
                      <w:rFonts w:ascii="Arial" w:hAnsi="Arial" w:cs="Arial"/>
                      <w:color w:val="000000"/>
                      <w:sz w:val="16"/>
                      <w:szCs w:val="16"/>
                    </w:rPr>
                  </w:pPr>
                  <w:ins w:id="1754" w:author="Gannon, Hugh (Allianz Global Life)" w:date="2026-06-30T11:03:00Z" w16du:dateUtc="2026-06-30T10:03:00Z">
                    <w:r>
                      <w:rPr>
                        <w:rFonts w:ascii="Arial" w:hAnsi="Arial" w:cs="Arial"/>
                        <w:color w:val="000000"/>
                        <w:sz w:val="16"/>
                        <w:szCs w:val="16"/>
                      </w:rPr>
                      <w:t>C1, C2, C3, C4, C5</w:t>
                    </w:r>
                  </w:ins>
                </w:p>
              </w:tc>
              <w:tc>
                <w:tcPr>
                  <w:tcW w:w="2126" w:type="dxa"/>
                  <w:gridSpan w:val="2"/>
                  <w:tcBorders>
                    <w:top w:val="nil"/>
                    <w:left w:val="nil"/>
                    <w:bottom w:val="single" w:sz="8" w:space="0" w:color="auto"/>
                    <w:right w:val="single" w:sz="8" w:space="0" w:color="auto"/>
                  </w:tcBorders>
                  <w:noWrap/>
                  <w:vAlign w:val="center"/>
                  <w:hideMark/>
                </w:tcPr>
                <w:p w14:paraId="1A1AD7A6" w14:textId="77777777" w:rsidR="00766B05" w:rsidRDefault="00766B05" w:rsidP="00766B05">
                  <w:pPr>
                    <w:jc w:val="center"/>
                    <w:rPr>
                      <w:ins w:id="1755" w:author="Gannon, Hugh (Allianz Global Life)" w:date="2026-06-30T11:03:00Z" w16du:dateUtc="2026-06-30T10:03:00Z"/>
                      <w:rFonts w:ascii="Arial" w:hAnsi="Arial" w:cs="Arial"/>
                      <w:color w:val="000000"/>
                      <w:sz w:val="16"/>
                      <w:szCs w:val="16"/>
                    </w:rPr>
                  </w:pPr>
                  <w:ins w:id="1756" w:author="Gannon, Hugh (Allianz Global Life)" w:date="2026-06-30T11:03:00Z" w16du:dateUtc="2026-06-30T10:03:00Z">
                    <w:r>
                      <w:rPr>
                        <w:rFonts w:ascii="Arial" w:hAnsi="Arial" w:cs="Arial"/>
                        <w:color w:val="000000"/>
                        <w:sz w:val="16"/>
                        <w:szCs w:val="16"/>
                      </w:rPr>
                      <w:t>0.95%</w:t>
                    </w:r>
                  </w:ins>
                </w:p>
              </w:tc>
            </w:tr>
            <w:tr w:rsidR="00766B05" w14:paraId="32C76A60" w14:textId="77777777" w:rsidTr="00AB031F">
              <w:tblPrEx>
                <w:tblLook w:val="04A0" w:firstRow="1" w:lastRow="0" w:firstColumn="1" w:lastColumn="0" w:noHBand="0" w:noVBand="1"/>
              </w:tblPrEx>
              <w:trPr>
                <w:trHeight w:val="270"/>
                <w:ins w:id="1757" w:author="Gannon, Hugh (Allianz Global Life)" w:date="2026-06-30T11:03:00Z"/>
              </w:trPr>
              <w:tc>
                <w:tcPr>
                  <w:tcW w:w="2144" w:type="dxa"/>
                  <w:gridSpan w:val="2"/>
                  <w:tcBorders>
                    <w:top w:val="nil"/>
                    <w:left w:val="single" w:sz="8" w:space="0" w:color="auto"/>
                    <w:bottom w:val="single" w:sz="8" w:space="0" w:color="auto"/>
                    <w:right w:val="single" w:sz="8" w:space="0" w:color="auto"/>
                  </w:tcBorders>
                  <w:noWrap/>
                  <w:vAlign w:val="center"/>
                  <w:hideMark/>
                </w:tcPr>
                <w:p w14:paraId="44B5FD39" w14:textId="77777777" w:rsidR="00766B05" w:rsidRDefault="00766B05" w:rsidP="00766B05">
                  <w:pPr>
                    <w:rPr>
                      <w:ins w:id="1758" w:author="Gannon, Hugh (Allianz Global Life)" w:date="2026-06-30T11:03:00Z" w16du:dateUtc="2026-06-30T10:03:00Z"/>
                      <w:rFonts w:ascii="Arial" w:hAnsi="Arial" w:cs="Arial"/>
                      <w:color w:val="000000"/>
                      <w:sz w:val="16"/>
                      <w:szCs w:val="16"/>
                    </w:rPr>
                  </w:pPr>
                  <w:ins w:id="1759" w:author="Gannon, Hugh (Allianz Global Life)" w:date="2026-06-30T11:03:00Z" w16du:dateUtc="2026-06-30T10:03:00Z">
                    <w:r>
                      <w:rPr>
                        <w:rFonts w:ascii="Arial" w:hAnsi="Arial" w:cs="Arial"/>
                        <w:color w:val="000000"/>
                        <w:sz w:val="16"/>
                        <w:szCs w:val="16"/>
                      </w:rPr>
                      <w:t>D1, D2, D3, D4, D5, D6</w:t>
                    </w:r>
                  </w:ins>
                </w:p>
              </w:tc>
              <w:tc>
                <w:tcPr>
                  <w:tcW w:w="2126" w:type="dxa"/>
                  <w:gridSpan w:val="2"/>
                  <w:tcBorders>
                    <w:top w:val="nil"/>
                    <w:left w:val="nil"/>
                    <w:bottom w:val="single" w:sz="8" w:space="0" w:color="auto"/>
                    <w:right w:val="single" w:sz="8" w:space="0" w:color="auto"/>
                  </w:tcBorders>
                  <w:noWrap/>
                  <w:vAlign w:val="center"/>
                  <w:hideMark/>
                </w:tcPr>
                <w:p w14:paraId="14C05D49" w14:textId="77777777" w:rsidR="00766B05" w:rsidRDefault="00766B05" w:rsidP="00766B05">
                  <w:pPr>
                    <w:jc w:val="center"/>
                    <w:rPr>
                      <w:ins w:id="1760" w:author="Gannon, Hugh (Allianz Global Life)" w:date="2026-06-30T11:03:00Z" w16du:dateUtc="2026-06-30T10:03:00Z"/>
                      <w:rFonts w:ascii="Arial" w:hAnsi="Arial" w:cs="Arial"/>
                      <w:color w:val="000000"/>
                      <w:sz w:val="16"/>
                      <w:szCs w:val="16"/>
                    </w:rPr>
                  </w:pPr>
                  <w:ins w:id="1761" w:author="Gannon, Hugh (Allianz Global Life)" w:date="2026-06-30T11:03:00Z" w16du:dateUtc="2026-06-30T10:03:00Z">
                    <w:r>
                      <w:rPr>
                        <w:rFonts w:ascii="Arial" w:hAnsi="Arial" w:cs="Arial"/>
                        <w:color w:val="000000"/>
                        <w:sz w:val="16"/>
                        <w:szCs w:val="16"/>
                      </w:rPr>
                      <w:t>1.20%</w:t>
                    </w:r>
                  </w:ins>
                </w:p>
              </w:tc>
            </w:tr>
            <w:tr w:rsidR="00766B05" w14:paraId="77F79D7B" w14:textId="77777777" w:rsidTr="00AB031F">
              <w:tblPrEx>
                <w:tblLook w:val="04A0" w:firstRow="1" w:lastRow="0" w:firstColumn="1" w:lastColumn="0" w:noHBand="0" w:noVBand="1"/>
              </w:tblPrEx>
              <w:trPr>
                <w:trHeight w:val="270"/>
                <w:ins w:id="1762" w:author="Gannon, Hugh (Allianz Global Life)" w:date="2026-06-30T11:03:00Z"/>
              </w:trPr>
              <w:tc>
                <w:tcPr>
                  <w:tcW w:w="2144" w:type="dxa"/>
                  <w:gridSpan w:val="2"/>
                  <w:tcBorders>
                    <w:top w:val="nil"/>
                    <w:left w:val="single" w:sz="8" w:space="0" w:color="auto"/>
                    <w:bottom w:val="single" w:sz="8" w:space="0" w:color="auto"/>
                    <w:right w:val="single" w:sz="8" w:space="0" w:color="auto"/>
                  </w:tcBorders>
                  <w:noWrap/>
                  <w:vAlign w:val="center"/>
                  <w:hideMark/>
                </w:tcPr>
                <w:p w14:paraId="2748A8D6" w14:textId="77777777" w:rsidR="00766B05" w:rsidRDefault="00766B05" w:rsidP="00766B05">
                  <w:pPr>
                    <w:rPr>
                      <w:ins w:id="1763" w:author="Gannon, Hugh (Allianz Global Life)" w:date="2026-06-30T11:03:00Z" w16du:dateUtc="2026-06-30T10:03:00Z"/>
                      <w:rFonts w:ascii="Arial" w:hAnsi="Arial" w:cs="Arial"/>
                      <w:color w:val="000000"/>
                      <w:sz w:val="16"/>
                      <w:szCs w:val="16"/>
                    </w:rPr>
                  </w:pPr>
                  <w:ins w:id="1764" w:author="Gannon, Hugh (Allianz Global Life)" w:date="2026-06-30T11:03:00Z" w16du:dateUtc="2026-06-30T10:03:00Z">
                    <w:r>
                      <w:rPr>
                        <w:rFonts w:ascii="Arial" w:hAnsi="Arial" w:cs="Arial"/>
                        <w:color w:val="000000"/>
                        <w:sz w:val="16"/>
                        <w:szCs w:val="16"/>
                      </w:rPr>
                      <w:t>E1, E2, E3, E4, E5, E6</w:t>
                    </w:r>
                  </w:ins>
                </w:p>
              </w:tc>
              <w:tc>
                <w:tcPr>
                  <w:tcW w:w="2126" w:type="dxa"/>
                  <w:gridSpan w:val="2"/>
                  <w:tcBorders>
                    <w:top w:val="nil"/>
                    <w:left w:val="nil"/>
                    <w:bottom w:val="single" w:sz="8" w:space="0" w:color="auto"/>
                    <w:right w:val="single" w:sz="8" w:space="0" w:color="auto"/>
                  </w:tcBorders>
                  <w:noWrap/>
                  <w:vAlign w:val="center"/>
                  <w:hideMark/>
                </w:tcPr>
                <w:p w14:paraId="2981E9EB" w14:textId="77777777" w:rsidR="00766B05" w:rsidRDefault="00766B05" w:rsidP="00766B05">
                  <w:pPr>
                    <w:jc w:val="center"/>
                    <w:rPr>
                      <w:ins w:id="1765" w:author="Gannon, Hugh (Allianz Global Life)" w:date="2026-06-30T11:03:00Z" w16du:dateUtc="2026-06-30T10:03:00Z"/>
                      <w:rFonts w:ascii="Arial" w:hAnsi="Arial" w:cs="Arial"/>
                      <w:color w:val="000000"/>
                      <w:sz w:val="16"/>
                      <w:szCs w:val="16"/>
                    </w:rPr>
                  </w:pPr>
                  <w:ins w:id="1766" w:author="Gannon, Hugh (Allianz Global Life)" w:date="2026-06-30T11:03:00Z" w16du:dateUtc="2026-06-30T10:03:00Z">
                    <w:r>
                      <w:rPr>
                        <w:rFonts w:ascii="Arial" w:hAnsi="Arial" w:cs="Arial"/>
                        <w:color w:val="000000"/>
                        <w:sz w:val="16"/>
                        <w:szCs w:val="16"/>
                      </w:rPr>
                      <w:t>1.45%</w:t>
                    </w:r>
                  </w:ins>
                </w:p>
              </w:tc>
            </w:tr>
            <w:tr w:rsidR="00766B05" w14:paraId="2A8097D2" w14:textId="77777777" w:rsidTr="00AB031F">
              <w:tblPrEx>
                <w:tblLook w:val="04A0" w:firstRow="1" w:lastRow="0" w:firstColumn="1" w:lastColumn="0" w:noHBand="0" w:noVBand="1"/>
              </w:tblPrEx>
              <w:trPr>
                <w:trHeight w:val="270"/>
                <w:ins w:id="1767" w:author="Gannon, Hugh (Allianz Global Life)" w:date="2026-06-30T11:03:00Z"/>
              </w:trPr>
              <w:tc>
                <w:tcPr>
                  <w:tcW w:w="2144" w:type="dxa"/>
                  <w:gridSpan w:val="2"/>
                  <w:tcBorders>
                    <w:top w:val="nil"/>
                    <w:left w:val="single" w:sz="8" w:space="0" w:color="auto"/>
                    <w:bottom w:val="single" w:sz="8" w:space="0" w:color="auto"/>
                    <w:right w:val="single" w:sz="8" w:space="0" w:color="auto"/>
                  </w:tcBorders>
                  <w:noWrap/>
                  <w:vAlign w:val="center"/>
                  <w:hideMark/>
                </w:tcPr>
                <w:p w14:paraId="716171F7" w14:textId="77777777" w:rsidR="00766B05" w:rsidRDefault="00766B05" w:rsidP="00766B05">
                  <w:pPr>
                    <w:rPr>
                      <w:ins w:id="1768" w:author="Gannon, Hugh (Allianz Global Life)" w:date="2026-06-30T11:03:00Z" w16du:dateUtc="2026-06-30T10:03:00Z"/>
                      <w:rFonts w:ascii="Arial" w:hAnsi="Arial" w:cs="Arial"/>
                      <w:color w:val="000000"/>
                      <w:sz w:val="16"/>
                      <w:szCs w:val="16"/>
                    </w:rPr>
                  </w:pPr>
                  <w:ins w:id="1769" w:author="Gannon, Hugh (Allianz Global Life)" w:date="2026-06-30T11:03:00Z" w16du:dateUtc="2026-06-30T10:03:00Z">
                    <w:r>
                      <w:rPr>
                        <w:rFonts w:ascii="Arial" w:hAnsi="Arial" w:cs="Arial"/>
                        <w:color w:val="000000"/>
                        <w:sz w:val="16"/>
                        <w:szCs w:val="16"/>
                      </w:rPr>
                      <w:t>J1, J2, J3, J4</w:t>
                    </w:r>
                  </w:ins>
                </w:p>
              </w:tc>
              <w:tc>
                <w:tcPr>
                  <w:tcW w:w="2126" w:type="dxa"/>
                  <w:gridSpan w:val="2"/>
                  <w:tcBorders>
                    <w:top w:val="nil"/>
                    <w:left w:val="nil"/>
                    <w:bottom w:val="single" w:sz="8" w:space="0" w:color="auto"/>
                    <w:right w:val="single" w:sz="8" w:space="0" w:color="auto"/>
                  </w:tcBorders>
                  <w:noWrap/>
                  <w:vAlign w:val="center"/>
                  <w:hideMark/>
                </w:tcPr>
                <w:p w14:paraId="425DFB5B" w14:textId="77777777" w:rsidR="00766B05" w:rsidRDefault="00766B05" w:rsidP="00766B05">
                  <w:pPr>
                    <w:jc w:val="center"/>
                    <w:rPr>
                      <w:ins w:id="1770" w:author="Gannon, Hugh (Allianz Global Life)" w:date="2026-06-30T11:03:00Z" w16du:dateUtc="2026-06-30T10:03:00Z"/>
                      <w:rFonts w:ascii="Arial" w:hAnsi="Arial" w:cs="Arial"/>
                      <w:color w:val="000000"/>
                      <w:sz w:val="16"/>
                      <w:szCs w:val="16"/>
                    </w:rPr>
                  </w:pPr>
                  <w:ins w:id="1771" w:author="Gannon, Hugh (Allianz Global Life)" w:date="2026-06-30T11:03:00Z" w16du:dateUtc="2026-06-30T10:03:00Z">
                    <w:r>
                      <w:rPr>
                        <w:rFonts w:ascii="Arial" w:hAnsi="Arial" w:cs="Arial"/>
                        <w:color w:val="000000"/>
                        <w:sz w:val="16"/>
                        <w:szCs w:val="16"/>
                      </w:rPr>
                      <w:t>1.45%</w:t>
                    </w:r>
                  </w:ins>
                </w:p>
              </w:tc>
            </w:tr>
            <w:tr w:rsidR="00766B05" w14:paraId="33AA50C1" w14:textId="77777777" w:rsidTr="00AB031F">
              <w:tblPrEx>
                <w:tblLook w:val="04A0" w:firstRow="1" w:lastRow="0" w:firstColumn="1" w:lastColumn="0" w:noHBand="0" w:noVBand="1"/>
              </w:tblPrEx>
              <w:trPr>
                <w:trHeight w:val="270"/>
                <w:ins w:id="1772" w:author="Gannon, Hugh (Allianz Global Life)" w:date="2026-06-30T11:03:00Z"/>
              </w:trPr>
              <w:tc>
                <w:tcPr>
                  <w:tcW w:w="2144" w:type="dxa"/>
                  <w:gridSpan w:val="2"/>
                  <w:tcBorders>
                    <w:top w:val="nil"/>
                    <w:left w:val="single" w:sz="8" w:space="0" w:color="auto"/>
                    <w:bottom w:val="single" w:sz="8" w:space="0" w:color="auto"/>
                    <w:right w:val="single" w:sz="8" w:space="0" w:color="auto"/>
                  </w:tcBorders>
                  <w:noWrap/>
                  <w:vAlign w:val="center"/>
                  <w:hideMark/>
                </w:tcPr>
                <w:p w14:paraId="224D0AE3" w14:textId="77777777" w:rsidR="00766B05" w:rsidRDefault="00766B05" w:rsidP="00766B05">
                  <w:pPr>
                    <w:rPr>
                      <w:ins w:id="1773" w:author="Gannon, Hugh (Allianz Global Life)" w:date="2026-06-30T11:03:00Z" w16du:dateUtc="2026-06-30T10:03:00Z"/>
                      <w:rFonts w:ascii="Arial" w:hAnsi="Arial" w:cs="Arial"/>
                      <w:color w:val="000000"/>
                      <w:sz w:val="16"/>
                      <w:szCs w:val="16"/>
                    </w:rPr>
                  </w:pPr>
                  <w:ins w:id="1774" w:author="Gannon, Hugh (Allianz Global Life)" w:date="2026-06-30T11:03:00Z" w16du:dateUtc="2026-06-30T10:03:00Z">
                    <w:r>
                      <w:rPr>
                        <w:rFonts w:ascii="Arial" w:hAnsi="Arial" w:cs="Arial"/>
                        <w:color w:val="000000"/>
                        <w:sz w:val="16"/>
                        <w:szCs w:val="16"/>
                      </w:rPr>
                      <w:t>F1, F2</w:t>
                    </w:r>
                  </w:ins>
                </w:p>
              </w:tc>
              <w:tc>
                <w:tcPr>
                  <w:tcW w:w="2126" w:type="dxa"/>
                  <w:gridSpan w:val="2"/>
                  <w:tcBorders>
                    <w:top w:val="nil"/>
                    <w:left w:val="nil"/>
                    <w:bottom w:val="single" w:sz="8" w:space="0" w:color="auto"/>
                    <w:right w:val="single" w:sz="8" w:space="0" w:color="auto"/>
                  </w:tcBorders>
                  <w:noWrap/>
                  <w:vAlign w:val="center"/>
                  <w:hideMark/>
                </w:tcPr>
                <w:p w14:paraId="00A777C4" w14:textId="77777777" w:rsidR="00766B05" w:rsidRDefault="00766B05" w:rsidP="00766B05">
                  <w:pPr>
                    <w:jc w:val="center"/>
                    <w:rPr>
                      <w:ins w:id="1775" w:author="Gannon, Hugh (Allianz Global Life)" w:date="2026-06-30T11:03:00Z" w16du:dateUtc="2026-06-30T10:03:00Z"/>
                      <w:rFonts w:ascii="Arial" w:hAnsi="Arial" w:cs="Arial"/>
                      <w:color w:val="000000"/>
                      <w:sz w:val="16"/>
                      <w:szCs w:val="16"/>
                    </w:rPr>
                  </w:pPr>
                  <w:ins w:id="1776" w:author="Gannon, Hugh (Allianz Global Life)" w:date="2026-06-30T11:03:00Z" w16du:dateUtc="2026-06-30T10:03:00Z">
                    <w:r>
                      <w:rPr>
                        <w:rFonts w:ascii="Arial" w:hAnsi="Arial" w:cs="Arial"/>
                        <w:color w:val="000000"/>
                        <w:sz w:val="16"/>
                        <w:szCs w:val="16"/>
                      </w:rPr>
                      <w:t>0.70%</w:t>
                    </w:r>
                  </w:ins>
                </w:p>
              </w:tc>
            </w:tr>
            <w:tr w:rsidR="00766B05" w14:paraId="1C8CC477" w14:textId="77777777" w:rsidTr="00AB031F">
              <w:tblPrEx>
                <w:tblLook w:val="04A0" w:firstRow="1" w:lastRow="0" w:firstColumn="1" w:lastColumn="0" w:noHBand="0" w:noVBand="1"/>
              </w:tblPrEx>
              <w:trPr>
                <w:trHeight w:val="270"/>
                <w:ins w:id="1777" w:author="Gannon, Hugh (Allianz Global Life)" w:date="2026-06-30T11:03:00Z"/>
              </w:trPr>
              <w:tc>
                <w:tcPr>
                  <w:tcW w:w="2144" w:type="dxa"/>
                  <w:gridSpan w:val="2"/>
                  <w:tcBorders>
                    <w:top w:val="nil"/>
                    <w:left w:val="single" w:sz="8" w:space="0" w:color="auto"/>
                    <w:bottom w:val="single" w:sz="8" w:space="0" w:color="auto"/>
                    <w:right w:val="single" w:sz="8" w:space="0" w:color="auto"/>
                  </w:tcBorders>
                  <w:noWrap/>
                  <w:vAlign w:val="center"/>
                  <w:hideMark/>
                </w:tcPr>
                <w:p w14:paraId="27E8B895" w14:textId="77777777" w:rsidR="00766B05" w:rsidRDefault="00766B05" w:rsidP="00766B05">
                  <w:pPr>
                    <w:rPr>
                      <w:ins w:id="1778" w:author="Gannon, Hugh (Allianz Global Life)" w:date="2026-06-30T11:03:00Z" w16du:dateUtc="2026-06-30T10:03:00Z"/>
                      <w:rFonts w:ascii="Arial" w:hAnsi="Arial" w:cs="Arial"/>
                      <w:color w:val="000000"/>
                      <w:sz w:val="16"/>
                      <w:szCs w:val="16"/>
                    </w:rPr>
                  </w:pPr>
                  <w:ins w:id="1779" w:author="Gannon, Hugh (Allianz Global Life)" w:date="2026-06-30T11:03:00Z" w16du:dateUtc="2026-06-30T10:03:00Z">
                    <w:r>
                      <w:rPr>
                        <w:rFonts w:ascii="Arial" w:hAnsi="Arial" w:cs="Arial"/>
                        <w:color w:val="000000"/>
                        <w:sz w:val="16"/>
                        <w:szCs w:val="16"/>
                      </w:rPr>
                      <w:t>G1, G2, G3, G4</w:t>
                    </w:r>
                  </w:ins>
                </w:p>
              </w:tc>
              <w:tc>
                <w:tcPr>
                  <w:tcW w:w="2126" w:type="dxa"/>
                  <w:gridSpan w:val="2"/>
                  <w:tcBorders>
                    <w:top w:val="nil"/>
                    <w:left w:val="nil"/>
                    <w:bottom w:val="single" w:sz="8" w:space="0" w:color="auto"/>
                    <w:right w:val="single" w:sz="8" w:space="0" w:color="auto"/>
                  </w:tcBorders>
                  <w:noWrap/>
                  <w:vAlign w:val="center"/>
                  <w:hideMark/>
                </w:tcPr>
                <w:p w14:paraId="25FE0183" w14:textId="77777777" w:rsidR="00766B05" w:rsidRDefault="00766B05" w:rsidP="00766B05">
                  <w:pPr>
                    <w:jc w:val="center"/>
                    <w:rPr>
                      <w:ins w:id="1780" w:author="Gannon, Hugh (Allianz Global Life)" w:date="2026-06-30T11:03:00Z" w16du:dateUtc="2026-06-30T10:03:00Z"/>
                      <w:rFonts w:ascii="Arial" w:hAnsi="Arial" w:cs="Arial"/>
                      <w:color w:val="000000"/>
                      <w:sz w:val="16"/>
                      <w:szCs w:val="16"/>
                    </w:rPr>
                  </w:pPr>
                  <w:ins w:id="1781" w:author="Gannon, Hugh (Allianz Global Life)" w:date="2026-06-30T11:03:00Z" w16du:dateUtc="2026-06-30T10:03:00Z">
                    <w:r>
                      <w:rPr>
                        <w:rFonts w:ascii="Arial" w:hAnsi="Arial" w:cs="Arial"/>
                        <w:color w:val="000000"/>
                        <w:sz w:val="16"/>
                        <w:szCs w:val="16"/>
                      </w:rPr>
                      <w:t>0.95%</w:t>
                    </w:r>
                  </w:ins>
                </w:p>
              </w:tc>
            </w:tr>
            <w:tr w:rsidR="00766B05" w14:paraId="49BBE7C0" w14:textId="77777777" w:rsidTr="00AB031F">
              <w:tblPrEx>
                <w:tblLook w:val="04A0" w:firstRow="1" w:lastRow="0" w:firstColumn="1" w:lastColumn="0" w:noHBand="0" w:noVBand="1"/>
              </w:tblPrEx>
              <w:trPr>
                <w:trHeight w:val="270"/>
                <w:ins w:id="1782" w:author="Gannon, Hugh (Allianz Global Life)" w:date="2026-06-30T11:03:00Z"/>
              </w:trPr>
              <w:tc>
                <w:tcPr>
                  <w:tcW w:w="2144" w:type="dxa"/>
                  <w:gridSpan w:val="2"/>
                  <w:tcBorders>
                    <w:top w:val="nil"/>
                    <w:left w:val="single" w:sz="8" w:space="0" w:color="auto"/>
                    <w:bottom w:val="single" w:sz="8" w:space="0" w:color="auto"/>
                    <w:right w:val="single" w:sz="8" w:space="0" w:color="auto"/>
                  </w:tcBorders>
                  <w:noWrap/>
                  <w:vAlign w:val="center"/>
                  <w:hideMark/>
                </w:tcPr>
                <w:p w14:paraId="5F59B819" w14:textId="77777777" w:rsidR="00766B05" w:rsidRDefault="00766B05" w:rsidP="00766B05">
                  <w:pPr>
                    <w:rPr>
                      <w:ins w:id="1783" w:author="Gannon, Hugh (Allianz Global Life)" w:date="2026-06-30T11:03:00Z" w16du:dateUtc="2026-06-30T10:03:00Z"/>
                      <w:rFonts w:ascii="Arial" w:hAnsi="Arial" w:cs="Arial"/>
                      <w:color w:val="000000"/>
                      <w:sz w:val="16"/>
                      <w:szCs w:val="16"/>
                    </w:rPr>
                  </w:pPr>
                  <w:ins w:id="1784" w:author="Gannon, Hugh (Allianz Global Life)" w:date="2026-06-30T11:03:00Z" w16du:dateUtc="2026-06-30T10:03:00Z">
                    <w:r>
                      <w:rPr>
                        <w:rFonts w:ascii="Arial" w:hAnsi="Arial" w:cs="Arial"/>
                        <w:color w:val="000000"/>
                        <w:sz w:val="16"/>
                        <w:szCs w:val="16"/>
                      </w:rPr>
                      <w:t>H1, H2, H3, H4</w:t>
                    </w:r>
                  </w:ins>
                </w:p>
              </w:tc>
              <w:tc>
                <w:tcPr>
                  <w:tcW w:w="2126" w:type="dxa"/>
                  <w:gridSpan w:val="2"/>
                  <w:tcBorders>
                    <w:top w:val="nil"/>
                    <w:left w:val="nil"/>
                    <w:bottom w:val="single" w:sz="8" w:space="0" w:color="auto"/>
                    <w:right w:val="single" w:sz="8" w:space="0" w:color="auto"/>
                  </w:tcBorders>
                  <w:noWrap/>
                  <w:vAlign w:val="center"/>
                  <w:hideMark/>
                </w:tcPr>
                <w:p w14:paraId="0FF87562" w14:textId="77777777" w:rsidR="00766B05" w:rsidRDefault="00766B05" w:rsidP="00766B05">
                  <w:pPr>
                    <w:jc w:val="center"/>
                    <w:rPr>
                      <w:ins w:id="1785" w:author="Gannon, Hugh (Allianz Global Life)" w:date="2026-06-30T11:03:00Z" w16du:dateUtc="2026-06-30T10:03:00Z"/>
                      <w:rFonts w:ascii="Arial" w:hAnsi="Arial" w:cs="Arial"/>
                      <w:color w:val="000000"/>
                      <w:sz w:val="16"/>
                      <w:szCs w:val="16"/>
                    </w:rPr>
                  </w:pPr>
                  <w:ins w:id="1786" w:author="Gannon, Hugh (Allianz Global Life)" w:date="2026-06-30T11:03:00Z" w16du:dateUtc="2026-06-30T10:03:00Z">
                    <w:r>
                      <w:rPr>
                        <w:rFonts w:ascii="Arial" w:hAnsi="Arial" w:cs="Arial"/>
                        <w:color w:val="000000"/>
                        <w:sz w:val="16"/>
                        <w:szCs w:val="16"/>
                      </w:rPr>
                      <w:t>1.20%</w:t>
                    </w:r>
                  </w:ins>
                </w:p>
              </w:tc>
            </w:tr>
            <w:tr w:rsidR="00766B05" w14:paraId="1F1FA9EE" w14:textId="77777777" w:rsidTr="00AB031F">
              <w:tblPrEx>
                <w:tblLook w:val="04A0" w:firstRow="1" w:lastRow="0" w:firstColumn="1" w:lastColumn="0" w:noHBand="0" w:noVBand="1"/>
              </w:tblPrEx>
              <w:trPr>
                <w:trHeight w:val="270"/>
                <w:ins w:id="1787" w:author="Gannon, Hugh (Allianz Global Life)" w:date="2026-06-30T11:03:00Z"/>
              </w:trPr>
              <w:tc>
                <w:tcPr>
                  <w:tcW w:w="2144" w:type="dxa"/>
                  <w:gridSpan w:val="2"/>
                  <w:tcBorders>
                    <w:top w:val="nil"/>
                    <w:left w:val="single" w:sz="8" w:space="0" w:color="auto"/>
                    <w:bottom w:val="single" w:sz="8" w:space="0" w:color="auto"/>
                    <w:right w:val="single" w:sz="8" w:space="0" w:color="auto"/>
                  </w:tcBorders>
                  <w:noWrap/>
                  <w:vAlign w:val="center"/>
                  <w:hideMark/>
                </w:tcPr>
                <w:p w14:paraId="48B67E9A" w14:textId="77777777" w:rsidR="00766B05" w:rsidRDefault="00766B05" w:rsidP="00766B05">
                  <w:pPr>
                    <w:rPr>
                      <w:ins w:id="1788" w:author="Gannon, Hugh (Allianz Global Life)" w:date="2026-06-30T11:03:00Z" w16du:dateUtc="2026-06-30T10:03:00Z"/>
                      <w:rFonts w:ascii="Arial" w:hAnsi="Arial" w:cs="Arial"/>
                      <w:color w:val="000000"/>
                      <w:sz w:val="16"/>
                      <w:szCs w:val="16"/>
                    </w:rPr>
                  </w:pPr>
                  <w:ins w:id="1789" w:author="Gannon, Hugh (Allianz Global Life)" w:date="2026-06-30T11:03:00Z" w16du:dateUtc="2026-06-30T10:03:00Z">
                    <w:r>
                      <w:rPr>
                        <w:rFonts w:ascii="Arial" w:hAnsi="Arial" w:cs="Arial"/>
                        <w:color w:val="000000"/>
                        <w:sz w:val="16"/>
                        <w:szCs w:val="16"/>
                      </w:rPr>
                      <w:t>K1, K2</w:t>
                    </w:r>
                  </w:ins>
                </w:p>
              </w:tc>
              <w:tc>
                <w:tcPr>
                  <w:tcW w:w="2126" w:type="dxa"/>
                  <w:gridSpan w:val="2"/>
                  <w:tcBorders>
                    <w:top w:val="nil"/>
                    <w:left w:val="nil"/>
                    <w:bottom w:val="single" w:sz="8" w:space="0" w:color="auto"/>
                    <w:right w:val="single" w:sz="8" w:space="0" w:color="auto"/>
                  </w:tcBorders>
                  <w:noWrap/>
                  <w:vAlign w:val="center"/>
                  <w:hideMark/>
                </w:tcPr>
                <w:p w14:paraId="1C23A939" w14:textId="77777777" w:rsidR="00766B05" w:rsidRDefault="00766B05" w:rsidP="00766B05">
                  <w:pPr>
                    <w:jc w:val="center"/>
                    <w:rPr>
                      <w:ins w:id="1790" w:author="Gannon, Hugh (Allianz Global Life)" w:date="2026-06-30T11:03:00Z" w16du:dateUtc="2026-06-30T10:03:00Z"/>
                      <w:rFonts w:ascii="Arial" w:hAnsi="Arial" w:cs="Arial"/>
                      <w:color w:val="000000"/>
                      <w:sz w:val="16"/>
                      <w:szCs w:val="16"/>
                    </w:rPr>
                  </w:pPr>
                  <w:ins w:id="1791" w:author="Gannon, Hugh (Allianz Global Life)" w:date="2026-06-30T11:03:00Z" w16du:dateUtc="2026-06-30T10:03:00Z">
                    <w:r>
                      <w:rPr>
                        <w:rFonts w:ascii="Arial" w:hAnsi="Arial" w:cs="Arial"/>
                        <w:color w:val="000000"/>
                        <w:sz w:val="16"/>
                        <w:szCs w:val="16"/>
                      </w:rPr>
                      <w:t>0.90%</w:t>
                    </w:r>
                  </w:ins>
                </w:p>
              </w:tc>
            </w:tr>
            <w:tr w:rsidR="00766B05" w14:paraId="05D955C5" w14:textId="77777777" w:rsidTr="00AB031F">
              <w:tblPrEx>
                <w:tblLook w:val="04A0" w:firstRow="1" w:lastRow="0" w:firstColumn="1" w:lastColumn="0" w:noHBand="0" w:noVBand="1"/>
              </w:tblPrEx>
              <w:trPr>
                <w:trHeight w:val="270"/>
                <w:ins w:id="1792" w:author="Gannon, Hugh (Allianz Global Life)" w:date="2026-06-30T11:03:00Z"/>
              </w:trPr>
              <w:tc>
                <w:tcPr>
                  <w:tcW w:w="2144" w:type="dxa"/>
                  <w:gridSpan w:val="2"/>
                  <w:tcBorders>
                    <w:top w:val="nil"/>
                    <w:left w:val="single" w:sz="8" w:space="0" w:color="auto"/>
                    <w:bottom w:val="single" w:sz="8" w:space="0" w:color="auto"/>
                    <w:right w:val="single" w:sz="8" w:space="0" w:color="auto"/>
                  </w:tcBorders>
                  <w:noWrap/>
                  <w:vAlign w:val="center"/>
                  <w:hideMark/>
                </w:tcPr>
                <w:p w14:paraId="1CC6C81C" w14:textId="77777777" w:rsidR="00766B05" w:rsidRDefault="00766B05" w:rsidP="00766B05">
                  <w:pPr>
                    <w:rPr>
                      <w:ins w:id="1793" w:author="Gannon, Hugh (Allianz Global Life)" w:date="2026-06-30T11:03:00Z" w16du:dateUtc="2026-06-30T10:03:00Z"/>
                      <w:rFonts w:ascii="Arial" w:hAnsi="Arial" w:cs="Arial"/>
                      <w:color w:val="000000"/>
                      <w:sz w:val="16"/>
                      <w:szCs w:val="16"/>
                    </w:rPr>
                  </w:pPr>
                  <w:ins w:id="1794" w:author="Gannon, Hugh (Allianz Global Life)" w:date="2026-06-30T11:03:00Z" w16du:dateUtc="2026-06-30T10:03:00Z">
                    <w:r>
                      <w:rPr>
                        <w:rFonts w:ascii="Arial" w:hAnsi="Arial" w:cs="Arial"/>
                        <w:color w:val="000000"/>
                        <w:sz w:val="16"/>
                        <w:szCs w:val="16"/>
                      </w:rPr>
                      <w:t>L1, L2</w:t>
                    </w:r>
                  </w:ins>
                </w:p>
              </w:tc>
              <w:tc>
                <w:tcPr>
                  <w:tcW w:w="2126" w:type="dxa"/>
                  <w:gridSpan w:val="2"/>
                  <w:tcBorders>
                    <w:top w:val="nil"/>
                    <w:left w:val="nil"/>
                    <w:bottom w:val="single" w:sz="8" w:space="0" w:color="auto"/>
                    <w:right w:val="single" w:sz="8" w:space="0" w:color="auto"/>
                  </w:tcBorders>
                  <w:noWrap/>
                  <w:vAlign w:val="center"/>
                  <w:hideMark/>
                </w:tcPr>
                <w:p w14:paraId="10F799F0" w14:textId="77777777" w:rsidR="00766B05" w:rsidRDefault="00766B05" w:rsidP="00766B05">
                  <w:pPr>
                    <w:jc w:val="center"/>
                    <w:rPr>
                      <w:ins w:id="1795" w:author="Gannon, Hugh (Allianz Global Life)" w:date="2026-06-30T11:03:00Z" w16du:dateUtc="2026-06-30T10:03:00Z"/>
                      <w:rFonts w:ascii="Arial" w:hAnsi="Arial" w:cs="Arial"/>
                      <w:color w:val="000000"/>
                      <w:sz w:val="16"/>
                      <w:szCs w:val="16"/>
                    </w:rPr>
                  </w:pPr>
                  <w:ins w:id="1796" w:author="Gannon, Hugh (Allianz Global Life)" w:date="2026-06-30T11:03:00Z" w16du:dateUtc="2026-06-30T10:03:00Z">
                    <w:r>
                      <w:rPr>
                        <w:rFonts w:ascii="Arial" w:hAnsi="Arial" w:cs="Arial"/>
                        <w:color w:val="000000"/>
                        <w:sz w:val="16"/>
                        <w:szCs w:val="16"/>
                      </w:rPr>
                      <w:t>1.15%</w:t>
                    </w:r>
                  </w:ins>
                </w:p>
              </w:tc>
            </w:tr>
            <w:tr w:rsidR="00766B05" w14:paraId="6B36B5BC" w14:textId="77777777" w:rsidTr="00AB031F">
              <w:tblPrEx>
                <w:tblLook w:val="04A0" w:firstRow="1" w:lastRow="0" w:firstColumn="1" w:lastColumn="0" w:noHBand="0" w:noVBand="1"/>
              </w:tblPrEx>
              <w:trPr>
                <w:trHeight w:val="270"/>
                <w:ins w:id="1797" w:author="Gannon, Hugh (Allianz Global Life)" w:date="2026-06-30T11:03:00Z"/>
              </w:trPr>
              <w:tc>
                <w:tcPr>
                  <w:tcW w:w="2144" w:type="dxa"/>
                  <w:gridSpan w:val="2"/>
                  <w:tcBorders>
                    <w:top w:val="nil"/>
                    <w:left w:val="single" w:sz="8" w:space="0" w:color="auto"/>
                    <w:bottom w:val="single" w:sz="8" w:space="0" w:color="auto"/>
                    <w:right w:val="single" w:sz="8" w:space="0" w:color="auto"/>
                  </w:tcBorders>
                  <w:noWrap/>
                  <w:vAlign w:val="center"/>
                  <w:hideMark/>
                </w:tcPr>
                <w:p w14:paraId="7DBC2846" w14:textId="77777777" w:rsidR="00766B05" w:rsidRDefault="00766B05" w:rsidP="00766B05">
                  <w:pPr>
                    <w:rPr>
                      <w:ins w:id="1798" w:author="Gannon, Hugh (Allianz Global Life)" w:date="2026-06-30T11:03:00Z" w16du:dateUtc="2026-06-30T10:03:00Z"/>
                      <w:rFonts w:ascii="Arial" w:hAnsi="Arial" w:cs="Arial"/>
                      <w:color w:val="000000"/>
                      <w:sz w:val="16"/>
                      <w:szCs w:val="16"/>
                    </w:rPr>
                  </w:pPr>
                  <w:ins w:id="1799" w:author="Gannon, Hugh (Allianz Global Life)" w:date="2026-06-30T11:03:00Z" w16du:dateUtc="2026-06-30T10:03:00Z">
                    <w:r>
                      <w:rPr>
                        <w:rFonts w:ascii="Arial" w:hAnsi="Arial" w:cs="Arial"/>
                        <w:color w:val="000000"/>
                        <w:sz w:val="16"/>
                        <w:szCs w:val="16"/>
                      </w:rPr>
                      <w:lastRenderedPageBreak/>
                      <w:t>M1, M2</w:t>
                    </w:r>
                  </w:ins>
                </w:p>
              </w:tc>
              <w:tc>
                <w:tcPr>
                  <w:tcW w:w="2126" w:type="dxa"/>
                  <w:gridSpan w:val="2"/>
                  <w:tcBorders>
                    <w:top w:val="nil"/>
                    <w:left w:val="nil"/>
                    <w:bottom w:val="single" w:sz="8" w:space="0" w:color="auto"/>
                    <w:right w:val="single" w:sz="8" w:space="0" w:color="auto"/>
                  </w:tcBorders>
                  <w:noWrap/>
                  <w:vAlign w:val="center"/>
                  <w:hideMark/>
                </w:tcPr>
                <w:p w14:paraId="36621119" w14:textId="77777777" w:rsidR="00766B05" w:rsidRDefault="00766B05" w:rsidP="00766B05">
                  <w:pPr>
                    <w:jc w:val="center"/>
                    <w:rPr>
                      <w:ins w:id="1800" w:author="Gannon, Hugh (Allianz Global Life)" w:date="2026-06-30T11:03:00Z" w16du:dateUtc="2026-06-30T10:03:00Z"/>
                      <w:rFonts w:ascii="Arial" w:hAnsi="Arial" w:cs="Arial"/>
                      <w:color w:val="000000"/>
                      <w:sz w:val="16"/>
                      <w:szCs w:val="16"/>
                    </w:rPr>
                  </w:pPr>
                  <w:ins w:id="1801" w:author="Gannon, Hugh (Allianz Global Life)" w:date="2026-06-30T11:03:00Z" w16du:dateUtc="2026-06-30T10:03:00Z">
                    <w:r>
                      <w:rPr>
                        <w:rFonts w:ascii="Arial" w:hAnsi="Arial" w:cs="Arial"/>
                        <w:color w:val="000000"/>
                        <w:sz w:val="16"/>
                        <w:szCs w:val="16"/>
                      </w:rPr>
                      <w:t>1.40%</w:t>
                    </w:r>
                  </w:ins>
                </w:p>
              </w:tc>
            </w:tr>
          </w:tbl>
          <w:p w14:paraId="6FD7BD63" w14:textId="77777777" w:rsidR="00DF6F70" w:rsidRDefault="00DF6F70" w:rsidP="00DF6F70">
            <w:pPr>
              <w:rPr>
                <w:ins w:id="1802" w:author="Gannon, Hugh (Allianz Global Life)" w:date="2026-06-30T11:00:00Z" w16du:dateUtc="2026-06-30T10:00:00Z"/>
                <w:rFonts w:asciiTheme="minorHAnsi" w:hAnsiTheme="minorHAnsi" w:cstheme="minorHAnsi"/>
                <w:color w:val="000000"/>
                <w:sz w:val="20"/>
                <w:szCs w:val="20"/>
              </w:rPr>
            </w:pPr>
          </w:p>
          <w:p w14:paraId="031F0B0A" w14:textId="77777777" w:rsidR="009E5873" w:rsidRPr="00072586" w:rsidRDefault="009E5873" w:rsidP="00DF6F70">
            <w:pPr>
              <w:rPr>
                <w:rFonts w:asciiTheme="minorHAnsi" w:hAnsiTheme="minorHAnsi" w:cstheme="minorHAnsi"/>
                <w:color w:val="000000"/>
                <w:sz w:val="20"/>
                <w:szCs w:val="20"/>
              </w:rPr>
            </w:pPr>
          </w:p>
          <w:p w14:paraId="428982C4" w14:textId="77777777" w:rsidR="00DF6F70" w:rsidRPr="00072586" w:rsidRDefault="00DF6F70" w:rsidP="00DF6F70">
            <w:pPr>
              <w:rPr>
                <w:rFonts w:asciiTheme="minorHAnsi" w:hAnsiTheme="minorHAnsi" w:cstheme="minorHAnsi"/>
                <w:color w:val="000000"/>
                <w:sz w:val="20"/>
                <w:szCs w:val="20"/>
              </w:rPr>
            </w:pPr>
            <w:r w:rsidRPr="00072586">
              <w:rPr>
                <w:rFonts w:asciiTheme="minorHAnsi" w:hAnsiTheme="minorHAnsi" w:cstheme="minorHAnsi"/>
                <w:color w:val="000000"/>
                <w:sz w:val="20"/>
                <w:szCs w:val="20"/>
              </w:rPr>
              <w:t>See appendix for full definition of each Product Code.</w:t>
            </w:r>
          </w:p>
          <w:p w14:paraId="306A6029" w14:textId="77777777" w:rsidR="00DF6F70" w:rsidRPr="00072586" w:rsidRDefault="00DF6F70" w:rsidP="00DF6F70">
            <w:pPr>
              <w:rPr>
                <w:rFonts w:asciiTheme="minorHAnsi" w:hAnsiTheme="minorHAnsi" w:cstheme="minorHAnsi"/>
                <w:color w:val="000000"/>
                <w:sz w:val="20"/>
                <w:szCs w:val="20"/>
              </w:rPr>
            </w:pPr>
          </w:p>
          <w:p w14:paraId="7BF7DF41" w14:textId="77777777" w:rsidR="00DF6F70" w:rsidRPr="00072586" w:rsidRDefault="00DF6F70" w:rsidP="00DF6F70">
            <w:pPr>
              <w:rPr>
                <w:rFonts w:asciiTheme="minorHAnsi" w:hAnsiTheme="minorHAnsi" w:cstheme="minorHAnsi"/>
                <w:color w:val="000000"/>
                <w:sz w:val="20"/>
                <w:szCs w:val="20"/>
              </w:rPr>
            </w:pPr>
            <w:r w:rsidRPr="00072586">
              <w:rPr>
                <w:rFonts w:asciiTheme="minorHAnsi" w:hAnsiTheme="minorHAnsi" w:cstheme="minorHAnsi"/>
                <w:color w:val="000000"/>
                <w:sz w:val="20"/>
                <w:szCs w:val="20"/>
              </w:rPr>
              <w:t>This charge is not fund-dependent but is sales channel dependent.</w:t>
            </w:r>
          </w:p>
          <w:p w14:paraId="7413FB52" w14:textId="77777777" w:rsidR="00DF6F70" w:rsidRPr="00072586" w:rsidRDefault="00DF6F70">
            <w:pPr>
              <w:rPr>
                <w:rFonts w:asciiTheme="minorHAnsi" w:hAnsiTheme="minorHAnsi" w:cstheme="minorHAnsi"/>
                <w:color w:val="000000"/>
                <w:sz w:val="20"/>
                <w:szCs w:val="20"/>
              </w:rPr>
            </w:pPr>
          </w:p>
        </w:tc>
      </w:tr>
      <w:tr w:rsidR="00B02DDE" w:rsidRPr="00072586" w14:paraId="09461E67" w14:textId="77777777" w:rsidTr="00ED41E4">
        <w:trPr>
          <w:trHeight w:val="525"/>
        </w:trPr>
        <w:tc>
          <w:tcPr>
            <w:tcW w:w="3109" w:type="dxa"/>
            <w:tcBorders>
              <w:top w:val="nil"/>
              <w:left w:val="single" w:sz="8" w:space="0" w:color="auto"/>
              <w:bottom w:val="single" w:sz="8" w:space="0" w:color="auto"/>
              <w:right w:val="single" w:sz="8" w:space="0" w:color="auto"/>
            </w:tcBorders>
            <w:vAlign w:val="center"/>
          </w:tcPr>
          <w:p w14:paraId="5D629827" w14:textId="77777777" w:rsidR="00B02DDE" w:rsidRPr="00072586" w:rsidRDefault="00B02DDE">
            <w:pPr>
              <w:rPr>
                <w:rFonts w:asciiTheme="minorHAnsi" w:hAnsiTheme="minorHAnsi" w:cstheme="minorHAnsi"/>
                <w:b/>
                <w:bCs/>
                <w:color w:val="000000"/>
                <w:sz w:val="20"/>
                <w:szCs w:val="20"/>
                <w:lang w:val="en-US"/>
              </w:rPr>
            </w:pPr>
            <w:r w:rsidRPr="00072586">
              <w:rPr>
                <w:rFonts w:asciiTheme="minorHAnsi" w:hAnsiTheme="minorHAnsi" w:cstheme="minorHAnsi"/>
                <w:b/>
                <w:bCs/>
                <w:color w:val="000000"/>
                <w:sz w:val="20"/>
                <w:szCs w:val="20"/>
                <w:lang w:val="en-US"/>
              </w:rPr>
              <w:lastRenderedPageBreak/>
              <w:t>GMAB Fund Switch Charge (4.3.3)</w:t>
            </w:r>
          </w:p>
        </w:tc>
        <w:tc>
          <w:tcPr>
            <w:tcW w:w="6601" w:type="dxa"/>
            <w:tcBorders>
              <w:top w:val="nil"/>
              <w:left w:val="nil"/>
              <w:bottom w:val="single" w:sz="8" w:space="0" w:color="auto"/>
              <w:right w:val="single" w:sz="8" w:space="0" w:color="auto"/>
            </w:tcBorders>
            <w:vAlign w:val="center"/>
          </w:tcPr>
          <w:p w14:paraId="2D7C012E" w14:textId="075C51BB" w:rsidR="00B02DDE" w:rsidRPr="00072586" w:rsidRDefault="00585A36">
            <w:pPr>
              <w:rPr>
                <w:rFonts w:asciiTheme="minorHAnsi" w:hAnsiTheme="minorHAnsi" w:cstheme="minorHAnsi"/>
                <w:color w:val="000000"/>
                <w:sz w:val="20"/>
                <w:szCs w:val="20"/>
                <w:lang w:val="en-US"/>
              </w:rPr>
            </w:pPr>
            <w:del w:id="1803" w:author="Gannon, Hugh (Allianz Global Life)" w:date="2026-06-30T11:06:00Z" w16du:dateUtc="2026-06-30T10:06:00Z">
              <w:r w:rsidRPr="00072586" w:rsidDel="00607941">
                <w:rPr>
                  <w:rFonts w:asciiTheme="minorHAnsi" w:hAnsiTheme="minorHAnsi" w:cstheme="minorHAnsi"/>
                  <w:color w:val="000000" w:themeColor="text1"/>
                  <w:sz w:val="20"/>
                  <w:szCs w:val="20"/>
                  <w:lang w:val="en-US"/>
                </w:rPr>
                <w:delText>[TBC]</w:delText>
              </w:r>
            </w:del>
            <w:ins w:id="1804" w:author="Gannon, Hugh (Allianz Global Life)" w:date="2026-06-30T11:06:00Z" w16du:dateUtc="2026-06-30T10:06:00Z">
              <w:r w:rsidR="00607941">
                <w:rPr>
                  <w:rFonts w:asciiTheme="minorHAnsi" w:hAnsiTheme="minorHAnsi" w:cstheme="minorHAnsi"/>
                  <w:color w:val="000000" w:themeColor="text1"/>
                  <w:sz w:val="20"/>
                  <w:szCs w:val="20"/>
                  <w:lang w:val="en-US"/>
                </w:rPr>
                <w:t>No switch charge will apply</w:t>
              </w:r>
            </w:ins>
          </w:p>
        </w:tc>
      </w:tr>
      <w:tr w:rsidR="00B02DDE" w:rsidRPr="00072586" w14:paraId="1766DD1B" w14:textId="77777777" w:rsidTr="00ED41E4">
        <w:trPr>
          <w:trHeight w:val="525"/>
        </w:trPr>
        <w:tc>
          <w:tcPr>
            <w:tcW w:w="3109" w:type="dxa"/>
            <w:tcBorders>
              <w:top w:val="nil"/>
              <w:left w:val="single" w:sz="8" w:space="0" w:color="auto"/>
              <w:bottom w:val="single" w:sz="8" w:space="0" w:color="auto"/>
              <w:right w:val="single" w:sz="8" w:space="0" w:color="auto"/>
            </w:tcBorders>
            <w:vAlign w:val="center"/>
          </w:tcPr>
          <w:p w14:paraId="6208FCFA" w14:textId="77777777" w:rsidR="00B02DDE" w:rsidRPr="00072586" w:rsidRDefault="00B02DDE">
            <w:pPr>
              <w:rPr>
                <w:rFonts w:asciiTheme="minorHAnsi" w:hAnsiTheme="minorHAnsi" w:cstheme="minorHAnsi"/>
                <w:b/>
                <w:bCs/>
                <w:color w:val="000000"/>
                <w:sz w:val="20"/>
                <w:szCs w:val="20"/>
                <w:lang w:val="en-US"/>
              </w:rPr>
            </w:pPr>
            <w:r w:rsidRPr="00072586">
              <w:rPr>
                <w:rFonts w:asciiTheme="minorHAnsi" w:hAnsiTheme="minorHAnsi" w:cstheme="minorHAnsi"/>
                <w:b/>
                <w:bCs/>
                <w:color w:val="000000"/>
                <w:sz w:val="20"/>
                <w:szCs w:val="20"/>
                <w:lang w:val="en-US"/>
              </w:rPr>
              <w:t xml:space="preserve">Fund-level Commission (4.3.4) </w:t>
            </w:r>
          </w:p>
        </w:tc>
        <w:tc>
          <w:tcPr>
            <w:tcW w:w="6601" w:type="dxa"/>
            <w:tcBorders>
              <w:top w:val="nil"/>
              <w:left w:val="nil"/>
              <w:bottom w:val="single" w:sz="8" w:space="0" w:color="auto"/>
              <w:right w:val="single" w:sz="8" w:space="0" w:color="auto"/>
            </w:tcBorders>
            <w:vAlign w:val="center"/>
          </w:tcPr>
          <w:p w14:paraId="434D349C" w14:textId="77777777" w:rsidR="00772522" w:rsidRPr="00072586" w:rsidRDefault="00772522" w:rsidP="00772522">
            <w:pPr>
              <w:rPr>
                <w:rFonts w:asciiTheme="minorHAnsi" w:hAnsiTheme="minorHAnsi" w:cstheme="minorHAnsi"/>
                <w:color w:val="000000"/>
                <w:sz w:val="20"/>
                <w:szCs w:val="20"/>
              </w:rPr>
            </w:pPr>
          </w:p>
          <w:p w14:paraId="0620497F" w14:textId="5447EE93" w:rsidR="00772522" w:rsidRPr="00072586" w:rsidRDefault="00772522" w:rsidP="00772522">
            <w:pPr>
              <w:rPr>
                <w:rFonts w:asciiTheme="minorHAnsi" w:hAnsiTheme="minorHAnsi" w:cstheme="minorHAnsi"/>
                <w:color w:val="000000"/>
                <w:sz w:val="20"/>
                <w:szCs w:val="20"/>
              </w:rPr>
            </w:pPr>
            <w:r w:rsidRPr="00072586">
              <w:rPr>
                <w:rFonts w:asciiTheme="minorHAnsi" w:hAnsiTheme="minorHAnsi" w:cstheme="minorHAnsi"/>
                <w:color w:val="000000"/>
                <w:sz w:val="20"/>
                <w:szCs w:val="20"/>
              </w:rPr>
              <w:t>There will be a number of commission options available (with a combination of initial and on-going commission):</w:t>
            </w:r>
          </w:p>
          <w:p w14:paraId="1FB03899" w14:textId="77777777" w:rsidR="00772522" w:rsidRDefault="00772522" w:rsidP="00772522">
            <w:pPr>
              <w:rPr>
                <w:ins w:id="1805" w:author="Gannon, Hugh (Allianz Global Life)" w:date="2026-06-30T11:05:00Z" w16du:dateUtc="2026-06-30T10:05:00Z"/>
                <w:rFonts w:asciiTheme="minorHAnsi" w:hAnsiTheme="minorHAnsi" w:cstheme="minorHAnsi"/>
                <w:color w:val="000000"/>
                <w:sz w:val="20"/>
                <w:szCs w:val="20"/>
              </w:rPr>
            </w:pPr>
          </w:p>
          <w:tbl>
            <w:tblPr>
              <w:tblW w:w="2780" w:type="dxa"/>
              <w:tblLook w:val="04A0" w:firstRow="1" w:lastRow="0" w:firstColumn="1" w:lastColumn="0" w:noHBand="0" w:noVBand="1"/>
            </w:tblPr>
            <w:tblGrid>
              <w:gridCol w:w="960"/>
              <w:gridCol w:w="1820"/>
            </w:tblGrid>
            <w:tr w:rsidR="00333E1C" w14:paraId="7E49BC85" w14:textId="77777777" w:rsidTr="00333E1C">
              <w:trPr>
                <w:trHeight w:val="450"/>
                <w:ins w:id="1806" w:author="Gannon, Hugh (Allianz Global Life)" w:date="2026-06-30T11:05:00Z"/>
              </w:trPr>
              <w:tc>
                <w:tcPr>
                  <w:tcW w:w="960" w:type="dxa"/>
                  <w:tcBorders>
                    <w:top w:val="single" w:sz="4" w:space="0" w:color="auto"/>
                    <w:left w:val="single" w:sz="4" w:space="0" w:color="auto"/>
                    <w:bottom w:val="single" w:sz="4" w:space="0" w:color="auto"/>
                    <w:right w:val="single" w:sz="4" w:space="0" w:color="auto"/>
                  </w:tcBorders>
                  <w:vAlign w:val="center"/>
                  <w:hideMark/>
                </w:tcPr>
                <w:p w14:paraId="70F33AE4" w14:textId="77777777" w:rsidR="00333E1C" w:rsidRDefault="00333E1C" w:rsidP="00333E1C">
                  <w:pPr>
                    <w:jc w:val="center"/>
                    <w:rPr>
                      <w:ins w:id="1807" w:author="Gannon, Hugh (Allianz Global Life)" w:date="2026-06-30T11:05:00Z" w16du:dateUtc="2026-06-30T10:05:00Z"/>
                      <w:rFonts w:ascii="Arial" w:hAnsi="Arial" w:cs="Arial"/>
                      <w:b/>
                      <w:bCs/>
                      <w:color w:val="000000"/>
                      <w:sz w:val="16"/>
                      <w:szCs w:val="16"/>
                      <w:lang w:val="en-US" w:eastAsia="en-US"/>
                    </w:rPr>
                  </w:pPr>
                  <w:ins w:id="1808" w:author="Gannon, Hugh (Allianz Global Life)" w:date="2026-06-30T11:05:00Z" w16du:dateUtc="2026-06-30T10:05:00Z">
                    <w:r>
                      <w:rPr>
                        <w:rFonts w:ascii="Arial" w:hAnsi="Arial" w:cs="Arial"/>
                        <w:b/>
                        <w:bCs/>
                        <w:color w:val="000000"/>
                        <w:sz w:val="16"/>
                        <w:szCs w:val="16"/>
                      </w:rPr>
                      <w:t>Product Code</w:t>
                    </w:r>
                  </w:ins>
                </w:p>
              </w:tc>
              <w:tc>
                <w:tcPr>
                  <w:tcW w:w="1820" w:type="dxa"/>
                  <w:tcBorders>
                    <w:top w:val="single" w:sz="4" w:space="0" w:color="auto"/>
                    <w:left w:val="nil"/>
                    <w:bottom w:val="single" w:sz="4" w:space="0" w:color="auto"/>
                    <w:right w:val="single" w:sz="4" w:space="0" w:color="auto"/>
                  </w:tcBorders>
                  <w:vAlign w:val="center"/>
                  <w:hideMark/>
                </w:tcPr>
                <w:p w14:paraId="3E2721D5" w14:textId="77777777" w:rsidR="00333E1C" w:rsidRDefault="00333E1C" w:rsidP="00333E1C">
                  <w:pPr>
                    <w:jc w:val="center"/>
                    <w:rPr>
                      <w:ins w:id="1809" w:author="Gannon, Hugh (Allianz Global Life)" w:date="2026-06-30T11:05:00Z" w16du:dateUtc="2026-06-30T10:05:00Z"/>
                      <w:rFonts w:ascii="Arial" w:hAnsi="Arial" w:cs="Arial"/>
                      <w:b/>
                      <w:bCs/>
                      <w:color w:val="000000"/>
                      <w:sz w:val="16"/>
                      <w:szCs w:val="16"/>
                    </w:rPr>
                  </w:pPr>
                  <w:ins w:id="1810" w:author="Gannon, Hugh (Allianz Global Life)" w:date="2026-06-30T11:05:00Z" w16du:dateUtc="2026-06-30T10:05:00Z">
                    <w:r>
                      <w:rPr>
                        <w:rFonts w:ascii="Arial" w:hAnsi="Arial" w:cs="Arial"/>
                        <w:b/>
                        <w:bCs/>
                        <w:color w:val="000000"/>
                        <w:sz w:val="16"/>
                        <w:szCs w:val="16"/>
                      </w:rPr>
                      <w:t>Fund-based Commission</w:t>
                    </w:r>
                  </w:ins>
                </w:p>
              </w:tc>
            </w:tr>
            <w:tr w:rsidR="00333E1C" w14:paraId="26DFB71A" w14:textId="77777777" w:rsidTr="00333E1C">
              <w:trPr>
                <w:trHeight w:val="255"/>
                <w:ins w:id="1811"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6DD239D8" w14:textId="77777777" w:rsidR="00333E1C" w:rsidRDefault="00333E1C" w:rsidP="00333E1C">
                  <w:pPr>
                    <w:rPr>
                      <w:ins w:id="1812" w:author="Gannon, Hugh (Allianz Global Life)" w:date="2026-06-30T11:05:00Z" w16du:dateUtc="2026-06-30T10:05:00Z"/>
                      <w:rFonts w:ascii="Arial" w:hAnsi="Arial" w:cs="Arial"/>
                      <w:color w:val="000000"/>
                      <w:sz w:val="16"/>
                      <w:szCs w:val="16"/>
                    </w:rPr>
                  </w:pPr>
                  <w:ins w:id="1813" w:author="Gannon, Hugh (Allianz Global Life)" w:date="2026-06-30T11:05:00Z" w16du:dateUtc="2026-06-30T10:05:00Z">
                    <w:r>
                      <w:rPr>
                        <w:rFonts w:ascii="Arial" w:hAnsi="Arial" w:cs="Arial"/>
                        <w:color w:val="000000"/>
                        <w:sz w:val="16"/>
                        <w:szCs w:val="16"/>
                      </w:rPr>
                      <w:t>A1</w:t>
                    </w:r>
                  </w:ins>
                </w:p>
              </w:tc>
              <w:tc>
                <w:tcPr>
                  <w:tcW w:w="1820" w:type="dxa"/>
                  <w:tcBorders>
                    <w:top w:val="nil"/>
                    <w:left w:val="nil"/>
                    <w:bottom w:val="single" w:sz="4" w:space="0" w:color="auto"/>
                    <w:right w:val="single" w:sz="4" w:space="0" w:color="auto"/>
                  </w:tcBorders>
                  <w:noWrap/>
                  <w:vAlign w:val="bottom"/>
                  <w:hideMark/>
                </w:tcPr>
                <w:p w14:paraId="3501F34E" w14:textId="77777777" w:rsidR="00333E1C" w:rsidRDefault="00333E1C" w:rsidP="00333E1C">
                  <w:pPr>
                    <w:jc w:val="right"/>
                    <w:rPr>
                      <w:ins w:id="1814" w:author="Gannon, Hugh (Allianz Global Life)" w:date="2026-06-30T11:05:00Z" w16du:dateUtc="2026-06-30T10:05:00Z"/>
                      <w:rFonts w:ascii="Arial" w:hAnsi="Arial" w:cs="Arial"/>
                      <w:color w:val="000000"/>
                      <w:sz w:val="16"/>
                      <w:szCs w:val="16"/>
                    </w:rPr>
                  </w:pPr>
                  <w:ins w:id="1815" w:author="Gannon, Hugh (Allianz Global Life)" w:date="2026-06-30T11:05:00Z" w16du:dateUtc="2026-06-30T10:05:00Z">
                    <w:r>
                      <w:rPr>
                        <w:rFonts w:ascii="Arial" w:hAnsi="Arial" w:cs="Arial"/>
                        <w:color w:val="000000"/>
                        <w:sz w:val="16"/>
                        <w:szCs w:val="16"/>
                      </w:rPr>
                      <w:t>0.00%</w:t>
                    </w:r>
                  </w:ins>
                </w:p>
              </w:tc>
            </w:tr>
            <w:tr w:rsidR="00333E1C" w14:paraId="7C5172FD" w14:textId="77777777" w:rsidTr="00333E1C">
              <w:trPr>
                <w:trHeight w:val="255"/>
                <w:ins w:id="1816"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6F802A06" w14:textId="77777777" w:rsidR="00333E1C" w:rsidRDefault="00333E1C" w:rsidP="00333E1C">
                  <w:pPr>
                    <w:rPr>
                      <w:ins w:id="1817" w:author="Gannon, Hugh (Allianz Global Life)" w:date="2026-06-30T11:05:00Z" w16du:dateUtc="2026-06-30T10:05:00Z"/>
                      <w:rFonts w:ascii="Arial" w:hAnsi="Arial" w:cs="Arial"/>
                      <w:color w:val="000000"/>
                      <w:sz w:val="16"/>
                      <w:szCs w:val="16"/>
                    </w:rPr>
                  </w:pPr>
                  <w:ins w:id="1818" w:author="Gannon, Hugh (Allianz Global Life)" w:date="2026-06-30T11:05:00Z" w16du:dateUtc="2026-06-30T10:05:00Z">
                    <w:r>
                      <w:rPr>
                        <w:rFonts w:ascii="Arial" w:hAnsi="Arial" w:cs="Arial"/>
                        <w:color w:val="000000"/>
                        <w:sz w:val="16"/>
                        <w:szCs w:val="16"/>
                      </w:rPr>
                      <w:t>B1</w:t>
                    </w:r>
                  </w:ins>
                </w:p>
              </w:tc>
              <w:tc>
                <w:tcPr>
                  <w:tcW w:w="1820" w:type="dxa"/>
                  <w:tcBorders>
                    <w:top w:val="nil"/>
                    <w:left w:val="nil"/>
                    <w:bottom w:val="single" w:sz="4" w:space="0" w:color="auto"/>
                    <w:right w:val="single" w:sz="4" w:space="0" w:color="auto"/>
                  </w:tcBorders>
                  <w:noWrap/>
                  <w:vAlign w:val="bottom"/>
                  <w:hideMark/>
                </w:tcPr>
                <w:p w14:paraId="22D91042" w14:textId="77777777" w:rsidR="00333E1C" w:rsidRDefault="00333E1C" w:rsidP="00333E1C">
                  <w:pPr>
                    <w:jc w:val="right"/>
                    <w:rPr>
                      <w:ins w:id="1819" w:author="Gannon, Hugh (Allianz Global Life)" w:date="2026-06-30T11:05:00Z" w16du:dateUtc="2026-06-30T10:05:00Z"/>
                      <w:rFonts w:ascii="Arial" w:hAnsi="Arial" w:cs="Arial"/>
                      <w:color w:val="000000"/>
                      <w:sz w:val="16"/>
                      <w:szCs w:val="16"/>
                    </w:rPr>
                  </w:pPr>
                  <w:ins w:id="1820" w:author="Gannon, Hugh (Allianz Global Life)" w:date="2026-06-30T11:05:00Z" w16du:dateUtc="2026-06-30T10:05:00Z">
                    <w:r>
                      <w:rPr>
                        <w:rFonts w:ascii="Arial" w:hAnsi="Arial" w:cs="Arial"/>
                        <w:color w:val="000000"/>
                        <w:sz w:val="16"/>
                        <w:szCs w:val="16"/>
                      </w:rPr>
                      <w:t>0.25%</w:t>
                    </w:r>
                  </w:ins>
                </w:p>
              </w:tc>
            </w:tr>
            <w:tr w:rsidR="00333E1C" w14:paraId="0D1B2018" w14:textId="77777777" w:rsidTr="00333E1C">
              <w:trPr>
                <w:trHeight w:val="255"/>
                <w:ins w:id="1821"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5BB54AE5" w14:textId="77777777" w:rsidR="00333E1C" w:rsidRDefault="00333E1C" w:rsidP="00333E1C">
                  <w:pPr>
                    <w:rPr>
                      <w:ins w:id="1822" w:author="Gannon, Hugh (Allianz Global Life)" w:date="2026-06-30T11:05:00Z" w16du:dateUtc="2026-06-30T10:05:00Z"/>
                      <w:rFonts w:ascii="Arial" w:hAnsi="Arial" w:cs="Arial"/>
                      <w:color w:val="000000"/>
                      <w:sz w:val="16"/>
                      <w:szCs w:val="16"/>
                    </w:rPr>
                  </w:pPr>
                  <w:ins w:id="1823" w:author="Gannon, Hugh (Allianz Global Life)" w:date="2026-06-30T11:05:00Z" w16du:dateUtc="2026-06-30T10:05:00Z">
                    <w:r>
                      <w:rPr>
                        <w:rFonts w:ascii="Arial" w:hAnsi="Arial" w:cs="Arial"/>
                        <w:color w:val="000000"/>
                        <w:sz w:val="16"/>
                        <w:szCs w:val="16"/>
                      </w:rPr>
                      <w:t>B2</w:t>
                    </w:r>
                  </w:ins>
                </w:p>
              </w:tc>
              <w:tc>
                <w:tcPr>
                  <w:tcW w:w="1820" w:type="dxa"/>
                  <w:tcBorders>
                    <w:top w:val="nil"/>
                    <w:left w:val="nil"/>
                    <w:bottom w:val="single" w:sz="4" w:space="0" w:color="auto"/>
                    <w:right w:val="single" w:sz="4" w:space="0" w:color="auto"/>
                  </w:tcBorders>
                  <w:noWrap/>
                  <w:vAlign w:val="bottom"/>
                  <w:hideMark/>
                </w:tcPr>
                <w:p w14:paraId="55071E1D" w14:textId="77777777" w:rsidR="00333E1C" w:rsidRDefault="00333E1C" w:rsidP="00333E1C">
                  <w:pPr>
                    <w:jc w:val="right"/>
                    <w:rPr>
                      <w:ins w:id="1824" w:author="Gannon, Hugh (Allianz Global Life)" w:date="2026-06-30T11:05:00Z" w16du:dateUtc="2026-06-30T10:05:00Z"/>
                      <w:rFonts w:ascii="Arial" w:hAnsi="Arial" w:cs="Arial"/>
                      <w:color w:val="000000"/>
                      <w:sz w:val="16"/>
                      <w:szCs w:val="16"/>
                    </w:rPr>
                  </w:pPr>
                  <w:ins w:id="1825" w:author="Gannon, Hugh (Allianz Global Life)" w:date="2026-06-30T11:05:00Z" w16du:dateUtc="2026-06-30T10:05:00Z">
                    <w:r>
                      <w:rPr>
                        <w:rFonts w:ascii="Arial" w:hAnsi="Arial" w:cs="Arial"/>
                        <w:color w:val="000000"/>
                        <w:sz w:val="16"/>
                        <w:szCs w:val="16"/>
                      </w:rPr>
                      <w:t>0.13%</w:t>
                    </w:r>
                  </w:ins>
                </w:p>
              </w:tc>
            </w:tr>
            <w:tr w:rsidR="00333E1C" w14:paraId="2D93FA5D" w14:textId="77777777" w:rsidTr="00333E1C">
              <w:trPr>
                <w:trHeight w:val="255"/>
                <w:ins w:id="1826"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64AAFF39" w14:textId="77777777" w:rsidR="00333E1C" w:rsidRDefault="00333E1C" w:rsidP="00333E1C">
                  <w:pPr>
                    <w:rPr>
                      <w:ins w:id="1827" w:author="Gannon, Hugh (Allianz Global Life)" w:date="2026-06-30T11:05:00Z" w16du:dateUtc="2026-06-30T10:05:00Z"/>
                      <w:rFonts w:ascii="Arial" w:hAnsi="Arial" w:cs="Arial"/>
                      <w:color w:val="000000"/>
                      <w:sz w:val="16"/>
                      <w:szCs w:val="16"/>
                    </w:rPr>
                  </w:pPr>
                  <w:ins w:id="1828" w:author="Gannon, Hugh (Allianz Global Life)" w:date="2026-06-30T11:05:00Z" w16du:dateUtc="2026-06-30T10:05:00Z">
                    <w:r>
                      <w:rPr>
                        <w:rFonts w:ascii="Arial" w:hAnsi="Arial" w:cs="Arial"/>
                        <w:color w:val="000000"/>
                        <w:sz w:val="16"/>
                        <w:szCs w:val="16"/>
                      </w:rPr>
                      <w:t>B3</w:t>
                    </w:r>
                  </w:ins>
                </w:p>
              </w:tc>
              <w:tc>
                <w:tcPr>
                  <w:tcW w:w="1820" w:type="dxa"/>
                  <w:tcBorders>
                    <w:top w:val="nil"/>
                    <w:left w:val="nil"/>
                    <w:bottom w:val="single" w:sz="4" w:space="0" w:color="auto"/>
                    <w:right w:val="single" w:sz="4" w:space="0" w:color="auto"/>
                  </w:tcBorders>
                  <w:noWrap/>
                  <w:vAlign w:val="bottom"/>
                  <w:hideMark/>
                </w:tcPr>
                <w:p w14:paraId="0F0E2AFE" w14:textId="77777777" w:rsidR="00333E1C" w:rsidRDefault="00333E1C" w:rsidP="00333E1C">
                  <w:pPr>
                    <w:jc w:val="right"/>
                    <w:rPr>
                      <w:ins w:id="1829" w:author="Gannon, Hugh (Allianz Global Life)" w:date="2026-06-30T11:05:00Z" w16du:dateUtc="2026-06-30T10:05:00Z"/>
                      <w:rFonts w:ascii="Arial" w:hAnsi="Arial" w:cs="Arial"/>
                      <w:color w:val="000000"/>
                      <w:sz w:val="16"/>
                      <w:szCs w:val="16"/>
                    </w:rPr>
                  </w:pPr>
                  <w:ins w:id="1830" w:author="Gannon, Hugh (Allianz Global Life)" w:date="2026-06-30T11:05:00Z" w16du:dateUtc="2026-06-30T10:05:00Z">
                    <w:r>
                      <w:rPr>
                        <w:rFonts w:ascii="Arial" w:hAnsi="Arial" w:cs="Arial"/>
                        <w:color w:val="000000"/>
                        <w:sz w:val="16"/>
                        <w:szCs w:val="16"/>
                      </w:rPr>
                      <w:t>0.00%</w:t>
                    </w:r>
                  </w:ins>
                </w:p>
              </w:tc>
            </w:tr>
            <w:tr w:rsidR="00333E1C" w14:paraId="267FB988" w14:textId="77777777" w:rsidTr="00333E1C">
              <w:trPr>
                <w:trHeight w:val="255"/>
                <w:ins w:id="1831"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20F87C15" w14:textId="77777777" w:rsidR="00333E1C" w:rsidRDefault="00333E1C" w:rsidP="00333E1C">
                  <w:pPr>
                    <w:rPr>
                      <w:ins w:id="1832" w:author="Gannon, Hugh (Allianz Global Life)" w:date="2026-06-30T11:05:00Z" w16du:dateUtc="2026-06-30T10:05:00Z"/>
                      <w:rFonts w:ascii="Arial" w:hAnsi="Arial" w:cs="Arial"/>
                      <w:color w:val="000000"/>
                      <w:sz w:val="16"/>
                      <w:szCs w:val="16"/>
                    </w:rPr>
                  </w:pPr>
                  <w:ins w:id="1833" w:author="Gannon, Hugh (Allianz Global Life)" w:date="2026-06-30T11:05:00Z" w16du:dateUtc="2026-06-30T10:05:00Z">
                    <w:r>
                      <w:rPr>
                        <w:rFonts w:ascii="Arial" w:hAnsi="Arial" w:cs="Arial"/>
                        <w:color w:val="000000"/>
                        <w:sz w:val="16"/>
                        <w:szCs w:val="16"/>
                      </w:rPr>
                      <w:t>C1</w:t>
                    </w:r>
                  </w:ins>
                </w:p>
              </w:tc>
              <w:tc>
                <w:tcPr>
                  <w:tcW w:w="1820" w:type="dxa"/>
                  <w:tcBorders>
                    <w:top w:val="nil"/>
                    <w:left w:val="nil"/>
                    <w:bottom w:val="single" w:sz="4" w:space="0" w:color="auto"/>
                    <w:right w:val="single" w:sz="4" w:space="0" w:color="auto"/>
                  </w:tcBorders>
                  <w:noWrap/>
                  <w:vAlign w:val="bottom"/>
                  <w:hideMark/>
                </w:tcPr>
                <w:p w14:paraId="77BCF13D" w14:textId="77777777" w:rsidR="00333E1C" w:rsidRDefault="00333E1C" w:rsidP="00333E1C">
                  <w:pPr>
                    <w:jc w:val="right"/>
                    <w:rPr>
                      <w:ins w:id="1834" w:author="Gannon, Hugh (Allianz Global Life)" w:date="2026-06-30T11:05:00Z" w16du:dateUtc="2026-06-30T10:05:00Z"/>
                      <w:rFonts w:ascii="Arial" w:hAnsi="Arial" w:cs="Arial"/>
                      <w:color w:val="000000"/>
                      <w:sz w:val="16"/>
                      <w:szCs w:val="16"/>
                    </w:rPr>
                  </w:pPr>
                  <w:ins w:id="1835" w:author="Gannon, Hugh (Allianz Global Life)" w:date="2026-06-30T11:05:00Z" w16du:dateUtc="2026-06-30T10:05:00Z">
                    <w:r>
                      <w:rPr>
                        <w:rFonts w:ascii="Arial" w:hAnsi="Arial" w:cs="Arial"/>
                        <w:color w:val="000000"/>
                        <w:sz w:val="16"/>
                        <w:szCs w:val="16"/>
                      </w:rPr>
                      <w:t>0.50%</w:t>
                    </w:r>
                  </w:ins>
                </w:p>
              </w:tc>
            </w:tr>
            <w:tr w:rsidR="00333E1C" w14:paraId="4C618085" w14:textId="77777777" w:rsidTr="00333E1C">
              <w:trPr>
                <w:trHeight w:val="255"/>
                <w:ins w:id="1836"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0CFD605D" w14:textId="77777777" w:rsidR="00333E1C" w:rsidRDefault="00333E1C" w:rsidP="00333E1C">
                  <w:pPr>
                    <w:rPr>
                      <w:ins w:id="1837" w:author="Gannon, Hugh (Allianz Global Life)" w:date="2026-06-30T11:05:00Z" w16du:dateUtc="2026-06-30T10:05:00Z"/>
                      <w:rFonts w:ascii="Arial" w:hAnsi="Arial" w:cs="Arial"/>
                      <w:color w:val="000000"/>
                      <w:sz w:val="16"/>
                      <w:szCs w:val="16"/>
                    </w:rPr>
                  </w:pPr>
                  <w:ins w:id="1838" w:author="Gannon, Hugh (Allianz Global Life)" w:date="2026-06-30T11:05:00Z" w16du:dateUtc="2026-06-30T10:05:00Z">
                    <w:r>
                      <w:rPr>
                        <w:rFonts w:ascii="Arial" w:hAnsi="Arial" w:cs="Arial"/>
                        <w:color w:val="000000"/>
                        <w:sz w:val="16"/>
                        <w:szCs w:val="16"/>
                      </w:rPr>
                      <w:t>C2</w:t>
                    </w:r>
                  </w:ins>
                </w:p>
              </w:tc>
              <w:tc>
                <w:tcPr>
                  <w:tcW w:w="1820" w:type="dxa"/>
                  <w:tcBorders>
                    <w:top w:val="nil"/>
                    <w:left w:val="nil"/>
                    <w:bottom w:val="single" w:sz="4" w:space="0" w:color="auto"/>
                    <w:right w:val="single" w:sz="4" w:space="0" w:color="auto"/>
                  </w:tcBorders>
                  <w:noWrap/>
                  <w:vAlign w:val="bottom"/>
                  <w:hideMark/>
                </w:tcPr>
                <w:p w14:paraId="6F668DF9" w14:textId="77777777" w:rsidR="00333E1C" w:rsidRDefault="00333E1C" w:rsidP="00333E1C">
                  <w:pPr>
                    <w:jc w:val="right"/>
                    <w:rPr>
                      <w:ins w:id="1839" w:author="Gannon, Hugh (Allianz Global Life)" w:date="2026-06-30T11:05:00Z" w16du:dateUtc="2026-06-30T10:05:00Z"/>
                      <w:rFonts w:ascii="Arial" w:hAnsi="Arial" w:cs="Arial"/>
                      <w:color w:val="000000"/>
                      <w:sz w:val="16"/>
                      <w:szCs w:val="16"/>
                    </w:rPr>
                  </w:pPr>
                  <w:ins w:id="1840" w:author="Gannon, Hugh (Allianz Global Life)" w:date="2026-06-30T11:05:00Z" w16du:dateUtc="2026-06-30T10:05:00Z">
                    <w:r>
                      <w:rPr>
                        <w:rFonts w:ascii="Arial" w:hAnsi="Arial" w:cs="Arial"/>
                        <w:color w:val="000000"/>
                        <w:sz w:val="16"/>
                        <w:szCs w:val="16"/>
                      </w:rPr>
                      <w:t>0.38%</w:t>
                    </w:r>
                  </w:ins>
                </w:p>
              </w:tc>
            </w:tr>
            <w:tr w:rsidR="00333E1C" w14:paraId="45D4250E" w14:textId="77777777" w:rsidTr="00333E1C">
              <w:trPr>
                <w:trHeight w:val="255"/>
                <w:ins w:id="1841"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538C39EB" w14:textId="77777777" w:rsidR="00333E1C" w:rsidRDefault="00333E1C" w:rsidP="00333E1C">
                  <w:pPr>
                    <w:rPr>
                      <w:ins w:id="1842" w:author="Gannon, Hugh (Allianz Global Life)" w:date="2026-06-30T11:05:00Z" w16du:dateUtc="2026-06-30T10:05:00Z"/>
                      <w:rFonts w:ascii="Arial" w:hAnsi="Arial" w:cs="Arial"/>
                      <w:color w:val="000000"/>
                      <w:sz w:val="16"/>
                      <w:szCs w:val="16"/>
                    </w:rPr>
                  </w:pPr>
                  <w:ins w:id="1843" w:author="Gannon, Hugh (Allianz Global Life)" w:date="2026-06-30T11:05:00Z" w16du:dateUtc="2026-06-30T10:05:00Z">
                    <w:r>
                      <w:rPr>
                        <w:rFonts w:ascii="Arial" w:hAnsi="Arial" w:cs="Arial"/>
                        <w:color w:val="000000"/>
                        <w:sz w:val="16"/>
                        <w:szCs w:val="16"/>
                      </w:rPr>
                      <w:t>C3</w:t>
                    </w:r>
                  </w:ins>
                </w:p>
              </w:tc>
              <w:tc>
                <w:tcPr>
                  <w:tcW w:w="1820" w:type="dxa"/>
                  <w:tcBorders>
                    <w:top w:val="nil"/>
                    <w:left w:val="nil"/>
                    <w:bottom w:val="single" w:sz="4" w:space="0" w:color="auto"/>
                    <w:right w:val="single" w:sz="4" w:space="0" w:color="auto"/>
                  </w:tcBorders>
                  <w:noWrap/>
                  <w:vAlign w:val="bottom"/>
                  <w:hideMark/>
                </w:tcPr>
                <w:p w14:paraId="4596D0C6" w14:textId="77777777" w:rsidR="00333E1C" w:rsidRDefault="00333E1C" w:rsidP="00333E1C">
                  <w:pPr>
                    <w:jc w:val="right"/>
                    <w:rPr>
                      <w:ins w:id="1844" w:author="Gannon, Hugh (Allianz Global Life)" w:date="2026-06-30T11:05:00Z" w16du:dateUtc="2026-06-30T10:05:00Z"/>
                      <w:rFonts w:ascii="Arial" w:hAnsi="Arial" w:cs="Arial"/>
                      <w:color w:val="000000"/>
                      <w:sz w:val="16"/>
                      <w:szCs w:val="16"/>
                    </w:rPr>
                  </w:pPr>
                  <w:ins w:id="1845" w:author="Gannon, Hugh (Allianz Global Life)" w:date="2026-06-30T11:05:00Z" w16du:dateUtc="2026-06-30T10:05:00Z">
                    <w:r>
                      <w:rPr>
                        <w:rFonts w:ascii="Arial" w:hAnsi="Arial" w:cs="Arial"/>
                        <w:color w:val="000000"/>
                        <w:sz w:val="16"/>
                        <w:szCs w:val="16"/>
                      </w:rPr>
                      <w:t>0.25%</w:t>
                    </w:r>
                  </w:ins>
                </w:p>
              </w:tc>
            </w:tr>
            <w:tr w:rsidR="00333E1C" w14:paraId="328279E3" w14:textId="77777777" w:rsidTr="00333E1C">
              <w:trPr>
                <w:trHeight w:val="255"/>
                <w:ins w:id="1846"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769E5DDA" w14:textId="77777777" w:rsidR="00333E1C" w:rsidRDefault="00333E1C" w:rsidP="00333E1C">
                  <w:pPr>
                    <w:rPr>
                      <w:ins w:id="1847" w:author="Gannon, Hugh (Allianz Global Life)" w:date="2026-06-30T11:05:00Z" w16du:dateUtc="2026-06-30T10:05:00Z"/>
                      <w:rFonts w:ascii="Arial" w:hAnsi="Arial" w:cs="Arial"/>
                      <w:color w:val="000000"/>
                      <w:sz w:val="16"/>
                      <w:szCs w:val="16"/>
                    </w:rPr>
                  </w:pPr>
                  <w:ins w:id="1848" w:author="Gannon, Hugh (Allianz Global Life)" w:date="2026-06-30T11:05:00Z" w16du:dateUtc="2026-06-30T10:05:00Z">
                    <w:r>
                      <w:rPr>
                        <w:rFonts w:ascii="Arial" w:hAnsi="Arial" w:cs="Arial"/>
                        <w:color w:val="000000"/>
                        <w:sz w:val="16"/>
                        <w:szCs w:val="16"/>
                      </w:rPr>
                      <w:t>C4</w:t>
                    </w:r>
                  </w:ins>
                </w:p>
              </w:tc>
              <w:tc>
                <w:tcPr>
                  <w:tcW w:w="1820" w:type="dxa"/>
                  <w:tcBorders>
                    <w:top w:val="nil"/>
                    <w:left w:val="nil"/>
                    <w:bottom w:val="single" w:sz="4" w:space="0" w:color="auto"/>
                    <w:right w:val="single" w:sz="4" w:space="0" w:color="auto"/>
                  </w:tcBorders>
                  <w:noWrap/>
                  <w:vAlign w:val="bottom"/>
                  <w:hideMark/>
                </w:tcPr>
                <w:p w14:paraId="3483773F" w14:textId="77777777" w:rsidR="00333E1C" w:rsidRDefault="00333E1C" w:rsidP="00333E1C">
                  <w:pPr>
                    <w:jc w:val="right"/>
                    <w:rPr>
                      <w:ins w:id="1849" w:author="Gannon, Hugh (Allianz Global Life)" w:date="2026-06-30T11:05:00Z" w16du:dateUtc="2026-06-30T10:05:00Z"/>
                      <w:rFonts w:ascii="Arial" w:hAnsi="Arial" w:cs="Arial"/>
                      <w:color w:val="000000"/>
                      <w:sz w:val="16"/>
                      <w:szCs w:val="16"/>
                    </w:rPr>
                  </w:pPr>
                  <w:ins w:id="1850" w:author="Gannon, Hugh (Allianz Global Life)" w:date="2026-06-30T11:05:00Z" w16du:dateUtc="2026-06-30T10:05:00Z">
                    <w:r>
                      <w:rPr>
                        <w:rFonts w:ascii="Arial" w:hAnsi="Arial" w:cs="Arial"/>
                        <w:color w:val="000000"/>
                        <w:sz w:val="16"/>
                        <w:szCs w:val="16"/>
                      </w:rPr>
                      <w:t>0.13%</w:t>
                    </w:r>
                  </w:ins>
                </w:p>
              </w:tc>
            </w:tr>
            <w:tr w:rsidR="00333E1C" w14:paraId="3267A832" w14:textId="77777777" w:rsidTr="00333E1C">
              <w:trPr>
                <w:trHeight w:val="255"/>
                <w:ins w:id="1851"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528AD6AD" w14:textId="77777777" w:rsidR="00333E1C" w:rsidRDefault="00333E1C" w:rsidP="00333E1C">
                  <w:pPr>
                    <w:rPr>
                      <w:ins w:id="1852" w:author="Gannon, Hugh (Allianz Global Life)" w:date="2026-06-30T11:05:00Z" w16du:dateUtc="2026-06-30T10:05:00Z"/>
                      <w:rFonts w:ascii="Arial" w:hAnsi="Arial" w:cs="Arial"/>
                      <w:color w:val="000000"/>
                      <w:sz w:val="16"/>
                      <w:szCs w:val="16"/>
                    </w:rPr>
                  </w:pPr>
                  <w:ins w:id="1853" w:author="Gannon, Hugh (Allianz Global Life)" w:date="2026-06-30T11:05:00Z" w16du:dateUtc="2026-06-30T10:05:00Z">
                    <w:r>
                      <w:rPr>
                        <w:rFonts w:ascii="Arial" w:hAnsi="Arial" w:cs="Arial"/>
                        <w:color w:val="000000"/>
                        <w:sz w:val="16"/>
                        <w:szCs w:val="16"/>
                      </w:rPr>
                      <w:t>C5</w:t>
                    </w:r>
                  </w:ins>
                </w:p>
              </w:tc>
              <w:tc>
                <w:tcPr>
                  <w:tcW w:w="1820" w:type="dxa"/>
                  <w:tcBorders>
                    <w:top w:val="nil"/>
                    <w:left w:val="nil"/>
                    <w:bottom w:val="single" w:sz="4" w:space="0" w:color="auto"/>
                    <w:right w:val="single" w:sz="4" w:space="0" w:color="auto"/>
                  </w:tcBorders>
                  <w:noWrap/>
                  <w:vAlign w:val="bottom"/>
                  <w:hideMark/>
                </w:tcPr>
                <w:p w14:paraId="335A8330" w14:textId="77777777" w:rsidR="00333E1C" w:rsidRDefault="00333E1C" w:rsidP="00333E1C">
                  <w:pPr>
                    <w:jc w:val="right"/>
                    <w:rPr>
                      <w:ins w:id="1854" w:author="Gannon, Hugh (Allianz Global Life)" w:date="2026-06-30T11:05:00Z" w16du:dateUtc="2026-06-30T10:05:00Z"/>
                      <w:rFonts w:ascii="Arial" w:hAnsi="Arial" w:cs="Arial"/>
                      <w:color w:val="000000"/>
                      <w:sz w:val="16"/>
                      <w:szCs w:val="16"/>
                    </w:rPr>
                  </w:pPr>
                  <w:ins w:id="1855" w:author="Gannon, Hugh (Allianz Global Life)" w:date="2026-06-30T11:05:00Z" w16du:dateUtc="2026-06-30T10:05:00Z">
                    <w:r>
                      <w:rPr>
                        <w:rFonts w:ascii="Arial" w:hAnsi="Arial" w:cs="Arial"/>
                        <w:color w:val="000000"/>
                        <w:sz w:val="16"/>
                        <w:szCs w:val="16"/>
                      </w:rPr>
                      <w:t>0.00%</w:t>
                    </w:r>
                  </w:ins>
                </w:p>
              </w:tc>
            </w:tr>
            <w:tr w:rsidR="00333E1C" w14:paraId="620C9F01" w14:textId="77777777" w:rsidTr="00333E1C">
              <w:trPr>
                <w:trHeight w:val="255"/>
                <w:ins w:id="1856"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4DAC653F" w14:textId="77777777" w:rsidR="00333E1C" w:rsidRDefault="00333E1C" w:rsidP="00333E1C">
                  <w:pPr>
                    <w:rPr>
                      <w:ins w:id="1857" w:author="Gannon, Hugh (Allianz Global Life)" w:date="2026-06-30T11:05:00Z" w16du:dateUtc="2026-06-30T10:05:00Z"/>
                      <w:rFonts w:ascii="Arial" w:hAnsi="Arial" w:cs="Arial"/>
                      <w:color w:val="000000"/>
                      <w:sz w:val="16"/>
                      <w:szCs w:val="16"/>
                    </w:rPr>
                  </w:pPr>
                  <w:ins w:id="1858" w:author="Gannon, Hugh (Allianz Global Life)" w:date="2026-06-30T11:05:00Z" w16du:dateUtc="2026-06-30T10:05:00Z">
                    <w:r>
                      <w:rPr>
                        <w:rFonts w:ascii="Arial" w:hAnsi="Arial" w:cs="Arial"/>
                        <w:color w:val="000000"/>
                        <w:sz w:val="16"/>
                        <w:szCs w:val="16"/>
                      </w:rPr>
                      <w:t>D1</w:t>
                    </w:r>
                  </w:ins>
                </w:p>
              </w:tc>
              <w:tc>
                <w:tcPr>
                  <w:tcW w:w="1820" w:type="dxa"/>
                  <w:tcBorders>
                    <w:top w:val="nil"/>
                    <w:left w:val="nil"/>
                    <w:bottom w:val="single" w:sz="4" w:space="0" w:color="auto"/>
                    <w:right w:val="single" w:sz="4" w:space="0" w:color="auto"/>
                  </w:tcBorders>
                  <w:noWrap/>
                  <w:vAlign w:val="bottom"/>
                  <w:hideMark/>
                </w:tcPr>
                <w:p w14:paraId="69B50EFB" w14:textId="77777777" w:rsidR="00333E1C" w:rsidRDefault="00333E1C" w:rsidP="00333E1C">
                  <w:pPr>
                    <w:jc w:val="right"/>
                    <w:rPr>
                      <w:ins w:id="1859" w:author="Gannon, Hugh (Allianz Global Life)" w:date="2026-06-30T11:05:00Z" w16du:dateUtc="2026-06-30T10:05:00Z"/>
                      <w:rFonts w:ascii="Arial" w:hAnsi="Arial" w:cs="Arial"/>
                      <w:color w:val="000000"/>
                      <w:sz w:val="16"/>
                      <w:szCs w:val="16"/>
                    </w:rPr>
                  </w:pPr>
                  <w:ins w:id="1860" w:author="Gannon, Hugh (Allianz Global Life)" w:date="2026-06-30T11:05:00Z" w16du:dateUtc="2026-06-30T10:05:00Z">
                    <w:r>
                      <w:rPr>
                        <w:rFonts w:ascii="Arial" w:hAnsi="Arial" w:cs="Arial"/>
                        <w:color w:val="000000"/>
                        <w:sz w:val="16"/>
                        <w:szCs w:val="16"/>
                      </w:rPr>
                      <w:t>0.75%</w:t>
                    </w:r>
                  </w:ins>
                </w:p>
              </w:tc>
            </w:tr>
            <w:tr w:rsidR="00333E1C" w14:paraId="2A15DD62" w14:textId="77777777" w:rsidTr="00333E1C">
              <w:trPr>
                <w:trHeight w:val="255"/>
                <w:ins w:id="1861"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193CD1D1" w14:textId="77777777" w:rsidR="00333E1C" w:rsidRDefault="00333E1C" w:rsidP="00333E1C">
                  <w:pPr>
                    <w:rPr>
                      <w:ins w:id="1862" w:author="Gannon, Hugh (Allianz Global Life)" w:date="2026-06-30T11:05:00Z" w16du:dateUtc="2026-06-30T10:05:00Z"/>
                      <w:rFonts w:ascii="Arial" w:hAnsi="Arial" w:cs="Arial"/>
                      <w:color w:val="000000"/>
                      <w:sz w:val="16"/>
                      <w:szCs w:val="16"/>
                    </w:rPr>
                  </w:pPr>
                  <w:ins w:id="1863" w:author="Gannon, Hugh (Allianz Global Life)" w:date="2026-06-30T11:05:00Z" w16du:dateUtc="2026-06-30T10:05:00Z">
                    <w:r>
                      <w:rPr>
                        <w:rFonts w:ascii="Arial" w:hAnsi="Arial" w:cs="Arial"/>
                        <w:color w:val="000000"/>
                        <w:sz w:val="16"/>
                        <w:szCs w:val="16"/>
                      </w:rPr>
                      <w:t>D2</w:t>
                    </w:r>
                  </w:ins>
                </w:p>
              </w:tc>
              <w:tc>
                <w:tcPr>
                  <w:tcW w:w="1820" w:type="dxa"/>
                  <w:tcBorders>
                    <w:top w:val="nil"/>
                    <w:left w:val="nil"/>
                    <w:bottom w:val="single" w:sz="4" w:space="0" w:color="auto"/>
                    <w:right w:val="single" w:sz="4" w:space="0" w:color="auto"/>
                  </w:tcBorders>
                  <w:noWrap/>
                  <w:vAlign w:val="bottom"/>
                  <w:hideMark/>
                </w:tcPr>
                <w:p w14:paraId="4D49FA58" w14:textId="77777777" w:rsidR="00333E1C" w:rsidRDefault="00333E1C" w:rsidP="00333E1C">
                  <w:pPr>
                    <w:jc w:val="right"/>
                    <w:rPr>
                      <w:ins w:id="1864" w:author="Gannon, Hugh (Allianz Global Life)" w:date="2026-06-30T11:05:00Z" w16du:dateUtc="2026-06-30T10:05:00Z"/>
                      <w:rFonts w:ascii="Arial" w:hAnsi="Arial" w:cs="Arial"/>
                      <w:color w:val="000000"/>
                      <w:sz w:val="16"/>
                      <w:szCs w:val="16"/>
                    </w:rPr>
                  </w:pPr>
                  <w:ins w:id="1865" w:author="Gannon, Hugh (Allianz Global Life)" w:date="2026-06-30T11:05:00Z" w16du:dateUtc="2026-06-30T10:05:00Z">
                    <w:r>
                      <w:rPr>
                        <w:rFonts w:ascii="Arial" w:hAnsi="Arial" w:cs="Arial"/>
                        <w:color w:val="000000"/>
                        <w:sz w:val="16"/>
                        <w:szCs w:val="16"/>
                      </w:rPr>
                      <w:t>0.63%</w:t>
                    </w:r>
                  </w:ins>
                </w:p>
              </w:tc>
            </w:tr>
            <w:tr w:rsidR="00333E1C" w14:paraId="6133D2E6" w14:textId="77777777" w:rsidTr="00333E1C">
              <w:trPr>
                <w:trHeight w:val="255"/>
                <w:ins w:id="1866"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23DAC328" w14:textId="77777777" w:rsidR="00333E1C" w:rsidRDefault="00333E1C" w:rsidP="00333E1C">
                  <w:pPr>
                    <w:rPr>
                      <w:ins w:id="1867" w:author="Gannon, Hugh (Allianz Global Life)" w:date="2026-06-30T11:05:00Z" w16du:dateUtc="2026-06-30T10:05:00Z"/>
                      <w:rFonts w:ascii="Arial" w:hAnsi="Arial" w:cs="Arial"/>
                      <w:color w:val="000000"/>
                      <w:sz w:val="16"/>
                      <w:szCs w:val="16"/>
                    </w:rPr>
                  </w:pPr>
                  <w:ins w:id="1868" w:author="Gannon, Hugh (Allianz Global Life)" w:date="2026-06-30T11:05:00Z" w16du:dateUtc="2026-06-30T10:05:00Z">
                    <w:r>
                      <w:rPr>
                        <w:rFonts w:ascii="Arial" w:hAnsi="Arial" w:cs="Arial"/>
                        <w:color w:val="000000"/>
                        <w:sz w:val="16"/>
                        <w:szCs w:val="16"/>
                      </w:rPr>
                      <w:t>D3</w:t>
                    </w:r>
                  </w:ins>
                </w:p>
              </w:tc>
              <w:tc>
                <w:tcPr>
                  <w:tcW w:w="1820" w:type="dxa"/>
                  <w:tcBorders>
                    <w:top w:val="nil"/>
                    <w:left w:val="nil"/>
                    <w:bottom w:val="single" w:sz="4" w:space="0" w:color="auto"/>
                    <w:right w:val="single" w:sz="4" w:space="0" w:color="auto"/>
                  </w:tcBorders>
                  <w:noWrap/>
                  <w:vAlign w:val="bottom"/>
                  <w:hideMark/>
                </w:tcPr>
                <w:p w14:paraId="1A7DA51C" w14:textId="77777777" w:rsidR="00333E1C" w:rsidRDefault="00333E1C" w:rsidP="00333E1C">
                  <w:pPr>
                    <w:jc w:val="right"/>
                    <w:rPr>
                      <w:ins w:id="1869" w:author="Gannon, Hugh (Allianz Global Life)" w:date="2026-06-30T11:05:00Z" w16du:dateUtc="2026-06-30T10:05:00Z"/>
                      <w:rFonts w:ascii="Arial" w:hAnsi="Arial" w:cs="Arial"/>
                      <w:color w:val="000000"/>
                      <w:sz w:val="16"/>
                      <w:szCs w:val="16"/>
                    </w:rPr>
                  </w:pPr>
                  <w:ins w:id="1870" w:author="Gannon, Hugh (Allianz Global Life)" w:date="2026-06-30T11:05:00Z" w16du:dateUtc="2026-06-30T10:05:00Z">
                    <w:r>
                      <w:rPr>
                        <w:rFonts w:ascii="Arial" w:hAnsi="Arial" w:cs="Arial"/>
                        <w:color w:val="000000"/>
                        <w:sz w:val="16"/>
                        <w:szCs w:val="16"/>
                      </w:rPr>
                      <w:t>0.50%</w:t>
                    </w:r>
                  </w:ins>
                </w:p>
              </w:tc>
            </w:tr>
            <w:tr w:rsidR="00333E1C" w14:paraId="49CC72B4" w14:textId="77777777" w:rsidTr="00333E1C">
              <w:trPr>
                <w:trHeight w:val="255"/>
                <w:ins w:id="1871"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1C2EB672" w14:textId="77777777" w:rsidR="00333E1C" w:rsidRDefault="00333E1C" w:rsidP="00333E1C">
                  <w:pPr>
                    <w:rPr>
                      <w:ins w:id="1872" w:author="Gannon, Hugh (Allianz Global Life)" w:date="2026-06-30T11:05:00Z" w16du:dateUtc="2026-06-30T10:05:00Z"/>
                      <w:rFonts w:ascii="Arial" w:hAnsi="Arial" w:cs="Arial"/>
                      <w:color w:val="000000"/>
                      <w:sz w:val="16"/>
                      <w:szCs w:val="16"/>
                    </w:rPr>
                  </w:pPr>
                  <w:ins w:id="1873" w:author="Gannon, Hugh (Allianz Global Life)" w:date="2026-06-30T11:05:00Z" w16du:dateUtc="2026-06-30T10:05:00Z">
                    <w:r>
                      <w:rPr>
                        <w:rFonts w:ascii="Arial" w:hAnsi="Arial" w:cs="Arial"/>
                        <w:color w:val="000000"/>
                        <w:sz w:val="16"/>
                        <w:szCs w:val="16"/>
                      </w:rPr>
                      <w:t>D4</w:t>
                    </w:r>
                  </w:ins>
                </w:p>
              </w:tc>
              <w:tc>
                <w:tcPr>
                  <w:tcW w:w="1820" w:type="dxa"/>
                  <w:tcBorders>
                    <w:top w:val="nil"/>
                    <w:left w:val="nil"/>
                    <w:bottom w:val="single" w:sz="4" w:space="0" w:color="auto"/>
                    <w:right w:val="single" w:sz="4" w:space="0" w:color="auto"/>
                  </w:tcBorders>
                  <w:noWrap/>
                  <w:vAlign w:val="bottom"/>
                  <w:hideMark/>
                </w:tcPr>
                <w:p w14:paraId="4719F4AD" w14:textId="77777777" w:rsidR="00333E1C" w:rsidRDefault="00333E1C" w:rsidP="00333E1C">
                  <w:pPr>
                    <w:jc w:val="right"/>
                    <w:rPr>
                      <w:ins w:id="1874" w:author="Gannon, Hugh (Allianz Global Life)" w:date="2026-06-30T11:05:00Z" w16du:dateUtc="2026-06-30T10:05:00Z"/>
                      <w:rFonts w:ascii="Arial" w:hAnsi="Arial" w:cs="Arial"/>
                      <w:color w:val="000000"/>
                      <w:sz w:val="16"/>
                      <w:szCs w:val="16"/>
                    </w:rPr>
                  </w:pPr>
                  <w:ins w:id="1875" w:author="Gannon, Hugh (Allianz Global Life)" w:date="2026-06-30T11:05:00Z" w16du:dateUtc="2026-06-30T10:05:00Z">
                    <w:r>
                      <w:rPr>
                        <w:rFonts w:ascii="Arial" w:hAnsi="Arial" w:cs="Arial"/>
                        <w:color w:val="000000"/>
                        <w:sz w:val="16"/>
                        <w:szCs w:val="16"/>
                      </w:rPr>
                      <w:t>0.38%</w:t>
                    </w:r>
                  </w:ins>
                </w:p>
              </w:tc>
            </w:tr>
            <w:tr w:rsidR="00333E1C" w14:paraId="0A7A56BD" w14:textId="77777777" w:rsidTr="00333E1C">
              <w:trPr>
                <w:trHeight w:val="255"/>
                <w:ins w:id="1876"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435945C6" w14:textId="77777777" w:rsidR="00333E1C" w:rsidRDefault="00333E1C" w:rsidP="00333E1C">
                  <w:pPr>
                    <w:rPr>
                      <w:ins w:id="1877" w:author="Gannon, Hugh (Allianz Global Life)" w:date="2026-06-30T11:05:00Z" w16du:dateUtc="2026-06-30T10:05:00Z"/>
                      <w:rFonts w:ascii="Arial" w:hAnsi="Arial" w:cs="Arial"/>
                      <w:color w:val="000000"/>
                      <w:sz w:val="16"/>
                      <w:szCs w:val="16"/>
                    </w:rPr>
                  </w:pPr>
                  <w:ins w:id="1878" w:author="Gannon, Hugh (Allianz Global Life)" w:date="2026-06-30T11:05:00Z" w16du:dateUtc="2026-06-30T10:05:00Z">
                    <w:r>
                      <w:rPr>
                        <w:rFonts w:ascii="Arial" w:hAnsi="Arial" w:cs="Arial"/>
                        <w:color w:val="000000"/>
                        <w:sz w:val="16"/>
                        <w:szCs w:val="16"/>
                      </w:rPr>
                      <w:t>D5</w:t>
                    </w:r>
                  </w:ins>
                </w:p>
              </w:tc>
              <w:tc>
                <w:tcPr>
                  <w:tcW w:w="1820" w:type="dxa"/>
                  <w:tcBorders>
                    <w:top w:val="nil"/>
                    <w:left w:val="nil"/>
                    <w:bottom w:val="single" w:sz="4" w:space="0" w:color="auto"/>
                    <w:right w:val="single" w:sz="4" w:space="0" w:color="auto"/>
                  </w:tcBorders>
                  <w:noWrap/>
                  <w:vAlign w:val="bottom"/>
                  <w:hideMark/>
                </w:tcPr>
                <w:p w14:paraId="52D6835D" w14:textId="77777777" w:rsidR="00333E1C" w:rsidRDefault="00333E1C" w:rsidP="00333E1C">
                  <w:pPr>
                    <w:jc w:val="right"/>
                    <w:rPr>
                      <w:ins w:id="1879" w:author="Gannon, Hugh (Allianz Global Life)" w:date="2026-06-30T11:05:00Z" w16du:dateUtc="2026-06-30T10:05:00Z"/>
                      <w:rFonts w:ascii="Arial" w:hAnsi="Arial" w:cs="Arial"/>
                      <w:color w:val="000000"/>
                      <w:sz w:val="16"/>
                      <w:szCs w:val="16"/>
                    </w:rPr>
                  </w:pPr>
                  <w:ins w:id="1880" w:author="Gannon, Hugh (Allianz Global Life)" w:date="2026-06-30T11:05:00Z" w16du:dateUtc="2026-06-30T10:05:00Z">
                    <w:r>
                      <w:rPr>
                        <w:rFonts w:ascii="Arial" w:hAnsi="Arial" w:cs="Arial"/>
                        <w:color w:val="000000"/>
                        <w:sz w:val="16"/>
                        <w:szCs w:val="16"/>
                      </w:rPr>
                      <w:t>0.25%</w:t>
                    </w:r>
                  </w:ins>
                </w:p>
              </w:tc>
            </w:tr>
            <w:tr w:rsidR="00333E1C" w14:paraId="1694C3F6" w14:textId="77777777" w:rsidTr="00333E1C">
              <w:trPr>
                <w:trHeight w:val="255"/>
                <w:ins w:id="1881"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125E3CDF" w14:textId="77777777" w:rsidR="00333E1C" w:rsidRDefault="00333E1C" w:rsidP="00333E1C">
                  <w:pPr>
                    <w:rPr>
                      <w:ins w:id="1882" w:author="Gannon, Hugh (Allianz Global Life)" w:date="2026-06-30T11:05:00Z" w16du:dateUtc="2026-06-30T10:05:00Z"/>
                      <w:rFonts w:ascii="Arial" w:hAnsi="Arial" w:cs="Arial"/>
                      <w:color w:val="000000"/>
                      <w:sz w:val="16"/>
                      <w:szCs w:val="16"/>
                    </w:rPr>
                  </w:pPr>
                  <w:ins w:id="1883" w:author="Gannon, Hugh (Allianz Global Life)" w:date="2026-06-30T11:05:00Z" w16du:dateUtc="2026-06-30T10:05:00Z">
                    <w:r>
                      <w:rPr>
                        <w:rFonts w:ascii="Arial" w:hAnsi="Arial" w:cs="Arial"/>
                        <w:color w:val="000000"/>
                        <w:sz w:val="16"/>
                        <w:szCs w:val="16"/>
                      </w:rPr>
                      <w:t>D6</w:t>
                    </w:r>
                  </w:ins>
                </w:p>
              </w:tc>
              <w:tc>
                <w:tcPr>
                  <w:tcW w:w="1820" w:type="dxa"/>
                  <w:tcBorders>
                    <w:top w:val="nil"/>
                    <w:left w:val="nil"/>
                    <w:bottom w:val="single" w:sz="4" w:space="0" w:color="auto"/>
                    <w:right w:val="single" w:sz="4" w:space="0" w:color="auto"/>
                  </w:tcBorders>
                  <w:noWrap/>
                  <w:vAlign w:val="bottom"/>
                  <w:hideMark/>
                </w:tcPr>
                <w:p w14:paraId="4451F0EE" w14:textId="77777777" w:rsidR="00333E1C" w:rsidRDefault="00333E1C" w:rsidP="00333E1C">
                  <w:pPr>
                    <w:jc w:val="right"/>
                    <w:rPr>
                      <w:ins w:id="1884" w:author="Gannon, Hugh (Allianz Global Life)" w:date="2026-06-30T11:05:00Z" w16du:dateUtc="2026-06-30T10:05:00Z"/>
                      <w:rFonts w:ascii="Arial" w:hAnsi="Arial" w:cs="Arial"/>
                      <w:color w:val="000000"/>
                      <w:sz w:val="16"/>
                      <w:szCs w:val="16"/>
                    </w:rPr>
                  </w:pPr>
                  <w:ins w:id="1885" w:author="Gannon, Hugh (Allianz Global Life)" w:date="2026-06-30T11:05:00Z" w16du:dateUtc="2026-06-30T10:05:00Z">
                    <w:r>
                      <w:rPr>
                        <w:rFonts w:ascii="Arial" w:hAnsi="Arial" w:cs="Arial"/>
                        <w:color w:val="000000"/>
                        <w:sz w:val="16"/>
                        <w:szCs w:val="16"/>
                      </w:rPr>
                      <w:t>0.15%</w:t>
                    </w:r>
                  </w:ins>
                </w:p>
              </w:tc>
            </w:tr>
            <w:tr w:rsidR="00333E1C" w14:paraId="5CB5637B" w14:textId="77777777" w:rsidTr="00333E1C">
              <w:trPr>
                <w:trHeight w:val="255"/>
                <w:ins w:id="1886"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642E849D" w14:textId="77777777" w:rsidR="00333E1C" w:rsidRDefault="00333E1C" w:rsidP="00333E1C">
                  <w:pPr>
                    <w:rPr>
                      <w:ins w:id="1887" w:author="Gannon, Hugh (Allianz Global Life)" w:date="2026-06-30T11:05:00Z" w16du:dateUtc="2026-06-30T10:05:00Z"/>
                      <w:rFonts w:ascii="Arial" w:hAnsi="Arial" w:cs="Arial"/>
                      <w:color w:val="000000"/>
                      <w:sz w:val="16"/>
                      <w:szCs w:val="16"/>
                    </w:rPr>
                  </w:pPr>
                  <w:ins w:id="1888" w:author="Gannon, Hugh (Allianz Global Life)" w:date="2026-06-30T11:05:00Z" w16du:dateUtc="2026-06-30T10:05:00Z">
                    <w:r>
                      <w:rPr>
                        <w:rFonts w:ascii="Arial" w:hAnsi="Arial" w:cs="Arial"/>
                        <w:color w:val="000000"/>
                        <w:sz w:val="16"/>
                        <w:szCs w:val="16"/>
                      </w:rPr>
                      <w:t>E1</w:t>
                    </w:r>
                  </w:ins>
                </w:p>
              </w:tc>
              <w:tc>
                <w:tcPr>
                  <w:tcW w:w="1820" w:type="dxa"/>
                  <w:tcBorders>
                    <w:top w:val="nil"/>
                    <w:left w:val="nil"/>
                    <w:bottom w:val="single" w:sz="4" w:space="0" w:color="auto"/>
                    <w:right w:val="single" w:sz="4" w:space="0" w:color="auto"/>
                  </w:tcBorders>
                  <w:noWrap/>
                  <w:vAlign w:val="bottom"/>
                  <w:hideMark/>
                </w:tcPr>
                <w:p w14:paraId="67A2697A" w14:textId="77777777" w:rsidR="00333E1C" w:rsidRDefault="00333E1C" w:rsidP="00333E1C">
                  <w:pPr>
                    <w:jc w:val="right"/>
                    <w:rPr>
                      <w:ins w:id="1889" w:author="Gannon, Hugh (Allianz Global Life)" w:date="2026-06-30T11:05:00Z" w16du:dateUtc="2026-06-30T10:05:00Z"/>
                      <w:rFonts w:ascii="Arial" w:hAnsi="Arial" w:cs="Arial"/>
                      <w:color w:val="000000"/>
                      <w:sz w:val="16"/>
                      <w:szCs w:val="16"/>
                    </w:rPr>
                  </w:pPr>
                  <w:ins w:id="1890" w:author="Gannon, Hugh (Allianz Global Life)" w:date="2026-06-30T11:05:00Z" w16du:dateUtc="2026-06-30T10:05:00Z">
                    <w:r>
                      <w:rPr>
                        <w:rFonts w:ascii="Arial" w:hAnsi="Arial" w:cs="Arial"/>
                        <w:color w:val="000000"/>
                        <w:sz w:val="16"/>
                        <w:szCs w:val="16"/>
                      </w:rPr>
                      <w:t>1.00%</w:t>
                    </w:r>
                  </w:ins>
                </w:p>
              </w:tc>
            </w:tr>
            <w:tr w:rsidR="00333E1C" w14:paraId="36C9140C" w14:textId="77777777" w:rsidTr="00333E1C">
              <w:trPr>
                <w:trHeight w:val="255"/>
                <w:ins w:id="1891"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35B650AF" w14:textId="77777777" w:rsidR="00333E1C" w:rsidRDefault="00333E1C" w:rsidP="00333E1C">
                  <w:pPr>
                    <w:rPr>
                      <w:ins w:id="1892" w:author="Gannon, Hugh (Allianz Global Life)" w:date="2026-06-30T11:05:00Z" w16du:dateUtc="2026-06-30T10:05:00Z"/>
                      <w:rFonts w:ascii="Arial" w:hAnsi="Arial" w:cs="Arial"/>
                      <w:color w:val="000000"/>
                      <w:sz w:val="16"/>
                      <w:szCs w:val="16"/>
                    </w:rPr>
                  </w:pPr>
                  <w:ins w:id="1893" w:author="Gannon, Hugh (Allianz Global Life)" w:date="2026-06-30T11:05:00Z" w16du:dateUtc="2026-06-30T10:05:00Z">
                    <w:r>
                      <w:rPr>
                        <w:rFonts w:ascii="Arial" w:hAnsi="Arial" w:cs="Arial"/>
                        <w:color w:val="000000"/>
                        <w:sz w:val="16"/>
                        <w:szCs w:val="16"/>
                      </w:rPr>
                      <w:t>E2</w:t>
                    </w:r>
                  </w:ins>
                </w:p>
              </w:tc>
              <w:tc>
                <w:tcPr>
                  <w:tcW w:w="1820" w:type="dxa"/>
                  <w:tcBorders>
                    <w:top w:val="nil"/>
                    <w:left w:val="nil"/>
                    <w:bottom w:val="single" w:sz="4" w:space="0" w:color="auto"/>
                    <w:right w:val="single" w:sz="4" w:space="0" w:color="auto"/>
                  </w:tcBorders>
                  <w:noWrap/>
                  <w:vAlign w:val="bottom"/>
                  <w:hideMark/>
                </w:tcPr>
                <w:p w14:paraId="2E420BBD" w14:textId="77777777" w:rsidR="00333E1C" w:rsidRDefault="00333E1C" w:rsidP="00333E1C">
                  <w:pPr>
                    <w:jc w:val="right"/>
                    <w:rPr>
                      <w:ins w:id="1894" w:author="Gannon, Hugh (Allianz Global Life)" w:date="2026-06-30T11:05:00Z" w16du:dateUtc="2026-06-30T10:05:00Z"/>
                      <w:rFonts w:ascii="Arial" w:hAnsi="Arial" w:cs="Arial"/>
                      <w:color w:val="000000"/>
                      <w:sz w:val="16"/>
                      <w:szCs w:val="16"/>
                    </w:rPr>
                  </w:pPr>
                  <w:ins w:id="1895" w:author="Gannon, Hugh (Allianz Global Life)" w:date="2026-06-30T11:05:00Z" w16du:dateUtc="2026-06-30T10:05:00Z">
                    <w:r>
                      <w:rPr>
                        <w:rFonts w:ascii="Arial" w:hAnsi="Arial" w:cs="Arial"/>
                        <w:color w:val="000000"/>
                        <w:sz w:val="16"/>
                        <w:szCs w:val="16"/>
                      </w:rPr>
                      <w:t>0.88%</w:t>
                    </w:r>
                  </w:ins>
                </w:p>
              </w:tc>
            </w:tr>
            <w:tr w:rsidR="00333E1C" w14:paraId="644905A2" w14:textId="77777777" w:rsidTr="00333E1C">
              <w:trPr>
                <w:trHeight w:val="255"/>
                <w:ins w:id="1896"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5B12E7A6" w14:textId="77777777" w:rsidR="00333E1C" w:rsidRDefault="00333E1C" w:rsidP="00333E1C">
                  <w:pPr>
                    <w:rPr>
                      <w:ins w:id="1897" w:author="Gannon, Hugh (Allianz Global Life)" w:date="2026-06-30T11:05:00Z" w16du:dateUtc="2026-06-30T10:05:00Z"/>
                      <w:rFonts w:ascii="Arial" w:hAnsi="Arial" w:cs="Arial"/>
                      <w:color w:val="000000"/>
                      <w:sz w:val="16"/>
                      <w:szCs w:val="16"/>
                    </w:rPr>
                  </w:pPr>
                  <w:ins w:id="1898" w:author="Gannon, Hugh (Allianz Global Life)" w:date="2026-06-30T11:05:00Z" w16du:dateUtc="2026-06-30T10:05:00Z">
                    <w:r>
                      <w:rPr>
                        <w:rFonts w:ascii="Arial" w:hAnsi="Arial" w:cs="Arial"/>
                        <w:color w:val="000000"/>
                        <w:sz w:val="16"/>
                        <w:szCs w:val="16"/>
                      </w:rPr>
                      <w:t>E3</w:t>
                    </w:r>
                  </w:ins>
                </w:p>
              </w:tc>
              <w:tc>
                <w:tcPr>
                  <w:tcW w:w="1820" w:type="dxa"/>
                  <w:tcBorders>
                    <w:top w:val="nil"/>
                    <w:left w:val="nil"/>
                    <w:bottom w:val="single" w:sz="4" w:space="0" w:color="auto"/>
                    <w:right w:val="single" w:sz="4" w:space="0" w:color="auto"/>
                  </w:tcBorders>
                  <w:noWrap/>
                  <w:vAlign w:val="bottom"/>
                  <w:hideMark/>
                </w:tcPr>
                <w:p w14:paraId="7F4DBC98" w14:textId="77777777" w:rsidR="00333E1C" w:rsidRDefault="00333E1C" w:rsidP="00333E1C">
                  <w:pPr>
                    <w:jc w:val="right"/>
                    <w:rPr>
                      <w:ins w:id="1899" w:author="Gannon, Hugh (Allianz Global Life)" w:date="2026-06-30T11:05:00Z" w16du:dateUtc="2026-06-30T10:05:00Z"/>
                      <w:rFonts w:ascii="Arial" w:hAnsi="Arial" w:cs="Arial"/>
                      <w:color w:val="000000"/>
                      <w:sz w:val="16"/>
                      <w:szCs w:val="16"/>
                    </w:rPr>
                  </w:pPr>
                  <w:ins w:id="1900" w:author="Gannon, Hugh (Allianz Global Life)" w:date="2026-06-30T11:05:00Z" w16du:dateUtc="2026-06-30T10:05:00Z">
                    <w:r>
                      <w:rPr>
                        <w:rFonts w:ascii="Arial" w:hAnsi="Arial" w:cs="Arial"/>
                        <w:color w:val="000000"/>
                        <w:sz w:val="16"/>
                        <w:szCs w:val="16"/>
                      </w:rPr>
                      <w:t>0.75%</w:t>
                    </w:r>
                  </w:ins>
                </w:p>
              </w:tc>
            </w:tr>
            <w:tr w:rsidR="00333E1C" w14:paraId="0437C14C" w14:textId="77777777" w:rsidTr="00333E1C">
              <w:trPr>
                <w:trHeight w:val="255"/>
                <w:ins w:id="1901"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6069FFC7" w14:textId="77777777" w:rsidR="00333E1C" w:rsidRDefault="00333E1C" w:rsidP="00333E1C">
                  <w:pPr>
                    <w:rPr>
                      <w:ins w:id="1902" w:author="Gannon, Hugh (Allianz Global Life)" w:date="2026-06-30T11:05:00Z" w16du:dateUtc="2026-06-30T10:05:00Z"/>
                      <w:rFonts w:ascii="Arial" w:hAnsi="Arial" w:cs="Arial"/>
                      <w:color w:val="000000"/>
                      <w:sz w:val="16"/>
                      <w:szCs w:val="16"/>
                    </w:rPr>
                  </w:pPr>
                  <w:ins w:id="1903" w:author="Gannon, Hugh (Allianz Global Life)" w:date="2026-06-30T11:05:00Z" w16du:dateUtc="2026-06-30T10:05:00Z">
                    <w:r>
                      <w:rPr>
                        <w:rFonts w:ascii="Arial" w:hAnsi="Arial" w:cs="Arial"/>
                        <w:color w:val="000000"/>
                        <w:sz w:val="16"/>
                        <w:szCs w:val="16"/>
                      </w:rPr>
                      <w:t>E4</w:t>
                    </w:r>
                  </w:ins>
                </w:p>
              </w:tc>
              <w:tc>
                <w:tcPr>
                  <w:tcW w:w="1820" w:type="dxa"/>
                  <w:tcBorders>
                    <w:top w:val="nil"/>
                    <w:left w:val="nil"/>
                    <w:bottom w:val="single" w:sz="4" w:space="0" w:color="auto"/>
                    <w:right w:val="single" w:sz="4" w:space="0" w:color="auto"/>
                  </w:tcBorders>
                  <w:noWrap/>
                  <w:vAlign w:val="bottom"/>
                  <w:hideMark/>
                </w:tcPr>
                <w:p w14:paraId="5D864CA8" w14:textId="77777777" w:rsidR="00333E1C" w:rsidRDefault="00333E1C" w:rsidP="00333E1C">
                  <w:pPr>
                    <w:jc w:val="right"/>
                    <w:rPr>
                      <w:ins w:id="1904" w:author="Gannon, Hugh (Allianz Global Life)" w:date="2026-06-30T11:05:00Z" w16du:dateUtc="2026-06-30T10:05:00Z"/>
                      <w:rFonts w:ascii="Arial" w:hAnsi="Arial" w:cs="Arial"/>
                      <w:color w:val="000000"/>
                      <w:sz w:val="16"/>
                      <w:szCs w:val="16"/>
                    </w:rPr>
                  </w:pPr>
                  <w:ins w:id="1905" w:author="Gannon, Hugh (Allianz Global Life)" w:date="2026-06-30T11:05:00Z" w16du:dateUtc="2026-06-30T10:05:00Z">
                    <w:r>
                      <w:rPr>
                        <w:rFonts w:ascii="Arial" w:hAnsi="Arial" w:cs="Arial"/>
                        <w:color w:val="000000"/>
                        <w:sz w:val="16"/>
                        <w:szCs w:val="16"/>
                      </w:rPr>
                      <w:t>0.63%</w:t>
                    </w:r>
                  </w:ins>
                </w:p>
              </w:tc>
            </w:tr>
            <w:tr w:rsidR="00333E1C" w14:paraId="4F55D447" w14:textId="77777777" w:rsidTr="00333E1C">
              <w:trPr>
                <w:trHeight w:val="255"/>
                <w:ins w:id="1906"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69FF222D" w14:textId="77777777" w:rsidR="00333E1C" w:rsidRDefault="00333E1C" w:rsidP="00333E1C">
                  <w:pPr>
                    <w:rPr>
                      <w:ins w:id="1907" w:author="Gannon, Hugh (Allianz Global Life)" w:date="2026-06-30T11:05:00Z" w16du:dateUtc="2026-06-30T10:05:00Z"/>
                      <w:rFonts w:ascii="Arial" w:hAnsi="Arial" w:cs="Arial"/>
                      <w:color w:val="000000"/>
                      <w:sz w:val="16"/>
                      <w:szCs w:val="16"/>
                    </w:rPr>
                  </w:pPr>
                  <w:ins w:id="1908" w:author="Gannon, Hugh (Allianz Global Life)" w:date="2026-06-30T11:05:00Z" w16du:dateUtc="2026-06-30T10:05:00Z">
                    <w:r>
                      <w:rPr>
                        <w:rFonts w:ascii="Arial" w:hAnsi="Arial" w:cs="Arial"/>
                        <w:color w:val="000000"/>
                        <w:sz w:val="16"/>
                        <w:szCs w:val="16"/>
                      </w:rPr>
                      <w:t>E5</w:t>
                    </w:r>
                  </w:ins>
                </w:p>
              </w:tc>
              <w:tc>
                <w:tcPr>
                  <w:tcW w:w="1820" w:type="dxa"/>
                  <w:tcBorders>
                    <w:top w:val="nil"/>
                    <w:left w:val="nil"/>
                    <w:bottom w:val="single" w:sz="4" w:space="0" w:color="auto"/>
                    <w:right w:val="single" w:sz="4" w:space="0" w:color="auto"/>
                  </w:tcBorders>
                  <w:noWrap/>
                  <w:vAlign w:val="bottom"/>
                  <w:hideMark/>
                </w:tcPr>
                <w:p w14:paraId="7BCF0092" w14:textId="77777777" w:rsidR="00333E1C" w:rsidRDefault="00333E1C" w:rsidP="00333E1C">
                  <w:pPr>
                    <w:jc w:val="right"/>
                    <w:rPr>
                      <w:ins w:id="1909" w:author="Gannon, Hugh (Allianz Global Life)" w:date="2026-06-30T11:05:00Z" w16du:dateUtc="2026-06-30T10:05:00Z"/>
                      <w:rFonts w:ascii="Arial" w:hAnsi="Arial" w:cs="Arial"/>
                      <w:color w:val="000000"/>
                      <w:sz w:val="16"/>
                      <w:szCs w:val="16"/>
                    </w:rPr>
                  </w:pPr>
                  <w:ins w:id="1910" w:author="Gannon, Hugh (Allianz Global Life)" w:date="2026-06-30T11:05:00Z" w16du:dateUtc="2026-06-30T10:05:00Z">
                    <w:r>
                      <w:rPr>
                        <w:rFonts w:ascii="Arial" w:hAnsi="Arial" w:cs="Arial"/>
                        <w:color w:val="000000"/>
                        <w:sz w:val="16"/>
                        <w:szCs w:val="16"/>
                      </w:rPr>
                      <w:t>0.50%</w:t>
                    </w:r>
                  </w:ins>
                </w:p>
              </w:tc>
            </w:tr>
            <w:tr w:rsidR="00333E1C" w14:paraId="2AE7B284" w14:textId="77777777" w:rsidTr="00333E1C">
              <w:trPr>
                <w:trHeight w:val="255"/>
                <w:ins w:id="1911"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2ABD8FB8" w14:textId="77777777" w:rsidR="00333E1C" w:rsidRDefault="00333E1C" w:rsidP="00333E1C">
                  <w:pPr>
                    <w:rPr>
                      <w:ins w:id="1912" w:author="Gannon, Hugh (Allianz Global Life)" w:date="2026-06-30T11:05:00Z" w16du:dateUtc="2026-06-30T10:05:00Z"/>
                      <w:rFonts w:ascii="Arial" w:hAnsi="Arial" w:cs="Arial"/>
                      <w:color w:val="000000"/>
                      <w:sz w:val="16"/>
                      <w:szCs w:val="16"/>
                    </w:rPr>
                  </w:pPr>
                  <w:ins w:id="1913" w:author="Gannon, Hugh (Allianz Global Life)" w:date="2026-06-30T11:05:00Z" w16du:dateUtc="2026-06-30T10:05:00Z">
                    <w:r>
                      <w:rPr>
                        <w:rFonts w:ascii="Arial" w:hAnsi="Arial" w:cs="Arial"/>
                        <w:color w:val="000000"/>
                        <w:sz w:val="16"/>
                        <w:szCs w:val="16"/>
                      </w:rPr>
                      <w:t>E6</w:t>
                    </w:r>
                  </w:ins>
                </w:p>
              </w:tc>
              <w:tc>
                <w:tcPr>
                  <w:tcW w:w="1820" w:type="dxa"/>
                  <w:tcBorders>
                    <w:top w:val="nil"/>
                    <w:left w:val="nil"/>
                    <w:bottom w:val="single" w:sz="4" w:space="0" w:color="auto"/>
                    <w:right w:val="single" w:sz="4" w:space="0" w:color="auto"/>
                  </w:tcBorders>
                  <w:noWrap/>
                  <w:vAlign w:val="bottom"/>
                  <w:hideMark/>
                </w:tcPr>
                <w:p w14:paraId="453F5D36" w14:textId="77777777" w:rsidR="00333E1C" w:rsidRDefault="00333E1C" w:rsidP="00333E1C">
                  <w:pPr>
                    <w:jc w:val="right"/>
                    <w:rPr>
                      <w:ins w:id="1914" w:author="Gannon, Hugh (Allianz Global Life)" w:date="2026-06-30T11:05:00Z" w16du:dateUtc="2026-06-30T10:05:00Z"/>
                      <w:rFonts w:ascii="Arial" w:hAnsi="Arial" w:cs="Arial"/>
                      <w:color w:val="000000"/>
                      <w:sz w:val="16"/>
                      <w:szCs w:val="16"/>
                    </w:rPr>
                  </w:pPr>
                  <w:ins w:id="1915" w:author="Gannon, Hugh (Allianz Global Life)" w:date="2026-06-30T11:05:00Z" w16du:dateUtc="2026-06-30T10:05:00Z">
                    <w:r>
                      <w:rPr>
                        <w:rFonts w:ascii="Arial" w:hAnsi="Arial" w:cs="Arial"/>
                        <w:color w:val="000000"/>
                        <w:sz w:val="16"/>
                        <w:szCs w:val="16"/>
                      </w:rPr>
                      <w:t>0.40%</w:t>
                    </w:r>
                  </w:ins>
                </w:p>
              </w:tc>
            </w:tr>
            <w:tr w:rsidR="00333E1C" w14:paraId="03351265" w14:textId="77777777" w:rsidTr="00333E1C">
              <w:trPr>
                <w:trHeight w:val="255"/>
                <w:ins w:id="1916"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15B839E3" w14:textId="77777777" w:rsidR="00333E1C" w:rsidRDefault="00333E1C" w:rsidP="00333E1C">
                  <w:pPr>
                    <w:rPr>
                      <w:ins w:id="1917" w:author="Gannon, Hugh (Allianz Global Life)" w:date="2026-06-30T11:05:00Z" w16du:dateUtc="2026-06-30T10:05:00Z"/>
                      <w:rFonts w:ascii="Arial" w:hAnsi="Arial" w:cs="Arial"/>
                      <w:color w:val="000000"/>
                      <w:sz w:val="16"/>
                      <w:szCs w:val="16"/>
                    </w:rPr>
                  </w:pPr>
                  <w:ins w:id="1918" w:author="Gannon, Hugh (Allianz Global Life)" w:date="2026-06-30T11:05:00Z" w16du:dateUtc="2026-06-30T10:05:00Z">
                    <w:r>
                      <w:rPr>
                        <w:rFonts w:ascii="Arial" w:hAnsi="Arial" w:cs="Arial"/>
                        <w:color w:val="000000"/>
                        <w:sz w:val="16"/>
                        <w:szCs w:val="16"/>
                      </w:rPr>
                      <w:t>F1</w:t>
                    </w:r>
                  </w:ins>
                </w:p>
              </w:tc>
              <w:tc>
                <w:tcPr>
                  <w:tcW w:w="1820" w:type="dxa"/>
                  <w:tcBorders>
                    <w:top w:val="nil"/>
                    <w:left w:val="nil"/>
                    <w:bottom w:val="single" w:sz="4" w:space="0" w:color="auto"/>
                    <w:right w:val="single" w:sz="4" w:space="0" w:color="auto"/>
                  </w:tcBorders>
                  <w:noWrap/>
                  <w:vAlign w:val="bottom"/>
                  <w:hideMark/>
                </w:tcPr>
                <w:p w14:paraId="57917B53" w14:textId="77777777" w:rsidR="00333E1C" w:rsidRDefault="00333E1C" w:rsidP="00333E1C">
                  <w:pPr>
                    <w:jc w:val="right"/>
                    <w:rPr>
                      <w:ins w:id="1919" w:author="Gannon, Hugh (Allianz Global Life)" w:date="2026-06-30T11:05:00Z" w16du:dateUtc="2026-06-30T10:05:00Z"/>
                      <w:rFonts w:ascii="Arial" w:hAnsi="Arial" w:cs="Arial"/>
                      <w:color w:val="000000"/>
                      <w:sz w:val="16"/>
                      <w:szCs w:val="16"/>
                    </w:rPr>
                  </w:pPr>
                  <w:ins w:id="1920" w:author="Gannon, Hugh (Allianz Global Life)" w:date="2026-06-30T11:05:00Z" w16du:dateUtc="2026-06-30T10:05:00Z">
                    <w:r>
                      <w:rPr>
                        <w:rFonts w:ascii="Arial" w:hAnsi="Arial" w:cs="Arial"/>
                        <w:color w:val="000000"/>
                        <w:sz w:val="16"/>
                        <w:szCs w:val="16"/>
                      </w:rPr>
                      <w:t>0.13%</w:t>
                    </w:r>
                  </w:ins>
                </w:p>
              </w:tc>
            </w:tr>
            <w:tr w:rsidR="00333E1C" w14:paraId="4824D44D" w14:textId="77777777" w:rsidTr="00333E1C">
              <w:trPr>
                <w:trHeight w:val="255"/>
                <w:ins w:id="1921"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260F6E1B" w14:textId="77777777" w:rsidR="00333E1C" w:rsidRDefault="00333E1C" w:rsidP="00333E1C">
                  <w:pPr>
                    <w:rPr>
                      <w:ins w:id="1922" w:author="Gannon, Hugh (Allianz Global Life)" w:date="2026-06-30T11:05:00Z" w16du:dateUtc="2026-06-30T10:05:00Z"/>
                      <w:rFonts w:ascii="Arial" w:hAnsi="Arial" w:cs="Arial"/>
                      <w:color w:val="000000"/>
                      <w:sz w:val="16"/>
                      <w:szCs w:val="16"/>
                    </w:rPr>
                  </w:pPr>
                  <w:ins w:id="1923" w:author="Gannon, Hugh (Allianz Global Life)" w:date="2026-06-30T11:05:00Z" w16du:dateUtc="2026-06-30T10:05:00Z">
                    <w:r>
                      <w:rPr>
                        <w:rFonts w:ascii="Arial" w:hAnsi="Arial" w:cs="Arial"/>
                        <w:color w:val="000000"/>
                        <w:sz w:val="16"/>
                        <w:szCs w:val="16"/>
                      </w:rPr>
                      <w:t>F2</w:t>
                    </w:r>
                  </w:ins>
                </w:p>
              </w:tc>
              <w:tc>
                <w:tcPr>
                  <w:tcW w:w="1820" w:type="dxa"/>
                  <w:tcBorders>
                    <w:top w:val="nil"/>
                    <w:left w:val="nil"/>
                    <w:bottom w:val="single" w:sz="4" w:space="0" w:color="auto"/>
                    <w:right w:val="single" w:sz="4" w:space="0" w:color="auto"/>
                  </w:tcBorders>
                  <w:noWrap/>
                  <w:vAlign w:val="bottom"/>
                  <w:hideMark/>
                </w:tcPr>
                <w:p w14:paraId="38FFCB3E" w14:textId="77777777" w:rsidR="00333E1C" w:rsidRDefault="00333E1C" w:rsidP="00333E1C">
                  <w:pPr>
                    <w:jc w:val="right"/>
                    <w:rPr>
                      <w:ins w:id="1924" w:author="Gannon, Hugh (Allianz Global Life)" w:date="2026-06-30T11:05:00Z" w16du:dateUtc="2026-06-30T10:05:00Z"/>
                      <w:rFonts w:ascii="Arial" w:hAnsi="Arial" w:cs="Arial"/>
                      <w:color w:val="000000"/>
                      <w:sz w:val="16"/>
                      <w:szCs w:val="16"/>
                    </w:rPr>
                  </w:pPr>
                  <w:ins w:id="1925" w:author="Gannon, Hugh (Allianz Global Life)" w:date="2026-06-30T11:05:00Z" w16du:dateUtc="2026-06-30T10:05:00Z">
                    <w:r>
                      <w:rPr>
                        <w:rFonts w:ascii="Arial" w:hAnsi="Arial" w:cs="Arial"/>
                        <w:color w:val="000000"/>
                        <w:sz w:val="16"/>
                        <w:szCs w:val="16"/>
                      </w:rPr>
                      <w:t>0.00%</w:t>
                    </w:r>
                  </w:ins>
                </w:p>
              </w:tc>
            </w:tr>
            <w:tr w:rsidR="00333E1C" w14:paraId="3B425BA9" w14:textId="77777777" w:rsidTr="00333E1C">
              <w:trPr>
                <w:trHeight w:val="255"/>
                <w:ins w:id="1926"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47F17274" w14:textId="77777777" w:rsidR="00333E1C" w:rsidRDefault="00333E1C" w:rsidP="00333E1C">
                  <w:pPr>
                    <w:rPr>
                      <w:ins w:id="1927" w:author="Gannon, Hugh (Allianz Global Life)" w:date="2026-06-30T11:05:00Z" w16du:dateUtc="2026-06-30T10:05:00Z"/>
                      <w:rFonts w:ascii="Arial" w:hAnsi="Arial" w:cs="Arial"/>
                      <w:color w:val="000000"/>
                      <w:sz w:val="16"/>
                      <w:szCs w:val="16"/>
                    </w:rPr>
                  </w:pPr>
                  <w:ins w:id="1928" w:author="Gannon, Hugh (Allianz Global Life)" w:date="2026-06-30T11:05:00Z" w16du:dateUtc="2026-06-30T10:05:00Z">
                    <w:r>
                      <w:rPr>
                        <w:rFonts w:ascii="Arial" w:hAnsi="Arial" w:cs="Arial"/>
                        <w:color w:val="000000"/>
                        <w:sz w:val="16"/>
                        <w:szCs w:val="16"/>
                      </w:rPr>
                      <w:t>G1</w:t>
                    </w:r>
                  </w:ins>
                </w:p>
              </w:tc>
              <w:tc>
                <w:tcPr>
                  <w:tcW w:w="1820" w:type="dxa"/>
                  <w:tcBorders>
                    <w:top w:val="nil"/>
                    <w:left w:val="nil"/>
                    <w:bottom w:val="single" w:sz="4" w:space="0" w:color="auto"/>
                    <w:right w:val="single" w:sz="4" w:space="0" w:color="auto"/>
                  </w:tcBorders>
                  <w:noWrap/>
                  <w:vAlign w:val="bottom"/>
                  <w:hideMark/>
                </w:tcPr>
                <w:p w14:paraId="14C095DF" w14:textId="77777777" w:rsidR="00333E1C" w:rsidRDefault="00333E1C" w:rsidP="00333E1C">
                  <w:pPr>
                    <w:jc w:val="right"/>
                    <w:rPr>
                      <w:ins w:id="1929" w:author="Gannon, Hugh (Allianz Global Life)" w:date="2026-06-30T11:05:00Z" w16du:dateUtc="2026-06-30T10:05:00Z"/>
                      <w:rFonts w:ascii="Arial" w:hAnsi="Arial" w:cs="Arial"/>
                      <w:color w:val="000000"/>
                      <w:sz w:val="16"/>
                      <w:szCs w:val="16"/>
                    </w:rPr>
                  </w:pPr>
                  <w:ins w:id="1930" w:author="Gannon, Hugh (Allianz Global Life)" w:date="2026-06-30T11:05:00Z" w16du:dateUtc="2026-06-30T10:05:00Z">
                    <w:r>
                      <w:rPr>
                        <w:rFonts w:ascii="Arial" w:hAnsi="Arial" w:cs="Arial"/>
                        <w:color w:val="000000"/>
                        <w:sz w:val="16"/>
                        <w:szCs w:val="16"/>
                      </w:rPr>
                      <w:t>0.38%</w:t>
                    </w:r>
                  </w:ins>
                </w:p>
              </w:tc>
            </w:tr>
            <w:tr w:rsidR="00333E1C" w14:paraId="482EED5B" w14:textId="77777777" w:rsidTr="00333E1C">
              <w:trPr>
                <w:trHeight w:val="255"/>
                <w:ins w:id="1931"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7BC33F74" w14:textId="77777777" w:rsidR="00333E1C" w:rsidRDefault="00333E1C" w:rsidP="00333E1C">
                  <w:pPr>
                    <w:rPr>
                      <w:ins w:id="1932" w:author="Gannon, Hugh (Allianz Global Life)" w:date="2026-06-30T11:05:00Z" w16du:dateUtc="2026-06-30T10:05:00Z"/>
                      <w:rFonts w:ascii="Arial" w:hAnsi="Arial" w:cs="Arial"/>
                      <w:color w:val="000000"/>
                      <w:sz w:val="16"/>
                      <w:szCs w:val="16"/>
                    </w:rPr>
                  </w:pPr>
                  <w:ins w:id="1933" w:author="Gannon, Hugh (Allianz Global Life)" w:date="2026-06-30T11:05:00Z" w16du:dateUtc="2026-06-30T10:05:00Z">
                    <w:r>
                      <w:rPr>
                        <w:rFonts w:ascii="Arial" w:hAnsi="Arial" w:cs="Arial"/>
                        <w:color w:val="000000"/>
                        <w:sz w:val="16"/>
                        <w:szCs w:val="16"/>
                      </w:rPr>
                      <w:t>G2</w:t>
                    </w:r>
                  </w:ins>
                </w:p>
              </w:tc>
              <w:tc>
                <w:tcPr>
                  <w:tcW w:w="1820" w:type="dxa"/>
                  <w:tcBorders>
                    <w:top w:val="nil"/>
                    <w:left w:val="nil"/>
                    <w:bottom w:val="single" w:sz="4" w:space="0" w:color="auto"/>
                    <w:right w:val="single" w:sz="4" w:space="0" w:color="auto"/>
                  </w:tcBorders>
                  <w:noWrap/>
                  <w:vAlign w:val="bottom"/>
                  <w:hideMark/>
                </w:tcPr>
                <w:p w14:paraId="0C6635E9" w14:textId="77777777" w:rsidR="00333E1C" w:rsidRDefault="00333E1C" w:rsidP="00333E1C">
                  <w:pPr>
                    <w:jc w:val="right"/>
                    <w:rPr>
                      <w:ins w:id="1934" w:author="Gannon, Hugh (Allianz Global Life)" w:date="2026-06-30T11:05:00Z" w16du:dateUtc="2026-06-30T10:05:00Z"/>
                      <w:rFonts w:ascii="Arial" w:hAnsi="Arial" w:cs="Arial"/>
                      <w:color w:val="000000"/>
                      <w:sz w:val="16"/>
                      <w:szCs w:val="16"/>
                    </w:rPr>
                  </w:pPr>
                  <w:ins w:id="1935" w:author="Gannon, Hugh (Allianz Global Life)" w:date="2026-06-30T11:05:00Z" w16du:dateUtc="2026-06-30T10:05:00Z">
                    <w:r>
                      <w:rPr>
                        <w:rFonts w:ascii="Arial" w:hAnsi="Arial" w:cs="Arial"/>
                        <w:color w:val="000000"/>
                        <w:sz w:val="16"/>
                        <w:szCs w:val="16"/>
                      </w:rPr>
                      <w:t>0.25%</w:t>
                    </w:r>
                  </w:ins>
                </w:p>
              </w:tc>
            </w:tr>
            <w:tr w:rsidR="00333E1C" w14:paraId="2A9855BC" w14:textId="77777777" w:rsidTr="00333E1C">
              <w:trPr>
                <w:trHeight w:val="255"/>
                <w:ins w:id="1936"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4B54A15C" w14:textId="77777777" w:rsidR="00333E1C" w:rsidRDefault="00333E1C" w:rsidP="00333E1C">
                  <w:pPr>
                    <w:rPr>
                      <w:ins w:id="1937" w:author="Gannon, Hugh (Allianz Global Life)" w:date="2026-06-30T11:05:00Z" w16du:dateUtc="2026-06-30T10:05:00Z"/>
                      <w:rFonts w:ascii="Arial" w:hAnsi="Arial" w:cs="Arial"/>
                      <w:color w:val="000000"/>
                      <w:sz w:val="16"/>
                      <w:szCs w:val="16"/>
                    </w:rPr>
                  </w:pPr>
                  <w:ins w:id="1938" w:author="Gannon, Hugh (Allianz Global Life)" w:date="2026-06-30T11:05:00Z" w16du:dateUtc="2026-06-30T10:05:00Z">
                    <w:r>
                      <w:rPr>
                        <w:rFonts w:ascii="Arial" w:hAnsi="Arial" w:cs="Arial"/>
                        <w:color w:val="000000"/>
                        <w:sz w:val="16"/>
                        <w:szCs w:val="16"/>
                      </w:rPr>
                      <w:t>G3</w:t>
                    </w:r>
                  </w:ins>
                </w:p>
              </w:tc>
              <w:tc>
                <w:tcPr>
                  <w:tcW w:w="1820" w:type="dxa"/>
                  <w:tcBorders>
                    <w:top w:val="nil"/>
                    <w:left w:val="nil"/>
                    <w:bottom w:val="single" w:sz="4" w:space="0" w:color="auto"/>
                    <w:right w:val="single" w:sz="4" w:space="0" w:color="auto"/>
                  </w:tcBorders>
                  <w:noWrap/>
                  <w:vAlign w:val="bottom"/>
                  <w:hideMark/>
                </w:tcPr>
                <w:p w14:paraId="08BF3672" w14:textId="77777777" w:rsidR="00333E1C" w:rsidRDefault="00333E1C" w:rsidP="00333E1C">
                  <w:pPr>
                    <w:jc w:val="right"/>
                    <w:rPr>
                      <w:ins w:id="1939" w:author="Gannon, Hugh (Allianz Global Life)" w:date="2026-06-30T11:05:00Z" w16du:dateUtc="2026-06-30T10:05:00Z"/>
                      <w:rFonts w:ascii="Arial" w:hAnsi="Arial" w:cs="Arial"/>
                      <w:color w:val="000000"/>
                      <w:sz w:val="16"/>
                      <w:szCs w:val="16"/>
                    </w:rPr>
                  </w:pPr>
                  <w:ins w:id="1940" w:author="Gannon, Hugh (Allianz Global Life)" w:date="2026-06-30T11:05:00Z" w16du:dateUtc="2026-06-30T10:05:00Z">
                    <w:r>
                      <w:rPr>
                        <w:rFonts w:ascii="Arial" w:hAnsi="Arial" w:cs="Arial"/>
                        <w:color w:val="000000"/>
                        <w:sz w:val="16"/>
                        <w:szCs w:val="16"/>
                      </w:rPr>
                      <w:t>0.13%</w:t>
                    </w:r>
                  </w:ins>
                </w:p>
              </w:tc>
            </w:tr>
            <w:tr w:rsidR="00333E1C" w14:paraId="46319F9F" w14:textId="77777777" w:rsidTr="00333E1C">
              <w:trPr>
                <w:trHeight w:val="255"/>
                <w:ins w:id="1941"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311DC81E" w14:textId="77777777" w:rsidR="00333E1C" w:rsidRDefault="00333E1C" w:rsidP="00333E1C">
                  <w:pPr>
                    <w:rPr>
                      <w:ins w:id="1942" w:author="Gannon, Hugh (Allianz Global Life)" w:date="2026-06-30T11:05:00Z" w16du:dateUtc="2026-06-30T10:05:00Z"/>
                      <w:rFonts w:ascii="Arial" w:hAnsi="Arial" w:cs="Arial"/>
                      <w:color w:val="000000"/>
                      <w:sz w:val="16"/>
                      <w:szCs w:val="16"/>
                    </w:rPr>
                  </w:pPr>
                  <w:ins w:id="1943" w:author="Gannon, Hugh (Allianz Global Life)" w:date="2026-06-30T11:05:00Z" w16du:dateUtc="2026-06-30T10:05:00Z">
                    <w:r>
                      <w:rPr>
                        <w:rFonts w:ascii="Arial" w:hAnsi="Arial" w:cs="Arial"/>
                        <w:color w:val="000000"/>
                        <w:sz w:val="16"/>
                        <w:szCs w:val="16"/>
                      </w:rPr>
                      <w:t>G4</w:t>
                    </w:r>
                  </w:ins>
                </w:p>
              </w:tc>
              <w:tc>
                <w:tcPr>
                  <w:tcW w:w="1820" w:type="dxa"/>
                  <w:tcBorders>
                    <w:top w:val="nil"/>
                    <w:left w:val="nil"/>
                    <w:bottom w:val="single" w:sz="4" w:space="0" w:color="auto"/>
                    <w:right w:val="single" w:sz="4" w:space="0" w:color="auto"/>
                  </w:tcBorders>
                  <w:noWrap/>
                  <w:vAlign w:val="bottom"/>
                  <w:hideMark/>
                </w:tcPr>
                <w:p w14:paraId="5E92F0ED" w14:textId="77777777" w:rsidR="00333E1C" w:rsidRDefault="00333E1C" w:rsidP="00333E1C">
                  <w:pPr>
                    <w:jc w:val="right"/>
                    <w:rPr>
                      <w:ins w:id="1944" w:author="Gannon, Hugh (Allianz Global Life)" w:date="2026-06-30T11:05:00Z" w16du:dateUtc="2026-06-30T10:05:00Z"/>
                      <w:rFonts w:ascii="Arial" w:hAnsi="Arial" w:cs="Arial"/>
                      <w:color w:val="000000"/>
                      <w:sz w:val="16"/>
                      <w:szCs w:val="16"/>
                    </w:rPr>
                  </w:pPr>
                  <w:ins w:id="1945" w:author="Gannon, Hugh (Allianz Global Life)" w:date="2026-06-30T11:05:00Z" w16du:dateUtc="2026-06-30T10:05:00Z">
                    <w:r>
                      <w:rPr>
                        <w:rFonts w:ascii="Arial" w:hAnsi="Arial" w:cs="Arial"/>
                        <w:color w:val="000000"/>
                        <w:sz w:val="16"/>
                        <w:szCs w:val="16"/>
                      </w:rPr>
                      <w:t>0.00%</w:t>
                    </w:r>
                  </w:ins>
                </w:p>
              </w:tc>
            </w:tr>
            <w:tr w:rsidR="00333E1C" w14:paraId="33327137" w14:textId="77777777" w:rsidTr="00333E1C">
              <w:trPr>
                <w:trHeight w:val="255"/>
                <w:ins w:id="1946"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78C56356" w14:textId="77777777" w:rsidR="00333E1C" w:rsidRDefault="00333E1C" w:rsidP="00333E1C">
                  <w:pPr>
                    <w:rPr>
                      <w:ins w:id="1947" w:author="Gannon, Hugh (Allianz Global Life)" w:date="2026-06-30T11:05:00Z" w16du:dateUtc="2026-06-30T10:05:00Z"/>
                      <w:rFonts w:ascii="Arial" w:hAnsi="Arial" w:cs="Arial"/>
                      <w:color w:val="000000"/>
                      <w:sz w:val="16"/>
                      <w:szCs w:val="16"/>
                    </w:rPr>
                  </w:pPr>
                  <w:ins w:id="1948" w:author="Gannon, Hugh (Allianz Global Life)" w:date="2026-06-30T11:05:00Z" w16du:dateUtc="2026-06-30T10:05:00Z">
                    <w:r>
                      <w:rPr>
                        <w:rFonts w:ascii="Arial" w:hAnsi="Arial" w:cs="Arial"/>
                        <w:color w:val="000000"/>
                        <w:sz w:val="16"/>
                        <w:szCs w:val="16"/>
                      </w:rPr>
                      <w:t>H1</w:t>
                    </w:r>
                  </w:ins>
                </w:p>
              </w:tc>
              <w:tc>
                <w:tcPr>
                  <w:tcW w:w="1820" w:type="dxa"/>
                  <w:tcBorders>
                    <w:top w:val="nil"/>
                    <w:left w:val="nil"/>
                    <w:bottom w:val="single" w:sz="4" w:space="0" w:color="auto"/>
                    <w:right w:val="single" w:sz="4" w:space="0" w:color="auto"/>
                  </w:tcBorders>
                  <w:noWrap/>
                  <w:vAlign w:val="bottom"/>
                  <w:hideMark/>
                </w:tcPr>
                <w:p w14:paraId="4780CC82" w14:textId="77777777" w:rsidR="00333E1C" w:rsidRDefault="00333E1C" w:rsidP="00333E1C">
                  <w:pPr>
                    <w:jc w:val="right"/>
                    <w:rPr>
                      <w:ins w:id="1949" w:author="Gannon, Hugh (Allianz Global Life)" w:date="2026-06-30T11:05:00Z" w16du:dateUtc="2026-06-30T10:05:00Z"/>
                      <w:rFonts w:ascii="Arial" w:hAnsi="Arial" w:cs="Arial"/>
                      <w:color w:val="000000"/>
                      <w:sz w:val="16"/>
                      <w:szCs w:val="16"/>
                    </w:rPr>
                  </w:pPr>
                  <w:ins w:id="1950" w:author="Gannon, Hugh (Allianz Global Life)" w:date="2026-06-30T11:05:00Z" w16du:dateUtc="2026-06-30T10:05:00Z">
                    <w:r>
                      <w:rPr>
                        <w:rFonts w:ascii="Arial" w:hAnsi="Arial" w:cs="Arial"/>
                        <w:color w:val="000000"/>
                        <w:sz w:val="16"/>
                        <w:szCs w:val="16"/>
                      </w:rPr>
                      <w:t>0.63%</w:t>
                    </w:r>
                  </w:ins>
                </w:p>
              </w:tc>
            </w:tr>
            <w:tr w:rsidR="00333E1C" w14:paraId="421A5957" w14:textId="77777777" w:rsidTr="00333E1C">
              <w:trPr>
                <w:trHeight w:val="255"/>
                <w:ins w:id="1951"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312E2A97" w14:textId="77777777" w:rsidR="00333E1C" w:rsidRDefault="00333E1C" w:rsidP="00333E1C">
                  <w:pPr>
                    <w:rPr>
                      <w:ins w:id="1952" w:author="Gannon, Hugh (Allianz Global Life)" w:date="2026-06-30T11:05:00Z" w16du:dateUtc="2026-06-30T10:05:00Z"/>
                      <w:rFonts w:ascii="Arial" w:hAnsi="Arial" w:cs="Arial"/>
                      <w:color w:val="000000"/>
                      <w:sz w:val="16"/>
                      <w:szCs w:val="16"/>
                    </w:rPr>
                  </w:pPr>
                  <w:ins w:id="1953" w:author="Gannon, Hugh (Allianz Global Life)" w:date="2026-06-30T11:05:00Z" w16du:dateUtc="2026-06-30T10:05:00Z">
                    <w:r>
                      <w:rPr>
                        <w:rFonts w:ascii="Arial" w:hAnsi="Arial" w:cs="Arial"/>
                        <w:color w:val="000000"/>
                        <w:sz w:val="16"/>
                        <w:szCs w:val="16"/>
                      </w:rPr>
                      <w:t>H2</w:t>
                    </w:r>
                  </w:ins>
                </w:p>
              </w:tc>
              <w:tc>
                <w:tcPr>
                  <w:tcW w:w="1820" w:type="dxa"/>
                  <w:tcBorders>
                    <w:top w:val="nil"/>
                    <w:left w:val="nil"/>
                    <w:bottom w:val="single" w:sz="4" w:space="0" w:color="auto"/>
                    <w:right w:val="single" w:sz="4" w:space="0" w:color="auto"/>
                  </w:tcBorders>
                  <w:noWrap/>
                  <w:vAlign w:val="bottom"/>
                  <w:hideMark/>
                </w:tcPr>
                <w:p w14:paraId="5324B401" w14:textId="77777777" w:rsidR="00333E1C" w:rsidRDefault="00333E1C" w:rsidP="00333E1C">
                  <w:pPr>
                    <w:jc w:val="right"/>
                    <w:rPr>
                      <w:ins w:id="1954" w:author="Gannon, Hugh (Allianz Global Life)" w:date="2026-06-30T11:05:00Z" w16du:dateUtc="2026-06-30T10:05:00Z"/>
                      <w:rFonts w:ascii="Arial" w:hAnsi="Arial" w:cs="Arial"/>
                      <w:color w:val="000000"/>
                      <w:sz w:val="16"/>
                      <w:szCs w:val="16"/>
                    </w:rPr>
                  </w:pPr>
                  <w:ins w:id="1955" w:author="Gannon, Hugh (Allianz Global Life)" w:date="2026-06-30T11:05:00Z" w16du:dateUtc="2026-06-30T10:05:00Z">
                    <w:r>
                      <w:rPr>
                        <w:rFonts w:ascii="Arial" w:hAnsi="Arial" w:cs="Arial"/>
                        <w:color w:val="000000"/>
                        <w:sz w:val="16"/>
                        <w:szCs w:val="16"/>
                      </w:rPr>
                      <w:t>0.50%</w:t>
                    </w:r>
                  </w:ins>
                </w:p>
              </w:tc>
            </w:tr>
            <w:tr w:rsidR="00333E1C" w14:paraId="679C6336" w14:textId="77777777" w:rsidTr="00333E1C">
              <w:trPr>
                <w:trHeight w:val="255"/>
                <w:ins w:id="1956"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07E22352" w14:textId="77777777" w:rsidR="00333E1C" w:rsidRDefault="00333E1C" w:rsidP="00333E1C">
                  <w:pPr>
                    <w:rPr>
                      <w:ins w:id="1957" w:author="Gannon, Hugh (Allianz Global Life)" w:date="2026-06-30T11:05:00Z" w16du:dateUtc="2026-06-30T10:05:00Z"/>
                      <w:rFonts w:ascii="Arial" w:hAnsi="Arial" w:cs="Arial"/>
                      <w:color w:val="000000"/>
                      <w:sz w:val="16"/>
                      <w:szCs w:val="16"/>
                    </w:rPr>
                  </w:pPr>
                  <w:ins w:id="1958" w:author="Gannon, Hugh (Allianz Global Life)" w:date="2026-06-30T11:05:00Z" w16du:dateUtc="2026-06-30T10:05:00Z">
                    <w:r>
                      <w:rPr>
                        <w:rFonts w:ascii="Arial" w:hAnsi="Arial" w:cs="Arial"/>
                        <w:color w:val="000000"/>
                        <w:sz w:val="16"/>
                        <w:szCs w:val="16"/>
                      </w:rPr>
                      <w:t>H3</w:t>
                    </w:r>
                  </w:ins>
                </w:p>
              </w:tc>
              <w:tc>
                <w:tcPr>
                  <w:tcW w:w="1820" w:type="dxa"/>
                  <w:tcBorders>
                    <w:top w:val="nil"/>
                    <w:left w:val="nil"/>
                    <w:bottom w:val="single" w:sz="4" w:space="0" w:color="auto"/>
                    <w:right w:val="single" w:sz="4" w:space="0" w:color="auto"/>
                  </w:tcBorders>
                  <w:noWrap/>
                  <w:vAlign w:val="bottom"/>
                  <w:hideMark/>
                </w:tcPr>
                <w:p w14:paraId="0971A38F" w14:textId="77777777" w:rsidR="00333E1C" w:rsidRDefault="00333E1C" w:rsidP="00333E1C">
                  <w:pPr>
                    <w:jc w:val="right"/>
                    <w:rPr>
                      <w:ins w:id="1959" w:author="Gannon, Hugh (Allianz Global Life)" w:date="2026-06-30T11:05:00Z" w16du:dateUtc="2026-06-30T10:05:00Z"/>
                      <w:rFonts w:ascii="Arial" w:hAnsi="Arial" w:cs="Arial"/>
                      <w:color w:val="000000"/>
                      <w:sz w:val="16"/>
                      <w:szCs w:val="16"/>
                    </w:rPr>
                  </w:pPr>
                  <w:ins w:id="1960" w:author="Gannon, Hugh (Allianz Global Life)" w:date="2026-06-30T11:05:00Z" w16du:dateUtc="2026-06-30T10:05:00Z">
                    <w:r>
                      <w:rPr>
                        <w:rFonts w:ascii="Arial" w:hAnsi="Arial" w:cs="Arial"/>
                        <w:color w:val="000000"/>
                        <w:sz w:val="16"/>
                        <w:szCs w:val="16"/>
                      </w:rPr>
                      <w:t>0.38%</w:t>
                    </w:r>
                  </w:ins>
                </w:p>
              </w:tc>
            </w:tr>
            <w:tr w:rsidR="00333E1C" w14:paraId="5A143B00" w14:textId="77777777" w:rsidTr="00333E1C">
              <w:trPr>
                <w:trHeight w:val="255"/>
                <w:ins w:id="1961"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75970CA5" w14:textId="77777777" w:rsidR="00333E1C" w:rsidRDefault="00333E1C" w:rsidP="00333E1C">
                  <w:pPr>
                    <w:rPr>
                      <w:ins w:id="1962" w:author="Gannon, Hugh (Allianz Global Life)" w:date="2026-06-30T11:05:00Z" w16du:dateUtc="2026-06-30T10:05:00Z"/>
                      <w:rFonts w:ascii="Arial" w:hAnsi="Arial" w:cs="Arial"/>
                      <w:color w:val="000000"/>
                      <w:sz w:val="16"/>
                      <w:szCs w:val="16"/>
                    </w:rPr>
                  </w:pPr>
                  <w:ins w:id="1963" w:author="Gannon, Hugh (Allianz Global Life)" w:date="2026-06-30T11:05:00Z" w16du:dateUtc="2026-06-30T10:05:00Z">
                    <w:r>
                      <w:rPr>
                        <w:rFonts w:ascii="Arial" w:hAnsi="Arial" w:cs="Arial"/>
                        <w:color w:val="000000"/>
                        <w:sz w:val="16"/>
                        <w:szCs w:val="16"/>
                      </w:rPr>
                      <w:t>H4</w:t>
                    </w:r>
                  </w:ins>
                </w:p>
              </w:tc>
              <w:tc>
                <w:tcPr>
                  <w:tcW w:w="1820" w:type="dxa"/>
                  <w:tcBorders>
                    <w:top w:val="nil"/>
                    <w:left w:val="nil"/>
                    <w:bottom w:val="single" w:sz="4" w:space="0" w:color="auto"/>
                    <w:right w:val="single" w:sz="4" w:space="0" w:color="auto"/>
                  </w:tcBorders>
                  <w:noWrap/>
                  <w:vAlign w:val="bottom"/>
                  <w:hideMark/>
                </w:tcPr>
                <w:p w14:paraId="3ECD03B6" w14:textId="77777777" w:rsidR="00333E1C" w:rsidRDefault="00333E1C" w:rsidP="00333E1C">
                  <w:pPr>
                    <w:jc w:val="right"/>
                    <w:rPr>
                      <w:ins w:id="1964" w:author="Gannon, Hugh (Allianz Global Life)" w:date="2026-06-30T11:05:00Z" w16du:dateUtc="2026-06-30T10:05:00Z"/>
                      <w:rFonts w:ascii="Arial" w:hAnsi="Arial" w:cs="Arial"/>
                      <w:color w:val="000000"/>
                      <w:sz w:val="16"/>
                      <w:szCs w:val="16"/>
                    </w:rPr>
                  </w:pPr>
                  <w:ins w:id="1965" w:author="Gannon, Hugh (Allianz Global Life)" w:date="2026-06-30T11:05:00Z" w16du:dateUtc="2026-06-30T10:05:00Z">
                    <w:r>
                      <w:rPr>
                        <w:rFonts w:ascii="Arial" w:hAnsi="Arial" w:cs="Arial"/>
                        <w:color w:val="000000"/>
                        <w:sz w:val="16"/>
                        <w:szCs w:val="16"/>
                      </w:rPr>
                      <w:t>0.25%</w:t>
                    </w:r>
                  </w:ins>
                </w:p>
              </w:tc>
            </w:tr>
            <w:tr w:rsidR="00333E1C" w14:paraId="5D89A155" w14:textId="77777777" w:rsidTr="00333E1C">
              <w:trPr>
                <w:trHeight w:val="255"/>
                <w:ins w:id="1966"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55285FB1" w14:textId="77777777" w:rsidR="00333E1C" w:rsidRDefault="00333E1C" w:rsidP="00333E1C">
                  <w:pPr>
                    <w:rPr>
                      <w:ins w:id="1967" w:author="Gannon, Hugh (Allianz Global Life)" w:date="2026-06-30T11:05:00Z" w16du:dateUtc="2026-06-30T10:05:00Z"/>
                      <w:rFonts w:ascii="Arial" w:hAnsi="Arial" w:cs="Arial"/>
                      <w:color w:val="000000"/>
                      <w:sz w:val="16"/>
                      <w:szCs w:val="16"/>
                    </w:rPr>
                  </w:pPr>
                  <w:ins w:id="1968" w:author="Gannon, Hugh (Allianz Global Life)" w:date="2026-06-30T11:05:00Z" w16du:dateUtc="2026-06-30T10:05:00Z">
                    <w:r>
                      <w:rPr>
                        <w:rFonts w:ascii="Arial" w:hAnsi="Arial" w:cs="Arial"/>
                        <w:color w:val="000000"/>
                        <w:sz w:val="16"/>
                        <w:szCs w:val="16"/>
                      </w:rPr>
                      <w:t>J1</w:t>
                    </w:r>
                  </w:ins>
                </w:p>
              </w:tc>
              <w:tc>
                <w:tcPr>
                  <w:tcW w:w="1820" w:type="dxa"/>
                  <w:tcBorders>
                    <w:top w:val="nil"/>
                    <w:left w:val="nil"/>
                    <w:bottom w:val="single" w:sz="4" w:space="0" w:color="auto"/>
                    <w:right w:val="single" w:sz="4" w:space="0" w:color="auto"/>
                  </w:tcBorders>
                  <w:noWrap/>
                  <w:vAlign w:val="bottom"/>
                  <w:hideMark/>
                </w:tcPr>
                <w:p w14:paraId="08EBEA56" w14:textId="77777777" w:rsidR="00333E1C" w:rsidRDefault="00333E1C" w:rsidP="00333E1C">
                  <w:pPr>
                    <w:jc w:val="right"/>
                    <w:rPr>
                      <w:ins w:id="1969" w:author="Gannon, Hugh (Allianz Global Life)" w:date="2026-06-30T11:05:00Z" w16du:dateUtc="2026-06-30T10:05:00Z"/>
                      <w:rFonts w:ascii="Arial" w:hAnsi="Arial" w:cs="Arial"/>
                      <w:color w:val="000000"/>
                      <w:sz w:val="16"/>
                      <w:szCs w:val="16"/>
                    </w:rPr>
                  </w:pPr>
                  <w:ins w:id="1970" w:author="Gannon, Hugh (Allianz Global Life)" w:date="2026-06-30T11:05:00Z" w16du:dateUtc="2026-06-30T10:05:00Z">
                    <w:r>
                      <w:rPr>
                        <w:rFonts w:ascii="Arial" w:hAnsi="Arial" w:cs="Arial"/>
                        <w:color w:val="000000"/>
                        <w:sz w:val="16"/>
                        <w:szCs w:val="16"/>
                      </w:rPr>
                      <w:t>0.88%</w:t>
                    </w:r>
                  </w:ins>
                </w:p>
              </w:tc>
            </w:tr>
            <w:tr w:rsidR="00333E1C" w14:paraId="241CFE84" w14:textId="77777777" w:rsidTr="00333E1C">
              <w:trPr>
                <w:trHeight w:val="255"/>
                <w:ins w:id="1971"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03FF2DA6" w14:textId="77777777" w:rsidR="00333E1C" w:rsidRDefault="00333E1C" w:rsidP="00333E1C">
                  <w:pPr>
                    <w:rPr>
                      <w:ins w:id="1972" w:author="Gannon, Hugh (Allianz Global Life)" w:date="2026-06-30T11:05:00Z" w16du:dateUtc="2026-06-30T10:05:00Z"/>
                      <w:rFonts w:ascii="Arial" w:hAnsi="Arial" w:cs="Arial"/>
                      <w:color w:val="000000"/>
                      <w:sz w:val="16"/>
                      <w:szCs w:val="16"/>
                    </w:rPr>
                  </w:pPr>
                  <w:ins w:id="1973" w:author="Gannon, Hugh (Allianz Global Life)" w:date="2026-06-30T11:05:00Z" w16du:dateUtc="2026-06-30T10:05:00Z">
                    <w:r>
                      <w:rPr>
                        <w:rFonts w:ascii="Arial" w:hAnsi="Arial" w:cs="Arial"/>
                        <w:color w:val="000000"/>
                        <w:sz w:val="16"/>
                        <w:szCs w:val="16"/>
                      </w:rPr>
                      <w:t>J2</w:t>
                    </w:r>
                  </w:ins>
                </w:p>
              </w:tc>
              <w:tc>
                <w:tcPr>
                  <w:tcW w:w="1820" w:type="dxa"/>
                  <w:tcBorders>
                    <w:top w:val="nil"/>
                    <w:left w:val="nil"/>
                    <w:bottom w:val="single" w:sz="4" w:space="0" w:color="auto"/>
                    <w:right w:val="single" w:sz="4" w:space="0" w:color="auto"/>
                  </w:tcBorders>
                  <w:noWrap/>
                  <w:vAlign w:val="bottom"/>
                  <w:hideMark/>
                </w:tcPr>
                <w:p w14:paraId="6F86DEC4" w14:textId="77777777" w:rsidR="00333E1C" w:rsidRDefault="00333E1C" w:rsidP="00333E1C">
                  <w:pPr>
                    <w:jc w:val="right"/>
                    <w:rPr>
                      <w:ins w:id="1974" w:author="Gannon, Hugh (Allianz Global Life)" w:date="2026-06-30T11:05:00Z" w16du:dateUtc="2026-06-30T10:05:00Z"/>
                      <w:rFonts w:ascii="Arial" w:hAnsi="Arial" w:cs="Arial"/>
                      <w:color w:val="000000"/>
                      <w:sz w:val="16"/>
                      <w:szCs w:val="16"/>
                    </w:rPr>
                  </w:pPr>
                  <w:ins w:id="1975" w:author="Gannon, Hugh (Allianz Global Life)" w:date="2026-06-30T11:05:00Z" w16du:dateUtc="2026-06-30T10:05:00Z">
                    <w:r>
                      <w:rPr>
                        <w:rFonts w:ascii="Arial" w:hAnsi="Arial" w:cs="Arial"/>
                        <w:color w:val="000000"/>
                        <w:sz w:val="16"/>
                        <w:szCs w:val="16"/>
                      </w:rPr>
                      <w:t>0.75%</w:t>
                    </w:r>
                  </w:ins>
                </w:p>
              </w:tc>
            </w:tr>
            <w:tr w:rsidR="00333E1C" w14:paraId="4A892DDE" w14:textId="77777777" w:rsidTr="00333E1C">
              <w:trPr>
                <w:trHeight w:val="255"/>
                <w:ins w:id="1976"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075CC46E" w14:textId="77777777" w:rsidR="00333E1C" w:rsidRDefault="00333E1C" w:rsidP="00333E1C">
                  <w:pPr>
                    <w:rPr>
                      <w:ins w:id="1977" w:author="Gannon, Hugh (Allianz Global Life)" w:date="2026-06-30T11:05:00Z" w16du:dateUtc="2026-06-30T10:05:00Z"/>
                      <w:rFonts w:ascii="Arial" w:hAnsi="Arial" w:cs="Arial"/>
                      <w:color w:val="000000"/>
                      <w:sz w:val="16"/>
                      <w:szCs w:val="16"/>
                    </w:rPr>
                  </w:pPr>
                  <w:ins w:id="1978" w:author="Gannon, Hugh (Allianz Global Life)" w:date="2026-06-30T11:05:00Z" w16du:dateUtc="2026-06-30T10:05:00Z">
                    <w:r>
                      <w:rPr>
                        <w:rFonts w:ascii="Arial" w:hAnsi="Arial" w:cs="Arial"/>
                        <w:color w:val="000000"/>
                        <w:sz w:val="16"/>
                        <w:szCs w:val="16"/>
                      </w:rPr>
                      <w:t>J3</w:t>
                    </w:r>
                  </w:ins>
                </w:p>
              </w:tc>
              <w:tc>
                <w:tcPr>
                  <w:tcW w:w="1820" w:type="dxa"/>
                  <w:tcBorders>
                    <w:top w:val="nil"/>
                    <w:left w:val="nil"/>
                    <w:bottom w:val="single" w:sz="4" w:space="0" w:color="auto"/>
                    <w:right w:val="single" w:sz="4" w:space="0" w:color="auto"/>
                  </w:tcBorders>
                  <w:noWrap/>
                  <w:vAlign w:val="bottom"/>
                  <w:hideMark/>
                </w:tcPr>
                <w:p w14:paraId="0CE86577" w14:textId="77777777" w:rsidR="00333E1C" w:rsidRDefault="00333E1C" w:rsidP="00333E1C">
                  <w:pPr>
                    <w:jc w:val="right"/>
                    <w:rPr>
                      <w:ins w:id="1979" w:author="Gannon, Hugh (Allianz Global Life)" w:date="2026-06-30T11:05:00Z" w16du:dateUtc="2026-06-30T10:05:00Z"/>
                      <w:rFonts w:ascii="Arial" w:hAnsi="Arial" w:cs="Arial"/>
                      <w:color w:val="000000"/>
                      <w:sz w:val="16"/>
                      <w:szCs w:val="16"/>
                    </w:rPr>
                  </w:pPr>
                  <w:ins w:id="1980" w:author="Gannon, Hugh (Allianz Global Life)" w:date="2026-06-30T11:05:00Z" w16du:dateUtc="2026-06-30T10:05:00Z">
                    <w:r>
                      <w:rPr>
                        <w:rFonts w:ascii="Arial" w:hAnsi="Arial" w:cs="Arial"/>
                        <w:color w:val="000000"/>
                        <w:sz w:val="16"/>
                        <w:szCs w:val="16"/>
                      </w:rPr>
                      <w:t>0.63%</w:t>
                    </w:r>
                  </w:ins>
                </w:p>
              </w:tc>
            </w:tr>
            <w:tr w:rsidR="00333E1C" w14:paraId="0306441A" w14:textId="77777777" w:rsidTr="00333E1C">
              <w:trPr>
                <w:trHeight w:val="255"/>
                <w:ins w:id="1981"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0BB17ADD" w14:textId="77777777" w:rsidR="00333E1C" w:rsidRDefault="00333E1C" w:rsidP="00333E1C">
                  <w:pPr>
                    <w:rPr>
                      <w:ins w:id="1982" w:author="Gannon, Hugh (Allianz Global Life)" w:date="2026-06-30T11:05:00Z" w16du:dateUtc="2026-06-30T10:05:00Z"/>
                      <w:rFonts w:ascii="Arial" w:hAnsi="Arial" w:cs="Arial"/>
                      <w:color w:val="000000"/>
                      <w:sz w:val="16"/>
                      <w:szCs w:val="16"/>
                    </w:rPr>
                  </w:pPr>
                  <w:ins w:id="1983" w:author="Gannon, Hugh (Allianz Global Life)" w:date="2026-06-30T11:05:00Z" w16du:dateUtc="2026-06-30T10:05:00Z">
                    <w:r>
                      <w:rPr>
                        <w:rFonts w:ascii="Arial" w:hAnsi="Arial" w:cs="Arial"/>
                        <w:color w:val="000000"/>
                        <w:sz w:val="16"/>
                        <w:szCs w:val="16"/>
                      </w:rPr>
                      <w:t>J4</w:t>
                    </w:r>
                  </w:ins>
                </w:p>
              </w:tc>
              <w:tc>
                <w:tcPr>
                  <w:tcW w:w="1820" w:type="dxa"/>
                  <w:tcBorders>
                    <w:top w:val="nil"/>
                    <w:left w:val="nil"/>
                    <w:bottom w:val="single" w:sz="4" w:space="0" w:color="auto"/>
                    <w:right w:val="single" w:sz="4" w:space="0" w:color="auto"/>
                  </w:tcBorders>
                  <w:noWrap/>
                  <w:vAlign w:val="bottom"/>
                  <w:hideMark/>
                </w:tcPr>
                <w:p w14:paraId="32C32243" w14:textId="77777777" w:rsidR="00333E1C" w:rsidRDefault="00333E1C" w:rsidP="00333E1C">
                  <w:pPr>
                    <w:jc w:val="right"/>
                    <w:rPr>
                      <w:ins w:id="1984" w:author="Gannon, Hugh (Allianz Global Life)" w:date="2026-06-30T11:05:00Z" w16du:dateUtc="2026-06-30T10:05:00Z"/>
                      <w:rFonts w:ascii="Arial" w:hAnsi="Arial" w:cs="Arial"/>
                      <w:color w:val="000000"/>
                      <w:sz w:val="16"/>
                      <w:szCs w:val="16"/>
                    </w:rPr>
                  </w:pPr>
                  <w:ins w:id="1985" w:author="Gannon, Hugh (Allianz Global Life)" w:date="2026-06-30T11:05:00Z" w16du:dateUtc="2026-06-30T10:05:00Z">
                    <w:r>
                      <w:rPr>
                        <w:rFonts w:ascii="Arial" w:hAnsi="Arial" w:cs="Arial"/>
                        <w:color w:val="000000"/>
                        <w:sz w:val="16"/>
                        <w:szCs w:val="16"/>
                      </w:rPr>
                      <w:t>0.50%</w:t>
                    </w:r>
                  </w:ins>
                </w:p>
              </w:tc>
            </w:tr>
            <w:tr w:rsidR="00333E1C" w14:paraId="32573985" w14:textId="77777777" w:rsidTr="00333E1C">
              <w:trPr>
                <w:trHeight w:val="255"/>
                <w:ins w:id="1986"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226F522B" w14:textId="77777777" w:rsidR="00333E1C" w:rsidRDefault="00333E1C" w:rsidP="00333E1C">
                  <w:pPr>
                    <w:rPr>
                      <w:ins w:id="1987" w:author="Gannon, Hugh (Allianz Global Life)" w:date="2026-06-30T11:05:00Z" w16du:dateUtc="2026-06-30T10:05:00Z"/>
                      <w:rFonts w:ascii="Arial" w:hAnsi="Arial" w:cs="Arial"/>
                      <w:color w:val="000000"/>
                      <w:sz w:val="16"/>
                      <w:szCs w:val="16"/>
                    </w:rPr>
                  </w:pPr>
                  <w:ins w:id="1988" w:author="Gannon, Hugh (Allianz Global Life)" w:date="2026-06-30T11:05:00Z" w16du:dateUtc="2026-06-30T10:05:00Z">
                    <w:r>
                      <w:rPr>
                        <w:rFonts w:ascii="Arial" w:hAnsi="Arial" w:cs="Arial"/>
                        <w:color w:val="000000"/>
                        <w:sz w:val="16"/>
                        <w:szCs w:val="16"/>
                      </w:rPr>
                      <w:t>K1</w:t>
                    </w:r>
                  </w:ins>
                </w:p>
              </w:tc>
              <w:tc>
                <w:tcPr>
                  <w:tcW w:w="1820" w:type="dxa"/>
                  <w:tcBorders>
                    <w:top w:val="nil"/>
                    <w:left w:val="nil"/>
                    <w:bottom w:val="single" w:sz="4" w:space="0" w:color="auto"/>
                    <w:right w:val="single" w:sz="4" w:space="0" w:color="auto"/>
                  </w:tcBorders>
                  <w:noWrap/>
                  <w:vAlign w:val="bottom"/>
                  <w:hideMark/>
                </w:tcPr>
                <w:p w14:paraId="23B0025C" w14:textId="77777777" w:rsidR="00333E1C" w:rsidRDefault="00333E1C" w:rsidP="00333E1C">
                  <w:pPr>
                    <w:jc w:val="right"/>
                    <w:rPr>
                      <w:ins w:id="1989" w:author="Gannon, Hugh (Allianz Global Life)" w:date="2026-06-30T11:05:00Z" w16du:dateUtc="2026-06-30T10:05:00Z"/>
                      <w:rFonts w:ascii="Arial" w:hAnsi="Arial" w:cs="Arial"/>
                      <w:color w:val="000000"/>
                      <w:sz w:val="16"/>
                      <w:szCs w:val="16"/>
                    </w:rPr>
                  </w:pPr>
                  <w:ins w:id="1990" w:author="Gannon, Hugh (Allianz Global Life)" w:date="2026-06-30T11:05:00Z" w16du:dateUtc="2026-06-30T10:05:00Z">
                    <w:r>
                      <w:rPr>
                        <w:rFonts w:ascii="Arial" w:hAnsi="Arial" w:cs="Arial"/>
                        <w:color w:val="000000"/>
                        <w:sz w:val="16"/>
                        <w:szCs w:val="16"/>
                      </w:rPr>
                      <w:t>0.00%</w:t>
                    </w:r>
                  </w:ins>
                </w:p>
              </w:tc>
            </w:tr>
            <w:tr w:rsidR="00333E1C" w14:paraId="6FC5F530" w14:textId="77777777" w:rsidTr="00333E1C">
              <w:trPr>
                <w:trHeight w:val="255"/>
                <w:ins w:id="1991"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574682B3" w14:textId="77777777" w:rsidR="00333E1C" w:rsidRDefault="00333E1C" w:rsidP="00333E1C">
                  <w:pPr>
                    <w:rPr>
                      <w:ins w:id="1992" w:author="Gannon, Hugh (Allianz Global Life)" w:date="2026-06-30T11:05:00Z" w16du:dateUtc="2026-06-30T10:05:00Z"/>
                      <w:rFonts w:ascii="Arial" w:hAnsi="Arial" w:cs="Arial"/>
                      <w:color w:val="000000"/>
                      <w:sz w:val="16"/>
                      <w:szCs w:val="16"/>
                    </w:rPr>
                  </w:pPr>
                  <w:ins w:id="1993" w:author="Gannon, Hugh (Allianz Global Life)" w:date="2026-06-30T11:05:00Z" w16du:dateUtc="2026-06-30T10:05:00Z">
                    <w:r>
                      <w:rPr>
                        <w:rFonts w:ascii="Arial" w:hAnsi="Arial" w:cs="Arial"/>
                        <w:color w:val="000000"/>
                        <w:sz w:val="16"/>
                        <w:szCs w:val="16"/>
                      </w:rPr>
                      <w:t>K2</w:t>
                    </w:r>
                  </w:ins>
                </w:p>
              </w:tc>
              <w:tc>
                <w:tcPr>
                  <w:tcW w:w="1820" w:type="dxa"/>
                  <w:tcBorders>
                    <w:top w:val="nil"/>
                    <w:left w:val="nil"/>
                    <w:bottom w:val="single" w:sz="4" w:space="0" w:color="auto"/>
                    <w:right w:val="single" w:sz="4" w:space="0" w:color="auto"/>
                  </w:tcBorders>
                  <w:noWrap/>
                  <w:vAlign w:val="bottom"/>
                  <w:hideMark/>
                </w:tcPr>
                <w:p w14:paraId="4710EFA2" w14:textId="77777777" w:rsidR="00333E1C" w:rsidRDefault="00333E1C" w:rsidP="00333E1C">
                  <w:pPr>
                    <w:jc w:val="right"/>
                    <w:rPr>
                      <w:ins w:id="1994" w:author="Gannon, Hugh (Allianz Global Life)" w:date="2026-06-30T11:05:00Z" w16du:dateUtc="2026-06-30T10:05:00Z"/>
                      <w:rFonts w:ascii="Arial" w:hAnsi="Arial" w:cs="Arial"/>
                      <w:color w:val="000000"/>
                      <w:sz w:val="16"/>
                      <w:szCs w:val="16"/>
                    </w:rPr>
                  </w:pPr>
                  <w:ins w:id="1995" w:author="Gannon, Hugh (Allianz Global Life)" w:date="2026-06-30T11:05:00Z" w16du:dateUtc="2026-06-30T10:05:00Z">
                    <w:r>
                      <w:rPr>
                        <w:rFonts w:ascii="Arial" w:hAnsi="Arial" w:cs="Arial"/>
                        <w:color w:val="000000"/>
                        <w:sz w:val="16"/>
                        <w:szCs w:val="16"/>
                      </w:rPr>
                      <w:t>0.00%</w:t>
                    </w:r>
                  </w:ins>
                </w:p>
              </w:tc>
            </w:tr>
            <w:tr w:rsidR="00333E1C" w14:paraId="144C49DB" w14:textId="77777777" w:rsidTr="00333E1C">
              <w:trPr>
                <w:trHeight w:val="255"/>
                <w:ins w:id="1996"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185C1C64" w14:textId="77777777" w:rsidR="00333E1C" w:rsidRDefault="00333E1C" w:rsidP="00333E1C">
                  <w:pPr>
                    <w:rPr>
                      <w:ins w:id="1997" w:author="Gannon, Hugh (Allianz Global Life)" w:date="2026-06-30T11:05:00Z" w16du:dateUtc="2026-06-30T10:05:00Z"/>
                      <w:rFonts w:ascii="Arial" w:hAnsi="Arial" w:cs="Arial"/>
                      <w:color w:val="000000"/>
                      <w:sz w:val="16"/>
                      <w:szCs w:val="16"/>
                    </w:rPr>
                  </w:pPr>
                  <w:ins w:id="1998" w:author="Gannon, Hugh (Allianz Global Life)" w:date="2026-06-30T11:05:00Z" w16du:dateUtc="2026-06-30T10:05:00Z">
                    <w:r>
                      <w:rPr>
                        <w:rFonts w:ascii="Arial" w:hAnsi="Arial" w:cs="Arial"/>
                        <w:color w:val="000000"/>
                        <w:sz w:val="16"/>
                        <w:szCs w:val="16"/>
                      </w:rPr>
                      <w:t>L1</w:t>
                    </w:r>
                  </w:ins>
                </w:p>
              </w:tc>
              <w:tc>
                <w:tcPr>
                  <w:tcW w:w="1820" w:type="dxa"/>
                  <w:tcBorders>
                    <w:top w:val="nil"/>
                    <w:left w:val="nil"/>
                    <w:bottom w:val="single" w:sz="4" w:space="0" w:color="auto"/>
                    <w:right w:val="single" w:sz="4" w:space="0" w:color="auto"/>
                  </w:tcBorders>
                  <w:noWrap/>
                  <w:vAlign w:val="bottom"/>
                  <w:hideMark/>
                </w:tcPr>
                <w:p w14:paraId="20B9D5D0" w14:textId="77777777" w:rsidR="00333E1C" w:rsidRDefault="00333E1C" w:rsidP="00333E1C">
                  <w:pPr>
                    <w:jc w:val="right"/>
                    <w:rPr>
                      <w:ins w:id="1999" w:author="Gannon, Hugh (Allianz Global Life)" w:date="2026-06-30T11:05:00Z" w16du:dateUtc="2026-06-30T10:05:00Z"/>
                      <w:rFonts w:ascii="Arial" w:hAnsi="Arial" w:cs="Arial"/>
                      <w:color w:val="000000"/>
                      <w:sz w:val="16"/>
                      <w:szCs w:val="16"/>
                    </w:rPr>
                  </w:pPr>
                  <w:ins w:id="2000" w:author="Gannon, Hugh (Allianz Global Life)" w:date="2026-06-30T11:05:00Z" w16du:dateUtc="2026-06-30T10:05:00Z">
                    <w:r>
                      <w:rPr>
                        <w:rFonts w:ascii="Arial" w:hAnsi="Arial" w:cs="Arial"/>
                        <w:color w:val="000000"/>
                        <w:sz w:val="16"/>
                        <w:szCs w:val="16"/>
                      </w:rPr>
                      <w:t>0.25%</w:t>
                    </w:r>
                  </w:ins>
                </w:p>
              </w:tc>
            </w:tr>
            <w:tr w:rsidR="00333E1C" w14:paraId="3DFD565C" w14:textId="77777777" w:rsidTr="00333E1C">
              <w:trPr>
                <w:trHeight w:val="255"/>
                <w:ins w:id="2001"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4DBA205D" w14:textId="77777777" w:rsidR="00333E1C" w:rsidRDefault="00333E1C" w:rsidP="00333E1C">
                  <w:pPr>
                    <w:rPr>
                      <w:ins w:id="2002" w:author="Gannon, Hugh (Allianz Global Life)" w:date="2026-06-30T11:05:00Z" w16du:dateUtc="2026-06-30T10:05:00Z"/>
                      <w:rFonts w:ascii="Arial" w:hAnsi="Arial" w:cs="Arial"/>
                      <w:color w:val="000000"/>
                      <w:sz w:val="16"/>
                      <w:szCs w:val="16"/>
                    </w:rPr>
                  </w:pPr>
                  <w:ins w:id="2003" w:author="Gannon, Hugh (Allianz Global Life)" w:date="2026-06-30T11:05:00Z" w16du:dateUtc="2026-06-30T10:05:00Z">
                    <w:r>
                      <w:rPr>
                        <w:rFonts w:ascii="Arial" w:hAnsi="Arial" w:cs="Arial"/>
                        <w:color w:val="000000"/>
                        <w:sz w:val="16"/>
                        <w:szCs w:val="16"/>
                      </w:rPr>
                      <w:t>L2</w:t>
                    </w:r>
                  </w:ins>
                </w:p>
              </w:tc>
              <w:tc>
                <w:tcPr>
                  <w:tcW w:w="1820" w:type="dxa"/>
                  <w:tcBorders>
                    <w:top w:val="nil"/>
                    <w:left w:val="nil"/>
                    <w:bottom w:val="single" w:sz="4" w:space="0" w:color="auto"/>
                    <w:right w:val="single" w:sz="4" w:space="0" w:color="auto"/>
                  </w:tcBorders>
                  <w:noWrap/>
                  <w:vAlign w:val="bottom"/>
                  <w:hideMark/>
                </w:tcPr>
                <w:p w14:paraId="78786666" w14:textId="77777777" w:rsidR="00333E1C" w:rsidRDefault="00333E1C" w:rsidP="00333E1C">
                  <w:pPr>
                    <w:jc w:val="right"/>
                    <w:rPr>
                      <w:ins w:id="2004" w:author="Gannon, Hugh (Allianz Global Life)" w:date="2026-06-30T11:05:00Z" w16du:dateUtc="2026-06-30T10:05:00Z"/>
                      <w:rFonts w:ascii="Arial" w:hAnsi="Arial" w:cs="Arial"/>
                      <w:color w:val="000000"/>
                      <w:sz w:val="16"/>
                      <w:szCs w:val="16"/>
                    </w:rPr>
                  </w:pPr>
                  <w:ins w:id="2005" w:author="Gannon, Hugh (Allianz Global Life)" w:date="2026-06-30T11:05:00Z" w16du:dateUtc="2026-06-30T10:05:00Z">
                    <w:r>
                      <w:rPr>
                        <w:rFonts w:ascii="Arial" w:hAnsi="Arial" w:cs="Arial"/>
                        <w:color w:val="000000"/>
                        <w:sz w:val="16"/>
                        <w:szCs w:val="16"/>
                      </w:rPr>
                      <w:t>0.25%</w:t>
                    </w:r>
                  </w:ins>
                </w:p>
              </w:tc>
            </w:tr>
            <w:tr w:rsidR="00333E1C" w14:paraId="42642759" w14:textId="77777777" w:rsidTr="00333E1C">
              <w:trPr>
                <w:trHeight w:val="255"/>
                <w:ins w:id="2006"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3AE6D247" w14:textId="77777777" w:rsidR="00333E1C" w:rsidRDefault="00333E1C" w:rsidP="00333E1C">
                  <w:pPr>
                    <w:rPr>
                      <w:ins w:id="2007" w:author="Gannon, Hugh (Allianz Global Life)" w:date="2026-06-30T11:05:00Z" w16du:dateUtc="2026-06-30T10:05:00Z"/>
                      <w:rFonts w:ascii="Arial" w:hAnsi="Arial" w:cs="Arial"/>
                      <w:color w:val="000000"/>
                      <w:sz w:val="16"/>
                      <w:szCs w:val="16"/>
                    </w:rPr>
                  </w:pPr>
                  <w:ins w:id="2008" w:author="Gannon, Hugh (Allianz Global Life)" w:date="2026-06-30T11:05:00Z" w16du:dateUtc="2026-06-30T10:05:00Z">
                    <w:r>
                      <w:rPr>
                        <w:rFonts w:ascii="Arial" w:hAnsi="Arial" w:cs="Arial"/>
                        <w:color w:val="000000"/>
                        <w:sz w:val="16"/>
                        <w:szCs w:val="16"/>
                      </w:rPr>
                      <w:lastRenderedPageBreak/>
                      <w:t>M1</w:t>
                    </w:r>
                  </w:ins>
                </w:p>
              </w:tc>
              <w:tc>
                <w:tcPr>
                  <w:tcW w:w="1820" w:type="dxa"/>
                  <w:tcBorders>
                    <w:top w:val="nil"/>
                    <w:left w:val="nil"/>
                    <w:bottom w:val="single" w:sz="4" w:space="0" w:color="auto"/>
                    <w:right w:val="single" w:sz="4" w:space="0" w:color="auto"/>
                  </w:tcBorders>
                  <w:noWrap/>
                  <w:vAlign w:val="bottom"/>
                  <w:hideMark/>
                </w:tcPr>
                <w:p w14:paraId="441DB2E0" w14:textId="77777777" w:rsidR="00333E1C" w:rsidRDefault="00333E1C" w:rsidP="00333E1C">
                  <w:pPr>
                    <w:jc w:val="right"/>
                    <w:rPr>
                      <w:ins w:id="2009" w:author="Gannon, Hugh (Allianz Global Life)" w:date="2026-06-30T11:05:00Z" w16du:dateUtc="2026-06-30T10:05:00Z"/>
                      <w:rFonts w:ascii="Arial" w:hAnsi="Arial" w:cs="Arial"/>
                      <w:color w:val="000000"/>
                      <w:sz w:val="16"/>
                      <w:szCs w:val="16"/>
                    </w:rPr>
                  </w:pPr>
                  <w:ins w:id="2010" w:author="Gannon, Hugh (Allianz Global Life)" w:date="2026-06-30T11:05:00Z" w16du:dateUtc="2026-06-30T10:05:00Z">
                    <w:r>
                      <w:rPr>
                        <w:rFonts w:ascii="Arial" w:hAnsi="Arial" w:cs="Arial"/>
                        <w:color w:val="000000"/>
                        <w:sz w:val="16"/>
                        <w:szCs w:val="16"/>
                      </w:rPr>
                      <w:t>0.50%</w:t>
                    </w:r>
                  </w:ins>
                </w:p>
              </w:tc>
            </w:tr>
            <w:tr w:rsidR="00333E1C" w14:paraId="012D6EBF" w14:textId="77777777" w:rsidTr="00333E1C">
              <w:trPr>
                <w:trHeight w:val="255"/>
                <w:ins w:id="2011" w:author="Gannon, Hugh (Allianz Global Life)" w:date="2026-06-30T11:05:00Z"/>
              </w:trPr>
              <w:tc>
                <w:tcPr>
                  <w:tcW w:w="960" w:type="dxa"/>
                  <w:tcBorders>
                    <w:top w:val="nil"/>
                    <w:left w:val="single" w:sz="4" w:space="0" w:color="auto"/>
                    <w:bottom w:val="single" w:sz="4" w:space="0" w:color="auto"/>
                    <w:right w:val="single" w:sz="4" w:space="0" w:color="auto"/>
                  </w:tcBorders>
                  <w:noWrap/>
                  <w:vAlign w:val="bottom"/>
                  <w:hideMark/>
                </w:tcPr>
                <w:p w14:paraId="1746515C" w14:textId="77777777" w:rsidR="00333E1C" w:rsidRDefault="00333E1C" w:rsidP="00333E1C">
                  <w:pPr>
                    <w:rPr>
                      <w:ins w:id="2012" w:author="Gannon, Hugh (Allianz Global Life)" w:date="2026-06-30T11:05:00Z" w16du:dateUtc="2026-06-30T10:05:00Z"/>
                      <w:rFonts w:ascii="Arial" w:hAnsi="Arial" w:cs="Arial"/>
                      <w:color w:val="000000"/>
                      <w:sz w:val="16"/>
                      <w:szCs w:val="16"/>
                    </w:rPr>
                  </w:pPr>
                  <w:ins w:id="2013" w:author="Gannon, Hugh (Allianz Global Life)" w:date="2026-06-30T11:05:00Z" w16du:dateUtc="2026-06-30T10:05:00Z">
                    <w:r>
                      <w:rPr>
                        <w:rFonts w:ascii="Arial" w:hAnsi="Arial" w:cs="Arial"/>
                        <w:color w:val="000000"/>
                        <w:sz w:val="16"/>
                        <w:szCs w:val="16"/>
                      </w:rPr>
                      <w:t>M2</w:t>
                    </w:r>
                  </w:ins>
                </w:p>
              </w:tc>
              <w:tc>
                <w:tcPr>
                  <w:tcW w:w="1820" w:type="dxa"/>
                  <w:tcBorders>
                    <w:top w:val="nil"/>
                    <w:left w:val="nil"/>
                    <w:bottom w:val="single" w:sz="4" w:space="0" w:color="auto"/>
                    <w:right w:val="single" w:sz="4" w:space="0" w:color="auto"/>
                  </w:tcBorders>
                  <w:noWrap/>
                  <w:vAlign w:val="bottom"/>
                  <w:hideMark/>
                </w:tcPr>
                <w:p w14:paraId="7FABE998" w14:textId="77777777" w:rsidR="00333E1C" w:rsidRDefault="00333E1C" w:rsidP="00333E1C">
                  <w:pPr>
                    <w:jc w:val="right"/>
                    <w:rPr>
                      <w:ins w:id="2014" w:author="Gannon, Hugh (Allianz Global Life)" w:date="2026-06-30T11:05:00Z" w16du:dateUtc="2026-06-30T10:05:00Z"/>
                      <w:rFonts w:ascii="Arial" w:hAnsi="Arial" w:cs="Arial"/>
                      <w:color w:val="000000"/>
                      <w:sz w:val="16"/>
                      <w:szCs w:val="16"/>
                    </w:rPr>
                  </w:pPr>
                  <w:ins w:id="2015" w:author="Gannon, Hugh (Allianz Global Life)" w:date="2026-06-30T11:05:00Z" w16du:dateUtc="2026-06-30T10:05:00Z">
                    <w:r>
                      <w:rPr>
                        <w:rFonts w:ascii="Arial" w:hAnsi="Arial" w:cs="Arial"/>
                        <w:color w:val="000000"/>
                        <w:sz w:val="16"/>
                        <w:szCs w:val="16"/>
                      </w:rPr>
                      <w:t>0.50%</w:t>
                    </w:r>
                  </w:ins>
                </w:p>
              </w:tc>
            </w:tr>
          </w:tbl>
          <w:p w14:paraId="650D8DFE" w14:textId="77777777" w:rsidR="00333E1C" w:rsidRPr="00072586" w:rsidRDefault="00333E1C" w:rsidP="00772522">
            <w:pPr>
              <w:rPr>
                <w:rFonts w:asciiTheme="minorHAnsi" w:hAnsiTheme="minorHAnsi" w:cstheme="minorHAnsi"/>
                <w:color w:val="000000"/>
                <w:sz w:val="20"/>
                <w:szCs w:val="20"/>
              </w:rPr>
            </w:pPr>
          </w:p>
          <w:tbl>
            <w:tblPr>
              <w:tblW w:w="4940" w:type="dxa"/>
              <w:tblLook w:val="04A0" w:firstRow="1" w:lastRow="0" w:firstColumn="1" w:lastColumn="0" w:noHBand="0" w:noVBand="1"/>
            </w:tblPr>
            <w:tblGrid>
              <w:gridCol w:w="1600"/>
              <w:gridCol w:w="3340"/>
            </w:tblGrid>
            <w:tr w:rsidR="00B959F2" w:rsidRPr="00072586" w:rsidDel="00333E1C" w14:paraId="002FF848" w14:textId="6CE11C43">
              <w:trPr>
                <w:trHeight w:val="255"/>
                <w:del w:id="2016" w:author="Gannon, Hugh (Allianz Global Life)" w:date="2026-06-30T11:05:00Z"/>
              </w:trPr>
              <w:tc>
                <w:tcPr>
                  <w:tcW w:w="1600" w:type="dxa"/>
                  <w:tcBorders>
                    <w:top w:val="single" w:sz="4" w:space="0" w:color="auto"/>
                    <w:left w:val="single" w:sz="4" w:space="0" w:color="auto"/>
                    <w:bottom w:val="single" w:sz="4" w:space="0" w:color="auto"/>
                    <w:right w:val="single" w:sz="4" w:space="0" w:color="auto"/>
                  </w:tcBorders>
                  <w:noWrap/>
                  <w:vAlign w:val="bottom"/>
                  <w:hideMark/>
                </w:tcPr>
                <w:p w14:paraId="15123776" w14:textId="06D6B67D" w:rsidR="00B959F2" w:rsidRPr="00072586" w:rsidDel="00333E1C" w:rsidRDefault="00B959F2" w:rsidP="00B959F2">
                  <w:pPr>
                    <w:jc w:val="center"/>
                    <w:rPr>
                      <w:del w:id="2017" w:author="Gannon, Hugh (Allianz Global Life)" w:date="2026-06-30T11:05:00Z" w16du:dateUtc="2026-06-30T10:05:00Z"/>
                      <w:rFonts w:asciiTheme="minorHAnsi" w:hAnsiTheme="minorHAnsi" w:cstheme="minorHAnsi"/>
                      <w:b/>
                      <w:bCs/>
                      <w:color w:val="000000"/>
                      <w:sz w:val="20"/>
                      <w:szCs w:val="20"/>
                    </w:rPr>
                  </w:pPr>
                  <w:del w:id="2018" w:author="Gannon, Hugh (Allianz Global Life)" w:date="2026-06-30T11:05:00Z" w16du:dateUtc="2026-06-30T10:05:00Z">
                    <w:r w:rsidRPr="00072586" w:rsidDel="00333E1C">
                      <w:rPr>
                        <w:rFonts w:asciiTheme="minorHAnsi" w:hAnsiTheme="minorHAnsi" w:cstheme="minorHAnsi"/>
                        <w:b/>
                        <w:bCs/>
                        <w:color w:val="000000"/>
                        <w:sz w:val="20"/>
                        <w:szCs w:val="20"/>
                      </w:rPr>
                      <w:delText>Product Code</w:delText>
                    </w:r>
                  </w:del>
                </w:p>
              </w:tc>
              <w:tc>
                <w:tcPr>
                  <w:tcW w:w="3340" w:type="dxa"/>
                  <w:tcBorders>
                    <w:top w:val="single" w:sz="4" w:space="0" w:color="auto"/>
                    <w:left w:val="nil"/>
                    <w:bottom w:val="single" w:sz="4" w:space="0" w:color="auto"/>
                    <w:right w:val="single" w:sz="4" w:space="0" w:color="auto"/>
                  </w:tcBorders>
                  <w:noWrap/>
                  <w:vAlign w:val="bottom"/>
                  <w:hideMark/>
                </w:tcPr>
                <w:p w14:paraId="76E667FB" w14:textId="4A710532" w:rsidR="00B959F2" w:rsidRPr="00072586" w:rsidDel="00333E1C" w:rsidRDefault="00B959F2" w:rsidP="00B959F2">
                  <w:pPr>
                    <w:jc w:val="center"/>
                    <w:rPr>
                      <w:del w:id="2019" w:author="Gannon, Hugh (Allianz Global Life)" w:date="2026-06-30T11:05:00Z" w16du:dateUtc="2026-06-30T10:05:00Z"/>
                      <w:rFonts w:asciiTheme="minorHAnsi" w:hAnsiTheme="minorHAnsi" w:cstheme="minorHAnsi"/>
                      <w:b/>
                      <w:bCs/>
                      <w:color w:val="000000"/>
                      <w:sz w:val="20"/>
                      <w:szCs w:val="20"/>
                    </w:rPr>
                  </w:pPr>
                  <w:del w:id="2020" w:author="Gannon, Hugh (Allianz Global Life)" w:date="2026-06-30T11:05:00Z" w16du:dateUtc="2026-06-30T10:05:00Z">
                    <w:r w:rsidRPr="00072586" w:rsidDel="00333E1C">
                      <w:rPr>
                        <w:rFonts w:asciiTheme="minorHAnsi" w:hAnsiTheme="minorHAnsi" w:cstheme="minorHAnsi"/>
                        <w:b/>
                        <w:bCs/>
                        <w:color w:val="000000"/>
                        <w:sz w:val="20"/>
                        <w:szCs w:val="20"/>
                      </w:rPr>
                      <w:delText>Fund-Level Commission</w:delText>
                    </w:r>
                  </w:del>
                </w:p>
              </w:tc>
            </w:tr>
            <w:tr w:rsidR="00B959F2" w:rsidRPr="00072586" w:rsidDel="00333E1C" w14:paraId="262C7054" w14:textId="0FB6F895">
              <w:trPr>
                <w:trHeight w:val="255"/>
                <w:del w:id="2021" w:author="Gannon, Hugh (Allianz Global Life)" w:date="2026-06-30T11:05:00Z"/>
              </w:trPr>
              <w:tc>
                <w:tcPr>
                  <w:tcW w:w="1600" w:type="dxa"/>
                  <w:tcBorders>
                    <w:top w:val="nil"/>
                    <w:left w:val="single" w:sz="4" w:space="0" w:color="auto"/>
                    <w:bottom w:val="single" w:sz="4" w:space="0" w:color="auto"/>
                    <w:right w:val="single" w:sz="4" w:space="0" w:color="auto"/>
                  </w:tcBorders>
                  <w:noWrap/>
                  <w:vAlign w:val="bottom"/>
                  <w:hideMark/>
                </w:tcPr>
                <w:p w14:paraId="4B548B71" w14:textId="6FE02A3E" w:rsidR="00B959F2" w:rsidRPr="00072586" w:rsidDel="00333E1C" w:rsidRDefault="00B959F2" w:rsidP="00B959F2">
                  <w:pPr>
                    <w:jc w:val="center"/>
                    <w:rPr>
                      <w:del w:id="2022" w:author="Gannon, Hugh (Allianz Global Life)" w:date="2026-06-30T11:05:00Z" w16du:dateUtc="2026-06-30T10:05:00Z"/>
                      <w:rFonts w:asciiTheme="minorHAnsi" w:hAnsiTheme="minorHAnsi" w:cstheme="minorHAnsi"/>
                      <w:color w:val="000000"/>
                      <w:sz w:val="20"/>
                      <w:szCs w:val="20"/>
                    </w:rPr>
                  </w:pPr>
                  <w:del w:id="2023" w:author="Gannon, Hugh (Allianz Global Life)" w:date="2026-06-30T11:05:00Z" w16du:dateUtc="2026-06-30T10:05:00Z">
                    <w:r w:rsidRPr="00072586" w:rsidDel="00333E1C">
                      <w:rPr>
                        <w:rFonts w:asciiTheme="minorHAnsi" w:hAnsiTheme="minorHAnsi" w:cstheme="minorHAnsi"/>
                        <w:color w:val="000000"/>
                        <w:sz w:val="20"/>
                        <w:szCs w:val="20"/>
                      </w:rPr>
                      <w:delText>A1</w:delText>
                    </w:r>
                  </w:del>
                </w:p>
              </w:tc>
              <w:tc>
                <w:tcPr>
                  <w:tcW w:w="3340" w:type="dxa"/>
                  <w:tcBorders>
                    <w:top w:val="nil"/>
                    <w:left w:val="nil"/>
                    <w:bottom w:val="single" w:sz="4" w:space="0" w:color="auto"/>
                    <w:right w:val="single" w:sz="4" w:space="0" w:color="auto"/>
                  </w:tcBorders>
                  <w:noWrap/>
                  <w:vAlign w:val="bottom"/>
                  <w:hideMark/>
                </w:tcPr>
                <w:p w14:paraId="05764B1E" w14:textId="6D772AEF" w:rsidR="00B959F2" w:rsidRPr="00072586" w:rsidDel="00333E1C" w:rsidRDefault="00B959F2" w:rsidP="00B959F2">
                  <w:pPr>
                    <w:jc w:val="center"/>
                    <w:rPr>
                      <w:del w:id="2024" w:author="Gannon, Hugh (Allianz Global Life)" w:date="2026-06-30T11:05:00Z" w16du:dateUtc="2026-06-30T10:05:00Z"/>
                      <w:rFonts w:asciiTheme="minorHAnsi" w:hAnsiTheme="minorHAnsi" w:cstheme="minorHAnsi"/>
                      <w:color w:val="000000"/>
                      <w:sz w:val="20"/>
                      <w:szCs w:val="20"/>
                    </w:rPr>
                  </w:pPr>
                  <w:del w:id="2025" w:author="Gannon, Hugh (Allianz Global Life)" w:date="2026-06-30T11:05:00Z" w16du:dateUtc="2026-06-30T10:05:00Z">
                    <w:r w:rsidRPr="00072586" w:rsidDel="00333E1C">
                      <w:rPr>
                        <w:rFonts w:asciiTheme="minorHAnsi" w:hAnsiTheme="minorHAnsi" w:cstheme="minorHAnsi"/>
                        <w:color w:val="000000"/>
                        <w:sz w:val="20"/>
                        <w:szCs w:val="20"/>
                      </w:rPr>
                      <w:delText>0.75%</w:delText>
                    </w:r>
                  </w:del>
                </w:p>
              </w:tc>
            </w:tr>
            <w:tr w:rsidR="00B959F2" w:rsidRPr="00072586" w:rsidDel="00333E1C" w14:paraId="11920FA4" w14:textId="265FF72F">
              <w:trPr>
                <w:trHeight w:val="255"/>
                <w:del w:id="2026" w:author="Gannon, Hugh (Allianz Global Life)" w:date="2026-06-30T11:05:00Z"/>
              </w:trPr>
              <w:tc>
                <w:tcPr>
                  <w:tcW w:w="1600" w:type="dxa"/>
                  <w:tcBorders>
                    <w:top w:val="nil"/>
                    <w:left w:val="single" w:sz="4" w:space="0" w:color="auto"/>
                    <w:bottom w:val="single" w:sz="4" w:space="0" w:color="auto"/>
                    <w:right w:val="single" w:sz="4" w:space="0" w:color="auto"/>
                  </w:tcBorders>
                  <w:noWrap/>
                  <w:vAlign w:val="bottom"/>
                  <w:hideMark/>
                </w:tcPr>
                <w:p w14:paraId="11DE035C" w14:textId="1BC564B6" w:rsidR="00B959F2" w:rsidRPr="00072586" w:rsidDel="00333E1C" w:rsidRDefault="00B959F2" w:rsidP="00B959F2">
                  <w:pPr>
                    <w:jc w:val="center"/>
                    <w:rPr>
                      <w:del w:id="2027" w:author="Gannon, Hugh (Allianz Global Life)" w:date="2026-06-30T11:05:00Z" w16du:dateUtc="2026-06-30T10:05:00Z"/>
                      <w:rFonts w:asciiTheme="minorHAnsi" w:hAnsiTheme="minorHAnsi" w:cstheme="minorHAnsi"/>
                      <w:color w:val="000000"/>
                      <w:sz w:val="20"/>
                      <w:szCs w:val="20"/>
                    </w:rPr>
                  </w:pPr>
                  <w:del w:id="2028" w:author="Gannon, Hugh (Allianz Global Life)" w:date="2026-06-30T11:05:00Z" w16du:dateUtc="2026-06-30T10:05:00Z">
                    <w:r w:rsidRPr="00072586" w:rsidDel="00333E1C">
                      <w:rPr>
                        <w:rFonts w:asciiTheme="minorHAnsi" w:hAnsiTheme="minorHAnsi" w:cstheme="minorHAnsi"/>
                        <w:color w:val="000000"/>
                        <w:sz w:val="20"/>
                        <w:szCs w:val="20"/>
                      </w:rPr>
                      <w:delText>A2</w:delText>
                    </w:r>
                  </w:del>
                </w:p>
              </w:tc>
              <w:tc>
                <w:tcPr>
                  <w:tcW w:w="3340" w:type="dxa"/>
                  <w:tcBorders>
                    <w:top w:val="nil"/>
                    <w:left w:val="nil"/>
                    <w:bottom w:val="single" w:sz="4" w:space="0" w:color="auto"/>
                    <w:right w:val="single" w:sz="4" w:space="0" w:color="auto"/>
                  </w:tcBorders>
                  <w:noWrap/>
                  <w:vAlign w:val="bottom"/>
                  <w:hideMark/>
                </w:tcPr>
                <w:p w14:paraId="0D33A6C8" w14:textId="0CA80F4F" w:rsidR="00B959F2" w:rsidRPr="00072586" w:rsidDel="00333E1C" w:rsidRDefault="00B959F2" w:rsidP="00B959F2">
                  <w:pPr>
                    <w:jc w:val="center"/>
                    <w:rPr>
                      <w:del w:id="2029" w:author="Gannon, Hugh (Allianz Global Life)" w:date="2026-06-30T11:05:00Z" w16du:dateUtc="2026-06-30T10:05:00Z"/>
                      <w:rFonts w:asciiTheme="minorHAnsi" w:hAnsiTheme="minorHAnsi" w:cstheme="minorHAnsi"/>
                      <w:color w:val="000000"/>
                      <w:sz w:val="20"/>
                      <w:szCs w:val="20"/>
                    </w:rPr>
                  </w:pPr>
                  <w:del w:id="2030" w:author="Gannon, Hugh (Allianz Global Life)" w:date="2026-06-30T11:05:00Z" w16du:dateUtc="2026-06-30T10:05:00Z">
                    <w:r w:rsidRPr="00072586" w:rsidDel="00333E1C">
                      <w:rPr>
                        <w:rFonts w:asciiTheme="minorHAnsi" w:hAnsiTheme="minorHAnsi" w:cstheme="minorHAnsi"/>
                        <w:color w:val="000000"/>
                        <w:sz w:val="20"/>
                        <w:szCs w:val="20"/>
                      </w:rPr>
                      <w:delText>0.60%</w:delText>
                    </w:r>
                  </w:del>
                </w:p>
              </w:tc>
            </w:tr>
            <w:tr w:rsidR="00B959F2" w:rsidRPr="00072586" w:rsidDel="00333E1C" w14:paraId="2E059876" w14:textId="43C77B26">
              <w:trPr>
                <w:trHeight w:val="255"/>
                <w:del w:id="2031" w:author="Gannon, Hugh (Allianz Global Life)" w:date="2026-06-30T11:05:00Z"/>
              </w:trPr>
              <w:tc>
                <w:tcPr>
                  <w:tcW w:w="1600" w:type="dxa"/>
                  <w:tcBorders>
                    <w:top w:val="nil"/>
                    <w:left w:val="single" w:sz="4" w:space="0" w:color="auto"/>
                    <w:bottom w:val="single" w:sz="4" w:space="0" w:color="auto"/>
                    <w:right w:val="single" w:sz="4" w:space="0" w:color="auto"/>
                  </w:tcBorders>
                  <w:noWrap/>
                  <w:vAlign w:val="bottom"/>
                  <w:hideMark/>
                </w:tcPr>
                <w:p w14:paraId="2B6EB6E9" w14:textId="24AE76F4" w:rsidR="00B959F2" w:rsidRPr="00072586" w:rsidDel="00333E1C" w:rsidRDefault="00B959F2" w:rsidP="00B959F2">
                  <w:pPr>
                    <w:jc w:val="center"/>
                    <w:rPr>
                      <w:del w:id="2032" w:author="Gannon, Hugh (Allianz Global Life)" w:date="2026-06-30T11:05:00Z" w16du:dateUtc="2026-06-30T10:05:00Z"/>
                      <w:rFonts w:asciiTheme="minorHAnsi" w:hAnsiTheme="minorHAnsi" w:cstheme="minorHAnsi"/>
                      <w:color w:val="000000"/>
                      <w:sz w:val="20"/>
                      <w:szCs w:val="20"/>
                    </w:rPr>
                  </w:pPr>
                  <w:del w:id="2033" w:author="Gannon, Hugh (Allianz Global Life)" w:date="2026-06-30T11:05:00Z" w16du:dateUtc="2026-06-30T10:05:00Z">
                    <w:r w:rsidRPr="00072586" w:rsidDel="00333E1C">
                      <w:rPr>
                        <w:rFonts w:asciiTheme="minorHAnsi" w:hAnsiTheme="minorHAnsi" w:cstheme="minorHAnsi"/>
                        <w:color w:val="000000"/>
                        <w:sz w:val="20"/>
                        <w:szCs w:val="20"/>
                      </w:rPr>
                      <w:delText>A3</w:delText>
                    </w:r>
                  </w:del>
                </w:p>
              </w:tc>
              <w:tc>
                <w:tcPr>
                  <w:tcW w:w="3340" w:type="dxa"/>
                  <w:tcBorders>
                    <w:top w:val="nil"/>
                    <w:left w:val="nil"/>
                    <w:bottom w:val="single" w:sz="4" w:space="0" w:color="auto"/>
                    <w:right w:val="single" w:sz="4" w:space="0" w:color="auto"/>
                  </w:tcBorders>
                  <w:noWrap/>
                  <w:vAlign w:val="bottom"/>
                  <w:hideMark/>
                </w:tcPr>
                <w:p w14:paraId="516BC230" w14:textId="756BCDEA" w:rsidR="00B959F2" w:rsidRPr="00072586" w:rsidDel="00333E1C" w:rsidRDefault="00B959F2" w:rsidP="00B959F2">
                  <w:pPr>
                    <w:jc w:val="center"/>
                    <w:rPr>
                      <w:del w:id="2034" w:author="Gannon, Hugh (Allianz Global Life)" w:date="2026-06-30T11:05:00Z" w16du:dateUtc="2026-06-30T10:05:00Z"/>
                      <w:rFonts w:asciiTheme="minorHAnsi" w:hAnsiTheme="minorHAnsi" w:cstheme="minorHAnsi"/>
                      <w:color w:val="000000"/>
                      <w:sz w:val="20"/>
                      <w:szCs w:val="20"/>
                    </w:rPr>
                  </w:pPr>
                  <w:del w:id="2035" w:author="Gannon, Hugh (Allianz Global Life)" w:date="2026-06-30T11:05:00Z" w16du:dateUtc="2026-06-30T10:05:00Z">
                    <w:r w:rsidRPr="00072586" w:rsidDel="00333E1C">
                      <w:rPr>
                        <w:rFonts w:asciiTheme="minorHAnsi" w:hAnsiTheme="minorHAnsi" w:cstheme="minorHAnsi"/>
                        <w:color w:val="000000"/>
                        <w:sz w:val="20"/>
                        <w:szCs w:val="20"/>
                      </w:rPr>
                      <w:delText>0.50%</w:delText>
                    </w:r>
                  </w:del>
                </w:p>
              </w:tc>
            </w:tr>
            <w:tr w:rsidR="00B959F2" w:rsidRPr="00072586" w:rsidDel="00333E1C" w14:paraId="063D81E6" w14:textId="0244976A">
              <w:trPr>
                <w:trHeight w:val="255"/>
                <w:del w:id="2036" w:author="Gannon, Hugh (Allianz Global Life)" w:date="2026-06-30T11:05:00Z"/>
              </w:trPr>
              <w:tc>
                <w:tcPr>
                  <w:tcW w:w="1600" w:type="dxa"/>
                  <w:tcBorders>
                    <w:top w:val="nil"/>
                    <w:left w:val="single" w:sz="4" w:space="0" w:color="auto"/>
                    <w:bottom w:val="single" w:sz="4" w:space="0" w:color="auto"/>
                    <w:right w:val="single" w:sz="4" w:space="0" w:color="auto"/>
                  </w:tcBorders>
                  <w:noWrap/>
                  <w:vAlign w:val="bottom"/>
                </w:tcPr>
                <w:p w14:paraId="27B6A55C" w14:textId="75908AFD" w:rsidR="00B959F2" w:rsidRPr="00072586" w:rsidDel="00333E1C" w:rsidRDefault="00B959F2" w:rsidP="00B959F2">
                  <w:pPr>
                    <w:jc w:val="center"/>
                    <w:rPr>
                      <w:del w:id="2037" w:author="Gannon, Hugh (Allianz Global Life)" w:date="2026-06-30T11:05:00Z" w16du:dateUtc="2026-06-30T10:05:00Z"/>
                      <w:rFonts w:asciiTheme="minorHAnsi" w:hAnsiTheme="minorHAnsi" w:cstheme="minorHAnsi"/>
                      <w:color w:val="000000"/>
                      <w:sz w:val="20"/>
                      <w:szCs w:val="20"/>
                    </w:rPr>
                  </w:pPr>
                  <w:del w:id="2038" w:author="Gannon, Hugh (Allianz Global Life)" w:date="2026-06-30T11:05:00Z" w16du:dateUtc="2026-06-30T10:05:00Z">
                    <w:r w:rsidRPr="00072586" w:rsidDel="00333E1C">
                      <w:rPr>
                        <w:rFonts w:asciiTheme="minorHAnsi" w:hAnsiTheme="minorHAnsi" w:cstheme="minorHAnsi"/>
                        <w:color w:val="000000"/>
                        <w:sz w:val="20"/>
                        <w:szCs w:val="20"/>
                      </w:rPr>
                      <w:delText>A4</w:delText>
                    </w:r>
                  </w:del>
                </w:p>
              </w:tc>
              <w:tc>
                <w:tcPr>
                  <w:tcW w:w="3340" w:type="dxa"/>
                  <w:tcBorders>
                    <w:top w:val="nil"/>
                    <w:left w:val="nil"/>
                    <w:bottom w:val="single" w:sz="4" w:space="0" w:color="auto"/>
                    <w:right w:val="single" w:sz="4" w:space="0" w:color="auto"/>
                  </w:tcBorders>
                  <w:noWrap/>
                  <w:vAlign w:val="bottom"/>
                </w:tcPr>
                <w:p w14:paraId="24F280A2" w14:textId="02E7661A" w:rsidR="00B959F2" w:rsidRPr="00072586" w:rsidDel="00333E1C" w:rsidRDefault="00B959F2" w:rsidP="00B959F2">
                  <w:pPr>
                    <w:jc w:val="center"/>
                    <w:rPr>
                      <w:del w:id="2039" w:author="Gannon, Hugh (Allianz Global Life)" w:date="2026-06-30T11:05:00Z" w16du:dateUtc="2026-06-30T10:05:00Z"/>
                      <w:rFonts w:asciiTheme="minorHAnsi" w:hAnsiTheme="minorHAnsi" w:cstheme="minorHAnsi"/>
                      <w:color w:val="000000"/>
                      <w:sz w:val="20"/>
                      <w:szCs w:val="20"/>
                    </w:rPr>
                  </w:pPr>
                  <w:del w:id="2040" w:author="Gannon, Hugh (Allianz Global Life)" w:date="2026-06-30T11:05:00Z" w16du:dateUtc="2026-06-30T10:05:00Z">
                    <w:r w:rsidRPr="00072586" w:rsidDel="00333E1C">
                      <w:rPr>
                        <w:rFonts w:asciiTheme="minorHAnsi" w:hAnsiTheme="minorHAnsi" w:cstheme="minorHAnsi"/>
                        <w:color w:val="000000"/>
                        <w:sz w:val="20"/>
                        <w:szCs w:val="20"/>
                      </w:rPr>
                      <w:delText>0.35%</w:delText>
                    </w:r>
                  </w:del>
                </w:p>
              </w:tc>
            </w:tr>
            <w:tr w:rsidR="00B959F2" w:rsidRPr="00072586" w:rsidDel="00333E1C" w14:paraId="0D49E3BA" w14:textId="2ED9E93E">
              <w:trPr>
                <w:trHeight w:val="255"/>
                <w:del w:id="2041" w:author="Gannon, Hugh (Allianz Global Life)" w:date="2026-06-30T11:05:00Z"/>
              </w:trPr>
              <w:tc>
                <w:tcPr>
                  <w:tcW w:w="1600" w:type="dxa"/>
                  <w:tcBorders>
                    <w:top w:val="nil"/>
                    <w:left w:val="single" w:sz="4" w:space="0" w:color="auto"/>
                    <w:bottom w:val="single" w:sz="4" w:space="0" w:color="auto"/>
                    <w:right w:val="single" w:sz="4" w:space="0" w:color="auto"/>
                  </w:tcBorders>
                  <w:noWrap/>
                  <w:vAlign w:val="bottom"/>
                </w:tcPr>
                <w:p w14:paraId="00AD0D21" w14:textId="481C4FCD" w:rsidR="00B959F2" w:rsidRPr="00072586" w:rsidDel="00333E1C" w:rsidRDefault="00B959F2" w:rsidP="00B959F2">
                  <w:pPr>
                    <w:jc w:val="center"/>
                    <w:rPr>
                      <w:del w:id="2042" w:author="Gannon, Hugh (Allianz Global Life)" w:date="2026-06-30T11:05:00Z" w16du:dateUtc="2026-06-30T10:05:00Z"/>
                      <w:rFonts w:asciiTheme="minorHAnsi" w:hAnsiTheme="minorHAnsi" w:cstheme="minorHAnsi"/>
                      <w:color w:val="000000"/>
                      <w:sz w:val="20"/>
                      <w:szCs w:val="20"/>
                    </w:rPr>
                  </w:pPr>
                  <w:del w:id="2043" w:author="Gannon, Hugh (Allianz Global Life)" w:date="2026-06-30T11:05:00Z" w16du:dateUtc="2026-06-30T10:05:00Z">
                    <w:r w:rsidRPr="00072586" w:rsidDel="00333E1C">
                      <w:rPr>
                        <w:rFonts w:asciiTheme="minorHAnsi" w:hAnsiTheme="minorHAnsi" w:cstheme="minorHAnsi"/>
                        <w:color w:val="000000"/>
                        <w:sz w:val="20"/>
                        <w:szCs w:val="20"/>
                      </w:rPr>
                      <w:delText>A5</w:delText>
                    </w:r>
                  </w:del>
                </w:p>
              </w:tc>
              <w:tc>
                <w:tcPr>
                  <w:tcW w:w="3340" w:type="dxa"/>
                  <w:tcBorders>
                    <w:top w:val="nil"/>
                    <w:left w:val="nil"/>
                    <w:bottom w:val="single" w:sz="4" w:space="0" w:color="auto"/>
                    <w:right w:val="single" w:sz="4" w:space="0" w:color="auto"/>
                  </w:tcBorders>
                  <w:noWrap/>
                  <w:vAlign w:val="bottom"/>
                </w:tcPr>
                <w:p w14:paraId="09DD63CA" w14:textId="68876FD3" w:rsidR="00B959F2" w:rsidRPr="00072586" w:rsidDel="00333E1C" w:rsidRDefault="00B959F2" w:rsidP="00B959F2">
                  <w:pPr>
                    <w:jc w:val="center"/>
                    <w:rPr>
                      <w:del w:id="2044" w:author="Gannon, Hugh (Allianz Global Life)" w:date="2026-06-30T11:05:00Z" w16du:dateUtc="2026-06-30T10:05:00Z"/>
                      <w:rFonts w:asciiTheme="minorHAnsi" w:hAnsiTheme="minorHAnsi" w:cstheme="minorHAnsi"/>
                      <w:color w:val="000000"/>
                      <w:sz w:val="20"/>
                      <w:szCs w:val="20"/>
                    </w:rPr>
                  </w:pPr>
                  <w:del w:id="2045" w:author="Gannon, Hugh (Allianz Global Life)" w:date="2026-06-30T11:05:00Z" w16du:dateUtc="2026-06-30T10:05:00Z">
                    <w:r w:rsidRPr="00072586" w:rsidDel="00333E1C">
                      <w:rPr>
                        <w:rFonts w:asciiTheme="minorHAnsi" w:hAnsiTheme="minorHAnsi" w:cstheme="minorHAnsi"/>
                        <w:color w:val="000000"/>
                        <w:sz w:val="20"/>
                        <w:szCs w:val="20"/>
                      </w:rPr>
                      <w:delText>0.25%</w:delText>
                    </w:r>
                  </w:del>
                </w:p>
              </w:tc>
            </w:tr>
            <w:tr w:rsidR="00B959F2" w:rsidRPr="00072586" w:rsidDel="00333E1C" w14:paraId="6744884D" w14:textId="270EC3DC">
              <w:trPr>
                <w:trHeight w:val="255"/>
                <w:del w:id="2046" w:author="Gannon, Hugh (Allianz Global Life)" w:date="2026-06-30T11:05:00Z"/>
              </w:trPr>
              <w:tc>
                <w:tcPr>
                  <w:tcW w:w="1600" w:type="dxa"/>
                  <w:tcBorders>
                    <w:top w:val="nil"/>
                    <w:left w:val="single" w:sz="4" w:space="0" w:color="auto"/>
                    <w:bottom w:val="single" w:sz="4" w:space="0" w:color="auto"/>
                    <w:right w:val="single" w:sz="4" w:space="0" w:color="auto"/>
                  </w:tcBorders>
                  <w:noWrap/>
                  <w:vAlign w:val="bottom"/>
                  <w:hideMark/>
                </w:tcPr>
                <w:p w14:paraId="66B1FD0B" w14:textId="37FD5B9C" w:rsidR="00B959F2" w:rsidRPr="00072586" w:rsidDel="00333E1C" w:rsidRDefault="00B959F2" w:rsidP="00B959F2">
                  <w:pPr>
                    <w:jc w:val="center"/>
                    <w:rPr>
                      <w:del w:id="2047" w:author="Gannon, Hugh (Allianz Global Life)" w:date="2026-06-30T11:05:00Z" w16du:dateUtc="2026-06-30T10:05:00Z"/>
                      <w:rFonts w:asciiTheme="minorHAnsi" w:hAnsiTheme="minorHAnsi" w:cstheme="minorHAnsi"/>
                      <w:color w:val="000000"/>
                      <w:sz w:val="20"/>
                      <w:szCs w:val="20"/>
                    </w:rPr>
                  </w:pPr>
                  <w:del w:id="2048" w:author="Gannon, Hugh (Allianz Global Life)" w:date="2026-06-30T11:05:00Z" w16du:dateUtc="2026-06-30T10:05:00Z">
                    <w:r w:rsidRPr="00072586" w:rsidDel="00333E1C">
                      <w:rPr>
                        <w:rFonts w:asciiTheme="minorHAnsi" w:hAnsiTheme="minorHAnsi" w:cstheme="minorHAnsi"/>
                        <w:color w:val="000000"/>
                        <w:sz w:val="20"/>
                        <w:szCs w:val="20"/>
                      </w:rPr>
                      <w:delText>B1</w:delText>
                    </w:r>
                  </w:del>
                </w:p>
              </w:tc>
              <w:tc>
                <w:tcPr>
                  <w:tcW w:w="3340" w:type="dxa"/>
                  <w:tcBorders>
                    <w:top w:val="nil"/>
                    <w:left w:val="nil"/>
                    <w:bottom w:val="single" w:sz="4" w:space="0" w:color="auto"/>
                    <w:right w:val="single" w:sz="4" w:space="0" w:color="auto"/>
                  </w:tcBorders>
                  <w:noWrap/>
                  <w:vAlign w:val="bottom"/>
                  <w:hideMark/>
                </w:tcPr>
                <w:p w14:paraId="55458678" w14:textId="3FCFEEF3" w:rsidR="00B959F2" w:rsidRPr="00072586" w:rsidDel="00333E1C" w:rsidRDefault="00B959F2" w:rsidP="00B959F2">
                  <w:pPr>
                    <w:jc w:val="center"/>
                    <w:rPr>
                      <w:del w:id="2049" w:author="Gannon, Hugh (Allianz Global Life)" w:date="2026-06-30T11:05:00Z" w16du:dateUtc="2026-06-30T10:05:00Z"/>
                      <w:rFonts w:asciiTheme="minorHAnsi" w:hAnsiTheme="minorHAnsi" w:cstheme="minorHAnsi"/>
                      <w:color w:val="000000"/>
                      <w:sz w:val="20"/>
                      <w:szCs w:val="20"/>
                    </w:rPr>
                  </w:pPr>
                  <w:del w:id="2050" w:author="Gannon, Hugh (Allianz Global Life)" w:date="2026-06-30T11:05:00Z" w16du:dateUtc="2026-06-30T10:05:00Z">
                    <w:r w:rsidRPr="00072586" w:rsidDel="00333E1C">
                      <w:rPr>
                        <w:rFonts w:asciiTheme="minorHAnsi" w:hAnsiTheme="minorHAnsi" w:cstheme="minorHAnsi"/>
                        <w:color w:val="000000"/>
                        <w:sz w:val="20"/>
                        <w:szCs w:val="20"/>
                      </w:rPr>
                      <w:delText>0.50%</w:delText>
                    </w:r>
                  </w:del>
                </w:p>
              </w:tc>
            </w:tr>
            <w:tr w:rsidR="00B959F2" w:rsidRPr="00072586" w:rsidDel="00333E1C" w14:paraId="400FE1F3" w14:textId="2744AE82">
              <w:trPr>
                <w:trHeight w:val="255"/>
                <w:del w:id="2051" w:author="Gannon, Hugh (Allianz Global Life)" w:date="2026-06-30T11:05:00Z"/>
              </w:trPr>
              <w:tc>
                <w:tcPr>
                  <w:tcW w:w="1600" w:type="dxa"/>
                  <w:tcBorders>
                    <w:top w:val="nil"/>
                    <w:left w:val="single" w:sz="4" w:space="0" w:color="auto"/>
                    <w:bottom w:val="single" w:sz="4" w:space="0" w:color="auto"/>
                    <w:right w:val="single" w:sz="4" w:space="0" w:color="auto"/>
                  </w:tcBorders>
                  <w:noWrap/>
                  <w:vAlign w:val="bottom"/>
                  <w:hideMark/>
                </w:tcPr>
                <w:p w14:paraId="4B2DE297" w14:textId="51F09A37" w:rsidR="00B959F2" w:rsidRPr="00072586" w:rsidDel="00333E1C" w:rsidRDefault="00B959F2" w:rsidP="00B959F2">
                  <w:pPr>
                    <w:jc w:val="center"/>
                    <w:rPr>
                      <w:del w:id="2052" w:author="Gannon, Hugh (Allianz Global Life)" w:date="2026-06-30T11:05:00Z" w16du:dateUtc="2026-06-30T10:05:00Z"/>
                      <w:rFonts w:asciiTheme="minorHAnsi" w:hAnsiTheme="minorHAnsi" w:cstheme="minorHAnsi"/>
                      <w:color w:val="000000"/>
                      <w:sz w:val="20"/>
                      <w:szCs w:val="20"/>
                    </w:rPr>
                  </w:pPr>
                  <w:del w:id="2053" w:author="Gannon, Hugh (Allianz Global Life)" w:date="2026-06-30T11:05:00Z" w16du:dateUtc="2026-06-30T10:05:00Z">
                    <w:r w:rsidRPr="00072586" w:rsidDel="00333E1C">
                      <w:rPr>
                        <w:rFonts w:asciiTheme="minorHAnsi" w:hAnsiTheme="minorHAnsi" w:cstheme="minorHAnsi"/>
                        <w:color w:val="000000"/>
                        <w:sz w:val="20"/>
                        <w:szCs w:val="20"/>
                      </w:rPr>
                      <w:delText>B2</w:delText>
                    </w:r>
                  </w:del>
                </w:p>
              </w:tc>
              <w:tc>
                <w:tcPr>
                  <w:tcW w:w="3340" w:type="dxa"/>
                  <w:tcBorders>
                    <w:top w:val="nil"/>
                    <w:left w:val="nil"/>
                    <w:bottom w:val="single" w:sz="4" w:space="0" w:color="auto"/>
                    <w:right w:val="single" w:sz="4" w:space="0" w:color="auto"/>
                  </w:tcBorders>
                  <w:noWrap/>
                  <w:vAlign w:val="bottom"/>
                  <w:hideMark/>
                </w:tcPr>
                <w:p w14:paraId="3A5A94EC" w14:textId="70AC9107" w:rsidR="00B959F2" w:rsidRPr="00072586" w:rsidDel="00333E1C" w:rsidRDefault="00B959F2" w:rsidP="00B959F2">
                  <w:pPr>
                    <w:jc w:val="center"/>
                    <w:rPr>
                      <w:del w:id="2054" w:author="Gannon, Hugh (Allianz Global Life)" w:date="2026-06-30T11:05:00Z" w16du:dateUtc="2026-06-30T10:05:00Z"/>
                      <w:rFonts w:asciiTheme="minorHAnsi" w:hAnsiTheme="minorHAnsi" w:cstheme="minorHAnsi"/>
                      <w:color w:val="000000"/>
                      <w:sz w:val="20"/>
                      <w:szCs w:val="20"/>
                    </w:rPr>
                  </w:pPr>
                  <w:del w:id="2055" w:author="Gannon, Hugh (Allianz Global Life)" w:date="2026-06-30T11:05:00Z" w16du:dateUtc="2026-06-30T10:05:00Z">
                    <w:r w:rsidRPr="00072586" w:rsidDel="00333E1C">
                      <w:rPr>
                        <w:rFonts w:asciiTheme="minorHAnsi" w:hAnsiTheme="minorHAnsi" w:cstheme="minorHAnsi"/>
                        <w:color w:val="000000"/>
                        <w:sz w:val="20"/>
                        <w:szCs w:val="20"/>
                      </w:rPr>
                      <w:delText>0.35%</w:delText>
                    </w:r>
                  </w:del>
                </w:p>
              </w:tc>
            </w:tr>
            <w:tr w:rsidR="00B959F2" w:rsidRPr="00072586" w:rsidDel="00333E1C" w14:paraId="693DD81F" w14:textId="09EBD23C">
              <w:trPr>
                <w:trHeight w:val="255"/>
                <w:del w:id="2056" w:author="Gannon, Hugh (Allianz Global Life)" w:date="2026-06-30T11:05:00Z"/>
              </w:trPr>
              <w:tc>
                <w:tcPr>
                  <w:tcW w:w="1600" w:type="dxa"/>
                  <w:tcBorders>
                    <w:top w:val="nil"/>
                    <w:left w:val="single" w:sz="4" w:space="0" w:color="auto"/>
                    <w:bottom w:val="single" w:sz="4" w:space="0" w:color="auto"/>
                    <w:right w:val="single" w:sz="4" w:space="0" w:color="auto"/>
                  </w:tcBorders>
                  <w:noWrap/>
                  <w:vAlign w:val="bottom"/>
                  <w:hideMark/>
                </w:tcPr>
                <w:p w14:paraId="3C5BF44E" w14:textId="1B2E3B1D" w:rsidR="00B959F2" w:rsidRPr="00072586" w:rsidDel="00333E1C" w:rsidRDefault="00B959F2" w:rsidP="00B959F2">
                  <w:pPr>
                    <w:jc w:val="center"/>
                    <w:rPr>
                      <w:del w:id="2057" w:author="Gannon, Hugh (Allianz Global Life)" w:date="2026-06-30T11:05:00Z" w16du:dateUtc="2026-06-30T10:05:00Z"/>
                      <w:rFonts w:asciiTheme="minorHAnsi" w:hAnsiTheme="minorHAnsi" w:cstheme="minorHAnsi"/>
                      <w:color w:val="000000"/>
                      <w:sz w:val="20"/>
                      <w:szCs w:val="20"/>
                    </w:rPr>
                  </w:pPr>
                  <w:del w:id="2058" w:author="Gannon, Hugh (Allianz Global Life)" w:date="2026-06-30T11:05:00Z" w16du:dateUtc="2026-06-30T10:05:00Z">
                    <w:r w:rsidRPr="00072586" w:rsidDel="00333E1C">
                      <w:rPr>
                        <w:rFonts w:asciiTheme="minorHAnsi" w:hAnsiTheme="minorHAnsi" w:cstheme="minorHAnsi"/>
                        <w:color w:val="000000"/>
                        <w:sz w:val="20"/>
                        <w:szCs w:val="20"/>
                      </w:rPr>
                      <w:delText>B3</w:delText>
                    </w:r>
                  </w:del>
                </w:p>
              </w:tc>
              <w:tc>
                <w:tcPr>
                  <w:tcW w:w="3340" w:type="dxa"/>
                  <w:tcBorders>
                    <w:top w:val="nil"/>
                    <w:left w:val="nil"/>
                    <w:bottom w:val="single" w:sz="4" w:space="0" w:color="auto"/>
                    <w:right w:val="single" w:sz="4" w:space="0" w:color="auto"/>
                  </w:tcBorders>
                  <w:noWrap/>
                  <w:vAlign w:val="bottom"/>
                  <w:hideMark/>
                </w:tcPr>
                <w:p w14:paraId="2EB823B0" w14:textId="7699EB7B" w:rsidR="00B959F2" w:rsidRPr="00072586" w:rsidDel="00333E1C" w:rsidRDefault="00B959F2" w:rsidP="00B959F2">
                  <w:pPr>
                    <w:jc w:val="center"/>
                    <w:rPr>
                      <w:del w:id="2059" w:author="Gannon, Hugh (Allianz Global Life)" w:date="2026-06-30T11:05:00Z" w16du:dateUtc="2026-06-30T10:05:00Z"/>
                      <w:rFonts w:asciiTheme="minorHAnsi" w:hAnsiTheme="minorHAnsi" w:cstheme="minorHAnsi"/>
                      <w:color w:val="000000"/>
                      <w:sz w:val="20"/>
                      <w:szCs w:val="20"/>
                    </w:rPr>
                  </w:pPr>
                  <w:del w:id="2060" w:author="Gannon, Hugh (Allianz Global Life)" w:date="2026-06-30T11:05:00Z" w16du:dateUtc="2026-06-30T10:05:00Z">
                    <w:r w:rsidRPr="00072586" w:rsidDel="00333E1C">
                      <w:rPr>
                        <w:rFonts w:asciiTheme="minorHAnsi" w:hAnsiTheme="minorHAnsi" w:cstheme="minorHAnsi"/>
                        <w:color w:val="000000"/>
                        <w:sz w:val="20"/>
                        <w:szCs w:val="20"/>
                      </w:rPr>
                      <w:delText>0.25%</w:delText>
                    </w:r>
                  </w:del>
                </w:p>
              </w:tc>
            </w:tr>
            <w:tr w:rsidR="00B959F2" w:rsidRPr="00072586" w:rsidDel="00333E1C" w14:paraId="537054C7" w14:textId="38F2441A">
              <w:trPr>
                <w:trHeight w:val="255"/>
                <w:del w:id="2061" w:author="Gannon, Hugh (Allianz Global Life)" w:date="2026-06-30T11:05:00Z"/>
              </w:trPr>
              <w:tc>
                <w:tcPr>
                  <w:tcW w:w="1600" w:type="dxa"/>
                  <w:tcBorders>
                    <w:top w:val="nil"/>
                    <w:left w:val="single" w:sz="4" w:space="0" w:color="auto"/>
                    <w:bottom w:val="single" w:sz="4" w:space="0" w:color="auto"/>
                    <w:right w:val="single" w:sz="4" w:space="0" w:color="auto"/>
                  </w:tcBorders>
                  <w:noWrap/>
                  <w:vAlign w:val="bottom"/>
                </w:tcPr>
                <w:p w14:paraId="04991E84" w14:textId="3E4DA8A2" w:rsidR="00B959F2" w:rsidRPr="00072586" w:rsidDel="00333E1C" w:rsidRDefault="00B959F2" w:rsidP="00B959F2">
                  <w:pPr>
                    <w:jc w:val="center"/>
                    <w:rPr>
                      <w:del w:id="2062" w:author="Gannon, Hugh (Allianz Global Life)" w:date="2026-06-30T11:05:00Z" w16du:dateUtc="2026-06-30T10:05:00Z"/>
                      <w:rFonts w:asciiTheme="minorHAnsi" w:hAnsiTheme="minorHAnsi" w:cstheme="minorHAnsi"/>
                      <w:color w:val="000000"/>
                      <w:sz w:val="20"/>
                      <w:szCs w:val="20"/>
                    </w:rPr>
                  </w:pPr>
                  <w:del w:id="2063" w:author="Gannon, Hugh (Allianz Global Life)" w:date="2026-06-30T11:05:00Z" w16du:dateUtc="2026-06-30T10:05:00Z">
                    <w:r w:rsidRPr="00072586" w:rsidDel="00333E1C">
                      <w:rPr>
                        <w:rFonts w:asciiTheme="minorHAnsi" w:hAnsiTheme="minorHAnsi" w:cstheme="minorHAnsi"/>
                        <w:color w:val="000000"/>
                        <w:sz w:val="20"/>
                        <w:szCs w:val="20"/>
                      </w:rPr>
                      <w:delText>B4</w:delText>
                    </w:r>
                  </w:del>
                </w:p>
              </w:tc>
              <w:tc>
                <w:tcPr>
                  <w:tcW w:w="3340" w:type="dxa"/>
                  <w:tcBorders>
                    <w:top w:val="nil"/>
                    <w:left w:val="nil"/>
                    <w:bottom w:val="single" w:sz="4" w:space="0" w:color="auto"/>
                    <w:right w:val="single" w:sz="4" w:space="0" w:color="auto"/>
                  </w:tcBorders>
                  <w:noWrap/>
                  <w:vAlign w:val="bottom"/>
                </w:tcPr>
                <w:p w14:paraId="01346E19" w14:textId="134AD5A1" w:rsidR="00B959F2" w:rsidRPr="00072586" w:rsidDel="00333E1C" w:rsidRDefault="00B959F2" w:rsidP="00B959F2">
                  <w:pPr>
                    <w:jc w:val="center"/>
                    <w:rPr>
                      <w:del w:id="2064" w:author="Gannon, Hugh (Allianz Global Life)" w:date="2026-06-30T11:05:00Z" w16du:dateUtc="2026-06-30T10:05:00Z"/>
                      <w:rFonts w:asciiTheme="minorHAnsi" w:hAnsiTheme="minorHAnsi" w:cstheme="minorHAnsi"/>
                      <w:color w:val="000000"/>
                      <w:sz w:val="20"/>
                      <w:szCs w:val="20"/>
                    </w:rPr>
                  </w:pPr>
                  <w:del w:id="2065" w:author="Gannon, Hugh (Allianz Global Life)" w:date="2026-06-30T11:05:00Z" w16du:dateUtc="2026-06-30T10:05:00Z">
                    <w:r w:rsidRPr="00072586" w:rsidDel="00333E1C">
                      <w:rPr>
                        <w:rFonts w:asciiTheme="minorHAnsi" w:hAnsiTheme="minorHAnsi" w:cstheme="minorHAnsi"/>
                        <w:color w:val="000000"/>
                        <w:sz w:val="20"/>
                        <w:szCs w:val="20"/>
                      </w:rPr>
                      <w:delText>0.10%</w:delText>
                    </w:r>
                  </w:del>
                </w:p>
              </w:tc>
            </w:tr>
            <w:tr w:rsidR="00B959F2" w:rsidRPr="00072586" w:rsidDel="00333E1C" w14:paraId="45F11513" w14:textId="4C0F2CC7">
              <w:trPr>
                <w:trHeight w:val="255"/>
                <w:del w:id="2066" w:author="Gannon, Hugh (Allianz Global Life)" w:date="2026-06-30T11:05:00Z"/>
              </w:trPr>
              <w:tc>
                <w:tcPr>
                  <w:tcW w:w="1600" w:type="dxa"/>
                  <w:tcBorders>
                    <w:top w:val="nil"/>
                    <w:left w:val="single" w:sz="4" w:space="0" w:color="auto"/>
                    <w:bottom w:val="single" w:sz="4" w:space="0" w:color="auto"/>
                    <w:right w:val="single" w:sz="4" w:space="0" w:color="auto"/>
                  </w:tcBorders>
                  <w:noWrap/>
                  <w:vAlign w:val="bottom"/>
                </w:tcPr>
                <w:p w14:paraId="177129C4" w14:textId="37F30BB9" w:rsidR="00B959F2" w:rsidRPr="00072586" w:rsidDel="00333E1C" w:rsidRDefault="00B959F2" w:rsidP="00B959F2">
                  <w:pPr>
                    <w:jc w:val="center"/>
                    <w:rPr>
                      <w:del w:id="2067" w:author="Gannon, Hugh (Allianz Global Life)" w:date="2026-06-30T11:05:00Z" w16du:dateUtc="2026-06-30T10:05:00Z"/>
                      <w:rFonts w:asciiTheme="minorHAnsi" w:hAnsiTheme="minorHAnsi" w:cstheme="minorHAnsi"/>
                      <w:color w:val="000000"/>
                      <w:sz w:val="20"/>
                      <w:szCs w:val="20"/>
                    </w:rPr>
                  </w:pPr>
                  <w:del w:id="2068" w:author="Gannon, Hugh (Allianz Global Life)" w:date="2026-06-30T11:05:00Z" w16du:dateUtc="2026-06-30T10:05:00Z">
                    <w:r w:rsidRPr="00072586" w:rsidDel="00333E1C">
                      <w:rPr>
                        <w:rFonts w:asciiTheme="minorHAnsi" w:hAnsiTheme="minorHAnsi" w:cstheme="minorHAnsi"/>
                        <w:color w:val="000000"/>
                        <w:sz w:val="20"/>
                        <w:szCs w:val="20"/>
                      </w:rPr>
                      <w:delText>B5</w:delText>
                    </w:r>
                  </w:del>
                </w:p>
              </w:tc>
              <w:tc>
                <w:tcPr>
                  <w:tcW w:w="3340" w:type="dxa"/>
                  <w:tcBorders>
                    <w:top w:val="nil"/>
                    <w:left w:val="nil"/>
                    <w:bottom w:val="single" w:sz="4" w:space="0" w:color="auto"/>
                    <w:right w:val="single" w:sz="4" w:space="0" w:color="auto"/>
                  </w:tcBorders>
                  <w:noWrap/>
                  <w:vAlign w:val="bottom"/>
                </w:tcPr>
                <w:p w14:paraId="6B5C107A" w14:textId="0EAADDE4" w:rsidR="00B959F2" w:rsidRPr="00072586" w:rsidDel="00333E1C" w:rsidRDefault="00B959F2" w:rsidP="00B959F2">
                  <w:pPr>
                    <w:jc w:val="center"/>
                    <w:rPr>
                      <w:del w:id="2069" w:author="Gannon, Hugh (Allianz Global Life)" w:date="2026-06-30T11:05:00Z" w16du:dateUtc="2026-06-30T10:05:00Z"/>
                      <w:rFonts w:asciiTheme="minorHAnsi" w:hAnsiTheme="minorHAnsi" w:cstheme="minorHAnsi"/>
                      <w:color w:val="000000"/>
                      <w:sz w:val="20"/>
                      <w:szCs w:val="20"/>
                    </w:rPr>
                  </w:pPr>
                  <w:del w:id="2070" w:author="Gannon, Hugh (Allianz Global Life)" w:date="2026-06-30T11:05:00Z" w16du:dateUtc="2026-06-30T10:05:00Z">
                    <w:r w:rsidRPr="00072586" w:rsidDel="00333E1C">
                      <w:rPr>
                        <w:rFonts w:asciiTheme="minorHAnsi" w:hAnsiTheme="minorHAnsi" w:cstheme="minorHAnsi"/>
                        <w:color w:val="000000"/>
                        <w:sz w:val="20"/>
                        <w:szCs w:val="20"/>
                      </w:rPr>
                      <w:delText>0.00%</w:delText>
                    </w:r>
                  </w:del>
                </w:p>
              </w:tc>
            </w:tr>
            <w:tr w:rsidR="00B959F2" w:rsidRPr="00072586" w:rsidDel="00333E1C" w14:paraId="640D66C7" w14:textId="7396648E">
              <w:trPr>
                <w:trHeight w:val="255"/>
                <w:del w:id="2071" w:author="Gannon, Hugh (Allianz Global Life)" w:date="2026-06-30T11:05:00Z"/>
              </w:trPr>
              <w:tc>
                <w:tcPr>
                  <w:tcW w:w="1600" w:type="dxa"/>
                  <w:tcBorders>
                    <w:top w:val="nil"/>
                    <w:left w:val="single" w:sz="4" w:space="0" w:color="auto"/>
                    <w:bottom w:val="single" w:sz="4" w:space="0" w:color="auto"/>
                    <w:right w:val="single" w:sz="4" w:space="0" w:color="auto"/>
                  </w:tcBorders>
                  <w:noWrap/>
                  <w:vAlign w:val="bottom"/>
                  <w:hideMark/>
                </w:tcPr>
                <w:p w14:paraId="4CC26460" w14:textId="0C77A96F" w:rsidR="00B959F2" w:rsidRPr="00072586" w:rsidDel="00333E1C" w:rsidRDefault="00B959F2" w:rsidP="00B959F2">
                  <w:pPr>
                    <w:jc w:val="center"/>
                    <w:rPr>
                      <w:del w:id="2072" w:author="Gannon, Hugh (Allianz Global Life)" w:date="2026-06-30T11:05:00Z" w16du:dateUtc="2026-06-30T10:05:00Z"/>
                      <w:rFonts w:asciiTheme="minorHAnsi" w:hAnsiTheme="minorHAnsi" w:cstheme="minorHAnsi"/>
                      <w:color w:val="000000"/>
                      <w:sz w:val="20"/>
                      <w:szCs w:val="20"/>
                    </w:rPr>
                  </w:pPr>
                  <w:del w:id="2073" w:author="Gannon, Hugh (Allianz Global Life)" w:date="2026-06-30T11:05:00Z" w16du:dateUtc="2026-06-30T10:05:00Z">
                    <w:r w:rsidRPr="00072586" w:rsidDel="00333E1C">
                      <w:rPr>
                        <w:rFonts w:asciiTheme="minorHAnsi" w:hAnsiTheme="minorHAnsi" w:cstheme="minorHAnsi"/>
                        <w:color w:val="000000"/>
                        <w:sz w:val="20"/>
                        <w:szCs w:val="20"/>
                      </w:rPr>
                      <w:delText>C1</w:delText>
                    </w:r>
                  </w:del>
                </w:p>
              </w:tc>
              <w:tc>
                <w:tcPr>
                  <w:tcW w:w="3340" w:type="dxa"/>
                  <w:tcBorders>
                    <w:top w:val="nil"/>
                    <w:left w:val="nil"/>
                    <w:bottom w:val="single" w:sz="4" w:space="0" w:color="auto"/>
                    <w:right w:val="single" w:sz="4" w:space="0" w:color="auto"/>
                  </w:tcBorders>
                  <w:noWrap/>
                  <w:vAlign w:val="bottom"/>
                  <w:hideMark/>
                </w:tcPr>
                <w:p w14:paraId="589194FC" w14:textId="0AA83F70" w:rsidR="00B959F2" w:rsidRPr="00072586" w:rsidDel="00333E1C" w:rsidRDefault="00B959F2" w:rsidP="00B959F2">
                  <w:pPr>
                    <w:jc w:val="center"/>
                    <w:rPr>
                      <w:del w:id="2074" w:author="Gannon, Hugh (Allianz Global Life)" w:date="2026-06-30T11:05:00Z" w16du:dateUtc="2026-06-30T10:05:00Z"/>
                      <w:rFonts w:asciiTheme="minorHAnsi" w:hAnsiTheme="minorHAnsi" w:cstheme="minorHAnsi"/>
                      <w:color w:val="000000"/>
                      <w:sz w:val="20"/>
                      <w:szCs w:val="20"/>
                    </w:rPr>
                  </w:pPr>
                  <w:del w:id="2075" w:author="Gannon, Hugh (Allianz Global Life)" w:date="2026-06-30T11:05:00Z" w16du:dateUtc="2026-06-30T10:05:00Z">
                    <w:r w:rsidRPr="00072586" w:rsidDel="00333E1C">
                      <w:rPr>
                        <w:rFonts w:asciiTheme="minorHAnsi" w:hAnsiTheme="minorHAnsi" w:cstheme="minorHAnsi"/>
                        <w:color w:val="000000"/>
                        <w:sz w:val="20"/>
                        <w:szCs w:val="20"/>
                      </w:rPr>
                      <w:delText>0.25%</w:delText>
                    </w:r>
                  </w:del>
                </w:p>
              </w:tc>
            </w:tr>
            <w:tr w:rsidR="00B959F2" w:rsidRPr="00072586" w:rsidDel="00333E1C" w14:paraId="14950936" w14:textId="77A5A251">
              <w:trPr>
                <w:trHeight w:val="255"/>
                <w:del w:id="2076" w:author="Gannon, Hugh (Allianz Global Life)" w:date="2026-06-30T11:05:00Z"/>
              </w:trPr>
              <w:tc>
                <w:tcPr>
                  <w:tcW w:w="1600" w:type="dxa"/>
                  <w:tcBorders>
                    <w:top w:val="nil"/>
                    <w:left w:val="single" w:sz="4" w:space="0" w:color="auto"/>
                    <w:bottom w:val="single" w:sz="4" w:space="0" w:color="auto"/>
                    <w:right w:val="single" w:sz="4" w:space="0" w:color="auto"/>
                  </w:tcBorders>
                  <w:noWrap/>
                  <w:vAlign w:val="bottom"/>
                  <w:hideMark/>
                </w:tcPr>
                <w:p w14:paraId="712CDB53" w14:textId="714B0F20" w:rsidR="00B959F2" w:rsidRPr="00072586" w:rsidDel="00333E1C" w:rsidRDefault="00B959F2" w:rsidP="00B959F2">
                  <w:pPr>
                    <w:jc w:val="center"/>
                    <w:rPr>
                      <w:del w:id="2077" w:author="Gannon, Hugh (Allianz Global Life)" w:date="2026-06-30T11:05:00Z" w16du:dateUtc="2026-06-30T10:05:00Z"/>
                      <w:rFonts w:asciiTheme="minorHAnsi" w:hAnsiTheme="minorHAnsi" w:cstheme="minorHAnsi"/>
                      <w:color w:val="000000"/>
                      <w:sz w:val="20"/>
                      <w:szCs w:val="20"/>
                    </w:rPr>
                  </w:pPr>
                  <w:del w:id="2078" w:author="Gannon, Hugh (Allianz Global Life)" w:date="2026-06-30T11:05:00Z" w16du:dateUtc="2026-06-30T10:05:00Z">
                    <w:r w:rsidRPr="00072586" w:rsidDel="00333E1C">
                      <w:rPr>
                        <w:rFonts w:asciiTheme="minorHAnsi" w:hAnsiTheme="minorHAnsi" w:cstheme="minorHAnsi"/>
                        <w:color w:val="000000"/>
                        <w:sz w:val="20"/>
                        <w:szCs w:val="20"/>
                      </w:rPr>
                      <w:delText>C2</w:delText>
                    </w:r>
                  </w:del>
                </w:p>
              </w:tc>
              <w:tc>
                <w:tcPr>
                  <w:tcW w:w="3340" w:type="dxa"/>
                  <w:tcBorders>
                    <w:top w:val="nil"/>
                    <w:left w:val="nil"/>
                    <w:bottom w:val="single" w:sz="4" w:space="0" w:color="auto"/>
                    <w:right w:val="single" w:sz="4" w:space="0" w:color="auto"/>
                  </w:tcBorders>
                  <w:noWrap/>
                  <w:vAlign w:val="bottom"/>
                  <w:hideMark/>
                </w:tcPr>
                <w:p w14:paraId="60E6E2BB" w14:textId="226E2C49" w:rsidR="00B959F2" w:rsidRPr="00072586" w:rsidDel="00333E1C" w:rsidRDefault="00B959F2" w:rsidP="00B959F2">
                  <w:pPr>
                    <w:jc w:val="center"/>
                    <w:rPr>
                      <w:del w:id="2079" w:author="Gannon, Hugh (Allianz Global Life)" w:date="2026-06-30T11:05:00Z" w16du:dateUtc="2026-06-30T10:05:00Z"/>
                      <w:rFonts w:asciiTheme="minorHAnsi" w:hAnsiTheme="minorHAnsi" w:cstheme="minorHAnsi"/>
                      <w:color w:val="000000"/>
                      <w:sz w:val="20"/>
                      <w:szCs w:val="20"/>
                    </w:rPr>
                  </w:pPr>
                  <w:del w:id="2080" w:author="Gannon, Hugh (Allianz Global Life)" w:date="2026-06-30T11:05:00Z" w16du:dateUtc="2026-06-30T10:05:00Z">
                    <w:r w:rsidRPr="00072586" w:rsidDel="00333E1C">
                      <w:rPr>
                        <w:rFonts w:asciiTheme="minorHAnsi" w:hAnsiTheme="minorHAnsi" w:cstheme="minorHAnsi"/>
                        <w:color w:val="000000"/>
                        <w:sz w:val="20"/>
                        <w:szCs w:val="20"/>
                      </w:rPr>
                      <w:delText>0.12%</w:delText>
                    </w:r>
                  </w:del>
                </w:p>
              </w:tc>
            </w:tr>
            <w:tr w:rsidR="00B959F2" w:rsidRPr="00072586" w:rsidDel="00333E1C" w14:paraId="6DD3563C" w14:textId="0930C263">
              <w:trPr>
                <w:trHeight w:val="255"/>
                <w:del w:id="2081" w:author="Gannon, Hugh (Allianz Global Life)" w:date="2026-06-30T11:05:00Z"/>
              </w:trPr>
              <w:tc>
                <w:tcPr>
                  <w:tcW w:w="1600" w:type="dxa"/>
                  <w:tcBorders>
                    <w:top w:val="nil"/>
                    <w:left w:val="single" w:sz="4" w:space="0" w:color="auto"/>
                    <w:bottom w:val="single" w:sz="4" w:space="0" w:color="auto"/>
                    <w:right w:val="single" w:sz="4" w:space="0" w:color="auto"/>
                  </w:tcBorders>
                  <w:noWrap/>
                  <w:vAlign w:val="bottom"/>
                  <w:hideMark/>
                </w:tcPr>
                <w:p w14:paraId="348F17F6" w14:textId="42C641C6" w:rsidR="00B959F2" w:rsidRPr="00072586" w:rsidDel="00333E1C" w:rsidRDefault="00B959F2" w:rsidP="00B959F2">
                  <w:pPr>
                    <w:jc w:val="center"/>
                    <w:rPr>
                      <w:del w:id="2082" w:author="Gannon, Hugh (Allianz Global Life)" w:date="2026-06-30T11:05:00Z" w16du:dateUtc="2026-06-30T10:05:00Z"/>
                      <w:rFonts w:asciiTheme="minorHAnsi" w:hAnsiTheme="minorHAnsi" w:cstheme="minorHAnsi"/>
                      <w:color w:val="000000"/>
                      <w:sz w:val="20"/>
                      <w:szCs w:val="20"/>
                    </w:rPr>
                  </w:pPr>
                  <w:del w:id="2083" w:author="Gannon, Hugh (Allianz Global Life)" w:date="2026-06-30T11:05:00Z" w16du:dateUtc="2026-06-30T10:05:00Z">
                    <w:r w:rsidRPr="00072586" w:rsidDel="00333E1C">
                      <w:rPr>
                        <w:rFonts w:asciiTheme="minorHAnsi" w:hAnsiTheme="minorHAnsi" w:cstheme="minorHAnsi"/>
                        <w:color w:val="000000"/>
                        <w:sz w:val="20"/>
                        <w:szCs w:val="20"/>
                      </w:rPr>
                      <w:delText>C3</w:delText>
                    </w:r>
                  </w:del>
                </w:p>
              </w:tc>
              <w:tc>
                <w:tcPr>
                  <w:tcW w:w="3340" w:type="dxa"/>
                  <w:tcBorders>
                    <w:top w:val="nil"/>
                    <w:left w:val="nil"/>
                    <w:bottom w:val="single" w:sz="4" w:space="0" w:color="auto"/>
                    <w:right w:val="single" w:sz="4" w:space="0" w:color="auto"/>
                  </w:tcBorders>
                  <w:noWrap/>
                  <w:vAlign w:val="bottom"/>
                  <w:hideMark/>
                </w:tcPr>
                <w:p w14:paraId="70970CCF" w14:textId="150C0537" w:rsidR="00B959F2" w:rsidRPr="00072586" w:rsidDel="00333E1C" w:rsidRDefault="00B959F2" w:rsidP="00B959F2">
                  <w:pPr>
                    <w:jc w:val="center"/>
                    <w:rPr>
                      <w:del w:id="2084" w:author="Gannon, Hugh (Allianz Global Life)" w:date="2026-06-30T11:05:00Z" w16du:dateUtc="2026-06-30T10:05:00Z"/>
                      <w:rFonts w:asciiTheme="minorHAnsi" w:hAnsiTheme="minorHAnsi" w:cstheme="minorHAnsi"/>
                      <w:color w:val="000000"/>
                      <w:sz w:val="20"/>
                      <w:szCs w:val="20"/>
                    </w:rPr>
                  </w:pPr>
                  <w:del w:id="2085" w:author="Gannon, Hugh (Allianz Global Life)" w:date="2026-06-30T11:05:00Z" w16du:dateUtc="2026-06-30T10:05:00Z">
                    <w:r w:rsidRPr="00072586" w:rsidDel="00333E1C">
                      <w:rPr>
                        <w:rFonts w:asciiTheme="minorHAnsi" w:hAnsiTheme="minorHAnsi" w:cstheme="minorHAnsi"/>
                        <w:color w:val="000000"/>
                        <w:sz w:val="20"/>
                        <w:szCs w:val="20"/>
                      </w:rPr>
                      <w:delText>0.00%</w:delText>
                    </w:r>
                  </w:del>
                </w:p>
              </w:tc>
            </w:tr>
            <w:tr w:rsidR="00B959F2" w:rsidRPr="00072586" w:rsidDel="00333E1C" w14:paraId="2C70A00E" w14:textId="46708449">
              <w:trPr>
                <w:trHeight w:val="255"/>
                <w:del w:id="2086" w:author="Gannon, Hugh (Allianz Global Life)" w:date="2026-06-30T11:05:00Z"/>
              </w:trPr>
              <w:tc>
                <w:tcPr>
                  <w:tcW w:w="1600" w:type="dxa"/>
                  <w:tcBorders>
                    <w:top w:val="single" w:sz="4" w:space="0" w:color="auto"/>
                    <w:left w:val="single" w:sz="4" w:space="0" w:color="auto"/>
                    <w:bottom w:val="single" w:sz="4" w:space="0" w:color="auto"/>
                    <w:right w:val="single" w:sz="4" w:space="0" w:color="auto"/>
                  </w:tcBorders>
                  <w:noWrap/>
                  <w:vAlign w:val="bottom"/>
                  <w:hideMark/>
                </w:tcPr>
                <w:p w14:paraId="5FA03182" w14:textId="7CB231D8" w:rsidR="00B959F2" w:rsidRPr="00072586" w:rsidDel="00333E1C" w:rsidRDefault="00B959F2" w:rsidP="00B959F2">
                  <w:pPr>
                    <w:jc w:val="center"/>
                    <w:rPr>
                      <w:del w:id="2087" w:author="Gannon, Hugh (Allianz Global Life)" w:date="2026-06-30T11:05:00Z" w16du:dateUtc="2026-06-30T10:05:00Z"/>
                      <w:rFonts w:asciiTheme="minorHAnsi" w:hAnsiTheme="minorHAnsi" w:cstheme="minorHAnsi"/>
                      <w:color w:val="000000"/>
                      <w:sz w:val="20"/>
                      <w:szCs w:val="20"/>
                    </w:rPr>
                  </w:pPr>
                  <w:del w:id="2088" w:author="Gannon, Hugh (Allianz Global Life)" w:date="2026-06-30T11:05:00Z" w16du:dateUtc="2026-06-30T10:05:00Z">
                    <w:r w:rsidRPr="00072586" w:rsidDel="00333E1C">
                      <w:rPr>
                        <w:rFonts w:asciiTheme="minorHAnsi" w:hAnsiTheme="minorHAnsi" w:cstheme="minorHAnsi"/>
                        <w:color w:val="000000"/>
                        <w:sz w:val="20"/>
                        <w:szCs w:val="20"/>
                      </w:rPr>
                      <w:delText>D</w:delText>
                    </w:r>
                  </w:del>
                </w:p>
              </w:tc>
              <w:tc>
                <w:tcPr>
                  <w:tcW w:w="3340" w:type="dxa"/>
                  <w:tcBorders>
                    <w:top w:val="single" w:sz="4" w:space="0" w:color="auto"/>
                    <w:left w:val="nil"/>
                    <w:bottom w:val="single" w:sz="4" w:space="0" w:color="auto"/>
                    <w:right w:val="single" w:sz="4" w:space="0" w:color="auto"/>
                  </w:tcBorders>
                  <w:noWrap/>
                  <w:vAlign w:val="bottom"/>
                  <w:hideMark/>
                </w:tcPr>
                <w:p w14:paraId="1F982FDB" w14:textId="39DF4BED" w:rsidR="00B959F2" w:rsidRPr="00072586" w:rsidDel="00333E1C" w:rsidRDefault="00B959F2" w:rsidP="00B959F2">
                  <w:pPr>
                    <w:jc w:val="center"/>
                    <w:rPr>
                      <w:del w:id="2089" w:author="Gannon, Hugh (Allianz Global Life)" w:date="2026-06-30T11:05:00Z" w16du:dateUtc="2026-06-30T10:05:00Z"/>
                      <w:rFonts w:asciiTheme="minorHAnsi" w:hAnsiTheme="minorHAnsi" w:cstheme="minorHAnsi"/>
                      <w:color w:val="000000"/>
                      <w:sz w:val="20"/>
                      <w:szCs w:val="20"/>
                    </w:rPr>
                  </w:pPr>
                  <w:del w:id="2090" w:author="Gannon, Hugh (Allianz Global Life)" w:date="2026-06-30T11:05:00Z" w16du:dateUtc="2026-06-30T10:05:00Z">
                    <w:r w:rsidRPr="00072586" w:rsidDel="00333E1C">
                      <w:rPr>
                        <w:rFonts w:asciiTheme="minorHAnsi" w:hAnsiTheme="minorHAnsi" w:cstheme="minorHAnsi"/>
                        <w:color w:val="000000"/>
                        <w:sz w:val="20"/>
                        <w:szCs w:val="20"/>
                      </w:rPr>
                      <w:delText>0.00%</w:delText>
                    </w:r>
                  </w:del>
                </w:p>
              </w:tc>
            </w:tr>
            <w:tr w:rsidR="00B959F2" w:rsidRPr="00072586" w:rsidDel="00333E1C" w14:paraId="4777C179" w14:textId="569182F9">
              <w:trPr>
                <w:trHeight w:val="255"/>
                <w:del w:id="2091" w:author="Gannon, Hugh (Allianz Global Life)" w:date="2026-06-30T11:05:00Z"/>
              </w:trPr>
              <w:tc>
                <w:tcPr>
                  <w:tcW w:w="1600" w:type="dxa"/>
                  <w:tcBorders>
                    <w:top w:val="single" w:sz="4" w:space="0" w:color="auto"/>
                    <w:left w:val="single" w:sz="4" w:space="0" w:color="auto"/>
                    <w:bottom w:val="single" w:sz="4" w:space="0" w:color="auto"/>
                    <w:right w:val="single" w:sz="4" w:space="0" w:color="auto"/>
                  </w:tcBorders>
                  <w:noWrap/>
                  <w:vAlign w:val="bottom"/>
                </w:tcPr>
                <w:p w14:paraId="77B8F51A" w14:textId="56AEDF48" w:rsidR="00B959F2" w:rsidRPr="00072586" w:rsidDel="00333E1C" w:rsidRDefault="00B959F2" w:rsidP="00B959F2">
                  <w:pPr>
                    <w:jc w:val="center"/>
                    <w:rPr>
                      <w:del w:id="2092" w:author="Gannon, Hugh (Allianz Global Life)" w:date="2026-06-30T11:05:00Z" w16du:dateUtc="2026-06-30T10:05:00Z"/>
                      <w:rFonts w:asciiTheme="minorHAnsi" w:hAnsiTheme="minorHAnsi" w:cstheme="minorHAnsi"/>
                      <w:color w:val="000000"/>
                      <w:sz w:val="20"/>
                      <w:szCs w:val="20"/>
                    </w:rPr>
                  </w:pPr>
                  <w:del w:id="2093" w:author="Gannon, Hugh (Allianz Global Life)" w:date="2026-06-30T11:05:00Z" w16du:dateUtc="2026-06-30T10:05:00Z">
                    <w:r w:rsidRPr="00072586" w:rsidDel="00333E1C">
                      <w:rPr>
                        <w:rFonts w:asciiTheme="minorHAnsi" w:hAnsiTheme="minorHAnsi" w:cstheme="minorHAnsi"/>
                        <w:color w:val="000000"/>
                        <w:sz w:val="20"/>
                        <w:szCs w:val="20"/>
                      </w:rPr>
                      <w:delText>F1</w:delText>
                    </w:r>
                  </w:del>
                </w:p>
              </w:tc>
              <w:tc>
                <w:tcPr>
                  <w:tcW w:w="3340" w:type="dxa"/>
                  <w:tcBorders>
                    <w:top w:val="single" w:sz="4" w:space="0" w:color="auto"/>
                    <w:left w:val="nil"/>
                    <w:bottom w:val="single" w:sz="4" w:space="0" w:color="auto"/>
                    <w:right w:val="single" w:sz="4" w:space="0" w:color="auto"/>
                  </w:tcBorders>
                  <w:noWrap/>
                  <w:vAlign w:val="bottom"/>
                </w:tcPr>
                <w:p w14:paraId="0D9FD33F" w14:textId="02B4363D" w:rsidR="00B959F2" w:rsidRPr="00072586" w:rsidDel="00333E1C" w:rsidRDefault="00B959F2" w:rsidP="00B959F2">
                  <w:pPr>
                    <w:jc w:val="center"/>
                    <w:rPr>
                      <w:del w:id="2094" w:author="Gannon, Hugh (Allianz Global Life)" w:date="2026-06-30T11:05:00Z" w16du:dateUtc="2026-06-30T10:05:00Z"/>
                      <w:rFonts w:asciiTheme="minorHAnsi" w:hAnsiTheme="minorHAnsi" w:cstheme="minorHAnsi"/>
                      <w:color w:val="000000"/>
                      <w:sz w:val="20"/>
                      <w:szCs w:val="20"/>
                    </w:rPr>
                  </w:pPr>
                  <w:del w:id="2095" w:author="Gannon, Hugh (Allianz Global Life)" w:date="2026-06-30T11:05:00Z" w16du:dateUtc="2026-06-30T10:05:00Z">
                    <w:r w:rsidRPr="00072586" w:rsidDel="00333E1C">
                      <w:rPr>
                        <w:rFonts w:asciiTheme="minorHAnsi" w:hAnsiTheme="minorHAnsi" w:cstheme="minorHAnsi"/>
                        <w:color w:val="000000"/>
                        <w:sz w:val="20"/>
                        <w:szCs w:val="20"/>
                      </w:rPr>
                      <w:delText>1.00%</w:delText>
                    </w:r>
                  </w:del>
                </w:p>
              </w:tc>
            </w:tr>
            <w:tr w:rsidR="00B959F2" w:rsidRPr="00072586" w:rsidDel="00333E1C" w14:paraId="18B281A7" w14:textId="77D24480">
              <w:trPr>
                <w:trHeight w:val="255"/>
                <w:del w:id="2096" w:author="Gannon, Hugh (Allianz Global Life)" w:date="2026-06-30T11:05:00Z"/>
              </w:trPr>
              <w:tc>
                <w:tcPr>
                  <w:tcW w:w="1600" w:type="dxa"/>
                  <w:tcBorders>
                    <w:top w:val="single" w:sz="4" w:space="0" w:color="auto"/>
                    <w:left w:val="single" w:sz="4" w:space="0" w:color="auto"/>
                    <w:bottom w:val="single" w:sz="4" w:space="0" w:color="auto"/>
                    <w:right w:val="single" w:sz="4" w:space="0" w:color="auto"/>
                  </w:tcBorders>
                  <w:noWrap/>
                  <w:vAlign w:val="bottom"/>
                </w:tcPr>
                <w:p w14:paraId="58461187" w14:textId="5275F865" w:rsidR="00B959F2" w:rsidRPr="00072586" w:rsidDel="00333E1C" w:rsidRDefault="00B959F2" w:rsidP="00B959F2">
                  <w:pPr>
                    <w:jc w:val="center"/>
                    <w:rPr>
                      <w:del w:id="2097" w:author="Gannon, Hugh (Allianz Global Life)" w:date="2026-06-30T11:05:00Z" w16du:dateUtc="2026-06-30T10:05:00Z"/>
                      <w:rFonts w:asciiTheme="minorHAnsi" w:hAnsiTheme="minorHAnsi" w:cstheme="minorHAnsi"/>
                      <w:color w:val="000000"/>
                      <w:sz w:val="20"/>
                      <w:szCs w:val="20"/>
                    </w:rPr>
                  </w:pPr>
                  <w:del w:id="2098" w:author="Gannon, Hugh (Allianz Global Life)" w:date="2026-06-30T11:05:00Z" w16du:dateUtc="2026-06-30T10:05:00Z">
                    <w:r w:rsidRPr="00072586" w:rsidDel="00333E1C">
                      <w:rPr>
                        <w:rFonts w:asciiTheme="minorHAnsi" w:hAnsiTheme="minorHAnsi" w:cstheme="minorHAnsi"/>
                        <w:color w:val="000000"/>
                        <w:sz w:val="20"/>
                        <w:szCs w:val="20"/>
                      </w:rPr>
                      <w:delText>F2</w:delText>
                    </w:r>
                  </w:del>
                </w:p>
              </w:tc>
              <w:tc>
                <w:tcPr>
                  <w:tcW w:w="3340" w:type="dxa"/>
                  <w:tcBorders>
                    <w:top w:val="single" w:sz="4" w:space="0" w:color="auto"/>
                    <w:left w:val="nil"/>
                    <w:bottom w:val="single" w:sz="4" w:space="0" w:color="auto"/>
                    <w:right w:val="single" w:sz="4" w:space="0" w:color="auto"/>
                  </w:tcBorders>
                  <w:noWrap/>
                  <w:vAlign w:val="bottom"/>
                </w:tcPr>
                <w:p w14:paraId="131B4854" w14:textId="7B90A9E2" w:rsidR="00B959F2" w:rsidRPr="00072586" w:rsidDel="00333E1C" w:rsidRDefault="00B959F2" w:rsidP="00B959F2">
                  <w:pPr>
                    <w:jc w:val="center"/>
                    <w:rPr>
                      <w:del w:id="2099" w:author="Gannon, Hugh (Allianz Global Life)" w:date="2026-06-30T11:05:00Z" w16du:dateUtc="2026-06-30T10:05:00Z"/>
                      <w:rFonts w:asciiTheme="minorHAnsi" w:hAnsiTheme="minorHAnsi" w:cstheme="minorHAnsi"/>
                      <w:color w:val="000000"/>
                      <w:sz w:val="20"/>
                      <w:szCs w:val="20"/>
                    </w:rPr>
                  </w:pPr>
                  <w:del w:id="2100" w:author="Gannon, Hugh (Allianz Global Life)" w:date="2026-06-30T11:05:00Z" w16du:dateUtc="2026-06-30T10:05:00Z">
                    <w:r w:rsidRPr="00072586" w:rsidDel="00333E1C">
                      <w:rPr>
                        <w:rFonts w:asciiTheme="minorHAnsi" w:hAnsiTheme="minorHAnsi" w:cstheme="minorHAnsi"/>
                        <w:color w:val="000000"/>
                        <w:sz w:val="20"/>
                        <w:szCs w:val="20"/>
                      </w:rPr>
                      <w:delText>0.85%</w:delText>
                    </w:r>
                  </w:del>
                </w:p>
              </w:tc>
            </w:tr>
            <w:tr w:rsidR="00B959F2" w:rsidRPr="00072586" w:rsidDel="00333E1C" w14:paraId="485F5FF0" w14:textId="51C6E24A">
              <w:trPr>
                <w:trHeight w:val="255"/>
                <w:del w:id="2101" w:author="Gannon, Hugh (Allianz Global Life)" w:date="2026-06-30T11:05:00Z"/>
              </w:trPr>
              <w:tc>
                <w:tcPr>
                  <w:tcW w:w="1600" w:type="dxa"/>
                  <w:tcBorders>
                    <w:top w:val="single" w:sz="4" w:space="0" w:color="auto"/>
                    <w:left w:val="single" w:sz="4" w:space="0" w:color="auto"/>
                    <w:bottom w:val="single" w:sz="4" w:space="0" w:color="auto"/>
                    <w:right w:val="single" w:sz="4" w:space="0" w:color="auto"/>
                  </w:tcBorders>
                  <w:noWrap/>
                  <w:vAlign w:val="bottom"/>
                </w:tcPr>
                <w:p w14:paraId="1324B3EB" w14:textId="47377950" w:rsidR="00B959F2" w:rsidRPr="00072586" w:rsidDel="00333E1C" w:rsidRDefault="00B959F2" w:rsidP="00B959F2">
                  <w:pPr>
                    <w:jc w:val="center"/>
                    <w:rPr>
                      <w:del w:id="2102" w:author="Gannon, Hugh (Allianz Global Life)" w:date="2026-06-30T11:05:00Z" w16du:dateUtc="2026-06-30T10:05:00Z"/>
                      <w:rFonts w:asciiTheme="minorHAnsi" w:hAnsiTheme="minorHAnsi" w:cstheme="minorHAnsi"/>
                      <w:color w:val="000000"/>
                      <w:sz w:val="20"/>
                      <w:szCs w:val="20"/>
                    </w:rPr>
                  </w:pPr>
                  <w:del w:id="2103" w:author="Gannon, Hugh (Allianz Global Life)" w:date="2026-06-30T11:05:00Z" w16du:dateUtc="2026-06-30T10:05:00Z">
                    <w:r w:rsidRPr="00072586" w:rsidDel="00333E1C">
                      <w:rPr>
                        <w:rFonts w:asciiTheme="minorHAnsi" w:hAnsiTheme="minorHAnsi" w:cstheme="minorHAnsi"/>
                        <w:color w:val="000000"/>
                        <w:sz w:val="20"/>
                        <w:szCs w:val="20"/>
                      </w:rPr>
                      <w:delText>F3</w:delText>
                    </w:r>
                  </w:del>
                </w:p>
              </w:tc>
              <w:tc>
                <w:tcPr>
                  <w:tcW w:w="3340" w:type="dxa"/>
                  <w:tcBorders>
                    <w:top w:val="single" w:sz="4" w:space="0" w:color="auto"/>
                    <w:left w:val="nil"/>
                    <w:bottom w:val="single" w:sz="4" w:space="0" w:color="auto"/>
                    <w:right w:val="single" w:sz="4" w:space="0" w:color="auto"/>
                  </w:tcBorders>
                  <w:noWrap/>
                  <w:vAlign w:val="bottom"/>
                </w:tcPr>
                <w:p w14:paraId="02170675" w14:textId="4871D360" w:rsidR="00B959F2" w:rsidRPr="00072586" w:rsidDel="00333E1C" w:rsidRDefault="00B959F2" w:rsidP="00B959F2">
                  <w:pPr>
                    <w:jc w:val="center"/>
                    <w:rPr>
                      <w:del w:id="2104" w:author="Gannon, Hugh (Allianz Global Life)" w:date="2026-06-30T11:05:00Z" w16du:dateUtc="2026-06-30T10:05:00Z"/>
                      <w:rFonts w:asciiTheme="minorHAnsi" w:hAnsiTheme="minorHAnsi" w:cstheme="minorHAnsi"/>
                      <w:color w:val="000000"/>
                      <w:sz w:val="20"/>
                      <w:szCs w:val="20"/>
                    </w:rPr>
                  </w:pPr>
                  <w:del w:id="2105" w:author="Gannon, Hugh (Allianz Global Life)" w:date="2026-06-30T11:05:00Z" w16du:dateUtc="2026-06-30T10:05:00Z">
                    <w:r w:rsidRPr="00072586" w:rsidDel="00333E1C">
                      <w:rPr>
                        <w:rFonts w:asciiTheme="minorHAnsi" w:hAnsiTheme="minorHAnsi" w:cstheme="minorHAnsi"/>
                        <w:color w:val="000000"/>
                        <w:sz w:val="20"/>
                        <w:szCs w:val="20"/>
                      </w:rPr>
                      <w:delText>0.75%</w:delText>
                    </w:r>
                  </w:del>
                </w:p>
              </w:tc>
            </w:tr>
            <w:tr w:rsidR="00B959F2" w:rsidRPr="00072586" w:rsidDel="00333E1C" w14:paraId="3237E2A1" w14:textId="7F823232">
              <w:trPr>
                <w:trHeight w:val="255"/>
                <w:del w:id="2106" w:author="Gannon, Hugh (Allianz Global Life)" w:date="2026-06-30T11:05:00Z"/>
              </w:trPr>
              <w:tc>
                <w:tcPr>
                  <w:tcW w:w="1600" w:type="dxa"/>
                  <w:tcBorders>
                    <w:top w:val="single" w:sz="4" w:space="0" w:color="auto"/>
                    <w:left w:val="single" w:sz="4" w:space="0" w:color="auto"/>
                    <w:bottom w:val="single" w:sz="4" w:space="0" w:color="auto"/>
                    <w:right w:val="single" w:sz="4" w:space="0" w:color="auto"/>
                  </w:tcBorders>
                  <w:noWrap/>
                  <w:vAlign w:val="bottom"/>
                </w:tcPr>
                <w:p w14:paraId="0DF06531" w14:textId="2A6A96A3" w:rsidR="00B959F2" w:rsidRPr="00072586" w:rsidDel="00333E1C" w:rsidRDefault="00B959F2" w:rsidP="00B959F2">
                  <w:pPr>
                    <w:jc w:val="center"/>
                    <w:rPr>
                      <w:del w:id="2107" w:author="Gannon, Hugh (Allianz Global Life)" w:date="2026-06-30T11:05:00Z" w16du:dateUtc="2026-06-30T10:05:00Z"/>
                      <w:rFonts w:asciiTheme="minorHAnsi" w:hAnsiTheme="minorHAnsi" w:cstheme="minorHAnsi"/>
                      <w:color w:val="000000"/>
                      <w:sz w:val="20"/>
                      <w:szCs w:val="20"/>
                    </w:rPr>
                  </w:pPr>
                  <w:del w:id="2108" w:author="Gannon, Hugh (Allianz Global Life)" w:date="2026-06-30T11:05:00Z" w16du:dateUtc="2026-06-30T10:05:00Z">
                    <w:r w:rsidRPr="00072586" w:rsidDel="00333E1C">
                      <w:rPr>
                        <w:rFonts w:asciiTheme="minorHAnsi" w:hAnsiTheme="minorHAnsi" w:cstheme="minorHAnsi"/>
                        <w:color w:val="000000"/>
                        <w:sz w:val="20"/>
                        <w:szCs w:val="20"/>
                      </w:rPr>
                      <w:delText>F4</w:delText>
                    </w:r>
                  </w:del>
                </w:p>
              </w:tc>
              <w:tc>
                <w:tcPr>
                  <w:tcW w:w="3340" w:type="dxa"/>
                  <w:tcBorders>
                    <w:top w:val="single" w:sz="4" w:space="0" w:color="auto"/>
                    <w:left w:val="nil"/>
                    <w:bottom w:val="single" w:sz="4" w:space="0" w:color="auto"/>
                    <w:right w:val="single" w:sz="4" w:space="0" w:color="auto"/>
                  </w:tcBorders>
                  <w:noWrap/>
                  <w:vAlign w:val="bottom"/>
                </w:tcPr>
                <w:p w14:paraId="5A66BB9A" w14:textId="65C2DC16" w:rsidR="00B959F2" w:rsidRPr="00072586" w:rsidDel="00333E1C" w:rsidRDefault="00B959F2" w:rsidP="00B959F2">
                  <w:pPr>
                    <w:jc w:val="center"/>
                    <w:rPr>
                      <w:del w:id="2109" w:author="Gannon, Hugh (Allianz Global Life)" w:date="2026-06-30T11:05:00Z" w16du:dateUtc="2026-06-30T10:05:00Z"/>
                      <w:rFonts w:asciiTheme="minorHAnsi" w:hAnsiTheme="minorHAnsi" w:cstheme="minorHAnsi"/>
                      <w:color w:val="000000"/>
                      <w:sz w:val="20"/>
                      <w:szCs w:val="20"/>
                    </w:rPr>
                  </w:pPr>
                  <w:del w:id="2110" w:author="Gannon, Hugh (Allianz Global Life)" w:date="2026-06-30T11:05:00Z" w16du:dateUtc="2026-06-30T10:05:00Z">
                    <w:r w:rsidRPr="00072586" w:rsidDel="00333E1C">
                      <w:rPr>
                        <w:rFonts w:asciiTheme="minorHAnsi" w:hAnsiTheme="minorHAnsi" w:cstheme="minorHAnsi"/>
                        <w:color w:val="000000"/>
                        <w:sz w:val="20"/>
                        <w:szCs w:val="20"/>
                      </w:rPr>
                      <w:delText>0.60%</w:delText>
                    </w:r>
                  </w:del>
                </w:p>
              </w:tc>
            </w:tr>
            <w:tr w:rsidR="00B959F2" w:rsidRPr="00072586" w:rsidDel="00333E1C" w14:paraId="5CAD0357" w14:textId="54CE6B2F">
              <w:trPr>
                <w:trHeight w:val="255"/>
                <w:del w:id="2111" w:author="Gannon, Hugh (Allianz Global Life)" w:date="2026-06-30T11:05:00Z"/>
              </w:trPr>
              <w:tc>
                <w:tcPr>
                  <w:tcW w:w="1600" w:type="dxa"/>
                  <w:tcBorders>
                    <w:top w:val="single" w:sz="4" w:space="0" w:color="auto"/>
                    <w:left w:val="single" w:sz="4" w:space="0" w:color="auto"/>
                    <w:bottom w:val="single" w:sz="4" w:space="0" w:color="auto"/>
                    <w:right w:val="single" w:sz="4" w:space="0" w:color="auto"/>
                  </w:tcBorders>
                  <w:noWrap/>
                  <w:vAlign w:val="bottom"/>
                </w:tcPr>
                <w:p w14:paraId="24FE129B" w14:textId="07DC7F08" w:rsidR="00B959F2" w:rsidRPr="00072586" w:rsidDel="00333E1C" w:rsidRDefault="00B959F2" w:rsidP="00B959F2">
                  <w:pPr>
                    <w:jc w:val="center"/>
                    <w:rPr>
                      <w:del w:id="2112" w:author="Gannon, Hugh (Allianz Global Life)" w:date="2026-06-30T11:05:00Z" w16du:dateUtc="2026-06-30T10:05:00Z"/>
                      <w:rFonts w:asciiTheme="minorHAnsi" w:hAnsiTheme="minorHAnsi" w:cstheme="minorHAnsi"/>
                      <w:color w:val="000000"/>
                      <w:sz w:val="20"/>
                      <w:szCs w:val="20"/>
                    </w:rPr>
                  </w:pPr>
                  <w:del w:id="2113" w:author="Gannon, Hugh (Allianz Global Life)" w:date="2026-06-30T11:05:00Z" w16du:dateUtc="2026-06-30T10:05:00Z">
                    <w:r w:rsidRPr="00072586" w:rsidDel="00333E1C">
                      <w:rPr>
                        <w:rFonts w:asciiTheme="minorHAnsi" w:hAnsiTheme="minorHAnsi" w:cstheme="minorHAnsi"/>
                        <w:color w:val="000000"/>
                        <w:sz w:val="20"/>
                        <w:szCs w:val="20"/>
                      </w:rPr>
                      <w:delText>F5</w:delText>
                    </w:r>
                  </w:del>
                </w:p>
              </w:tc>
              <w:tc>
                <w:tcPr>
                  <w:tcW w:w="3340" w:type="dxa"/>
                  <w:tcBorders>
                    <w:top w:val="single" w:sz="4" w:space="0" w:color="auto"/>
                    <w:left w:val="nil"/>
                    <w:bottom w:val="single" w:sz="4" w:space="0" w:color="auto"/>
                    <w:right w:val="single" w:sz="4" w:space="0" w:color="auto"/>
                  </w:tcBorders>
                  <w:noWrap/>
                  <w:vAlign w:val="bottom"/>
                </w:tcPr>
                <w:p w14:paraId="421C8F2A" w14:textId="37C9D3C8" w:rsidR="00B959F2" w:rsidRPr="00072586" w:rsidDel="00333E1C" w:rsidRDefault="00B959F2" w:rsidP="00B959F2">
                  <w:pPr>
                    <w:jc w:val="center"/>
                    <w:rPr>
                      <w:del w:id="2114" w:author="Gannon, Hugh (Allianz Global Life)" w:date="2026-06-30T11:05:00Z" w16du:dateUtc="2026-06-30T10:05:00Z"/>
                      <w:rFonts w:asciiTheme="minorHAnsi" w:hAnsiTheme="minorHAnsi" w:cstheme="minorHAnsi"/>
                      <w:color w:val="000000"/>
                      <w:sz w:val="20"/>
                      <w:szCs w:val="20"/>
                    </w:rPr>
                  </w:pPr>
                  <w:del w:id="2115" w:author="Gannon, Hugh (Allianz Global Life)" w:date="2026-06-30T11:05:00Z" w16du:dateUtc="2026-06-30T10:05:00Z">
                    <w:r w:rsidRPr="00072586" w:rsidDel="00333E1C">
                      <w:rPr>
                        <w:rFonts w:asciiTheme="minorHAnsi" w:hAnsiTheme="minorHAnsi" w:cstheme="minorHAnsi"/>
                        <w:color w:val="000000"/>
                        <w:sz w:val="20"/>
                        <w:szCs w:val="20"/>
                      </w:rPr>
                      <w:delText>0.50%</w:delText>
                    </w:r>
                  </w:del>
                </w:p>
              </w:tc>
            </w:tr>
          </w:tbl>
          <w:p w14:paraId="43347940" w14:textId="77777777" w:rsidR="00772522" w:rsidRPr="00072586" w:rsidRDefault="00772522" w:rsidP="00772522">
            <w:pPr>
              <w:rPr>
                <w:rFonts w:asciiTheme="minorHAnsi" w:hAnsiTheme="minorHAnsi" w:cstheme="minorHAnsi"/>
                <w:color w:val="000000"/>
                <w:sz w:val="20"/>
                <w:szCs w:val="20"/>
              </w:rPr>
            </w:pPr>
          </w:p>
          <w:p w14:paraId="791B6DF3" w14:textId="77777777" w:rsidR="00B02DDE" w:rsidRPr="00072586" w:rsidRDefault="00772522" w:rsidP="00772522">
            <w:pPr>
              <w:rPr>
                <w:rFonts w:asciiTheme="minorHAnsi" w:hAnsiTheme="minorHAnsi" w:cstheme="minorHAnsi"/>
                <w:color w:val="000000"/>
                <w:sz w:val="20"/>
                <w:szCs w:val="20"/>
              </w:rPr>
            </w:pPr>
            <w:r w:rsidRPr="00072586">
              <w:rPr>
                <w:rFonts w:asciiTheme="minorHAnsi" w:hAnsiTheme="minorHAnsi" w:cstheme="minorHAnsi"/>
                <w:color w:val="000000"/>
                <w:sz w:val="20"/>
                <w:szCs w:val="20"/>
              </w:rPr>
              <w:t>See appendix for full definition of each Product Code.</w:t>
            </w:r>
          </w:p>
          <w:p w14:paraId="6F793158" w14:textId="4F1C6770" w:rsidR="00772522" w:rsidRPr="00072586" w:rsidRDefault="00772522" w:rsidP="00772522">
            <w:pPr>
              <w:rPr>
                <w:rFonts w:asciiTheme="minorHAnsi" w:hAnsiTheme="minorHAnsi" w:cstheme="minorHAnsi"/>
                <w:color w:val="000000"/>
                <w:sz w:val="20"/>
                <w:szCs w:val="20"/>
                <w:lang w:val="en-US"/>
              </w:rPr>
            </w:pPr>
          </w:p>
        </w:tc>
      </w:tr>
      <w:tr w:rsidR="00B02DDE" w:rsidRPr="00072586" w14:paraId="66EEE090" w14:textId="77777777" w:rsidTr="00ED41E4">
        <w:trPr>
          <w:trHeight w:val="525"/>
        </w:trPr>
        <w:tc>
          <w:tcPr>
            <w:tcW w:w="3109" w:type="dxa"/>
            <w:tcBorders>
              <w:top w:val="nil"/>
              <w:left w:val="single" w:sz="8" w:space="0" w:color="auto"/>
              <w:bottom w:val="single" w:sz="8" w:space="0" w:color="auto"/>
              <w:right w:val="single" w:sz="8" w:space="0" w:color="auto"/>
            </w:tcBorders>
            <w:vAlign w:val="center"/>
          </w:tcPr>
          <w:p w14:paraId="603D0A15" w14:textId="77777777" w:rsidR="00B02DDE" w:rsidRPr="00072586" w:rsidRDefault="00B02DDE">
            <w:pPr>
              <w:rPr>
                <w:rFonts w:asciiTheme="minorHAnsi" w:hAnsiTheme="minorHAnsi" w:cstheme="minorHAnsi"/>
                <w:b/>
                <w:bCs/>
                <w:color w:val="000000"/>
                <w:sz w:val="20"/>
                <w:szCs w:val="20"/>
                <w:lang w:val="en-US"/>
              </w:rPr>
            </w:pPr>
            <w:r w:rsidRPr="00072586">
              <w:rPr>
                <w:rFonts w:asciiTheme="minorHAnsi" w:hAnsiTheme="minorHAnsi" w:cstheme="minorHAnsi"/>
                <w:b/>
                <w:bCs/>
                <w:color w:val="000000"/>
                <w:sz w:val="20"/>
                <w:szCs w:val="20"/>
                <w:lang w:val="en-US"/>
              </w:rPr>
              <w:lastRenderedPageBreak/>
              <w:t>GMAB Introducer Fee (4.3.5)</w:t>
            </w:r>
          </w:p>
        </w:tc>
        <w:tc>
          <w:tcPr>
            <w:tcW w:w="6601" w:type="dxa"/>
            <w:tcBorders>
              <w:top w:val="nil"/>
              <w:left w:val="nil"/>
              <w:bottom w:val="single" w:sz="8" w:space="0" w:color="auto"/>
              <w:right w:val="single" w:sz="8" w:space="0" w:color="auto"/>
            </w:tcBorders>
            <w:vAlign w:val="center"/>
          </w:tcPr>
          <w:p w14:paraId="20B8A717" w14:textId="200F0125" w:rsidR="00B02DDE" w:rsidRPr="00072586" w:rsidRDefault="00772522">
            <w:pPr>
              <w:rPr>
                <w:rFonts w:asciiTheme="minorHAnsi" w:hAnsiTheme="minorHAnsi" w:cstheme="minorHAnsi"/>
                <w:color w:val="000000"/>
                <w:sz w:val="20"/>
                <w:szCs w:val="20"/>
                <w:lang w:val="en-US"/>
              </w:rPr>
            </w:pPr>
            <w:r w:rsidRPr="00072586">
              <w:rPr>
                <w:rFonts w:asciiTheme="minorHAnsi" w:hAnsiTheme="minorHAnsi" w:cstheme="minorHAnsi"/>
                <w:color w:val="000000"/>
                <w:sz w:val="20"/>
                <w:szCs w:val="20"/>
                <w:lang w:val="en-US"/>
              </w:rPr>
              <w:t>N/A</w:t>
            </w:r>
          </w:p>
        </w:tc>
      </w:tr>
      <w:tr w:rsidR="00B02DDE" w:rsidRPr="00072586" w14:paraId="72DCEC95" w14:textId="77777777" w:rsidTr="00F1474E">
        <w:trPr>
          <w:trHeight w:val="1483"/>
        </w:trPr>
        <w:tc>
          <w:tcPr>
            <w:tcW w:w="3109" w:type="dxa"/>
            <w:tcBorders>
              <w:top w:val="single" w:sz="4" w:space="0" w:color="auto"/>
              <w:left w:val="single" w:sz="4" w:space="0" w:color="auto"/>
              <w:bottom w:val="single" w:sz="4" w:space="0" w:color="auto"/>
              <w:right w:val="single" w:sz="4" w:space="0" w:color="auto"/>
            </w:tcBorders>
            <w:noWrap/>
            <w:vAlign w:val="center"/>
          </w:tcPr>
          <w:p w14:paraId="7529F1E4" w14:textId="77777777" w:rsidR="00B02DDE" w:rsidRPr="00072586" w:rsidRDefault="00B02DDE">
            <w:pPr>
              <w:rPr>
                <w:rFonts w:asciiTheme="minorHAnsi" w:hAnsiTheme="minorHAnsi" w:cstheme="minorHAnsi"/>
                <w:b/>
                <w:bCs/>
                <w:color w:val="000000"/>
                <w:sz w:val="20"/>
                <w:szCs w:val="20"/>
              </w:rPr>
            </w:pPr>
            <w:r w:rsidRPr="00072586">
              <w:rPr>
                <w:rFonts w:asciiTheme="minorHAnsi" w:hAnsiTheme="minorHAnsi" w:cstheme="minorHAnsi"/>
                <w:b/>
                <w:bCs/>
                <w:color w:val="000000"/>
                <w:sz w:val="20"/>
                <w:szCs w:val="20"/>
              </w:rPr>
              <w:t xml:space="preserve">Fund Guarantee Levels (4.4.1) </w:t>
            </w:r>
          </w:p>
        </w:tc>
        <w:tc>
          <w:tcPr>
            <w:tcW w:w="6601" w:type="dxa"/>
            <w:tcBorders>
              <w:top w:val="single" w:sz="4" w:space="0" w:color="auto"/>
              <w:left w:val="single" w:sz="4" w:space="0" w:color="auto"/>
              <w:bottom w:val="single" w:sz="4" w:space="0" w:color="auto"/>
              <w:right w:val="single" w:sz="4" w:space="0" w:color="auto"/>
            </w:tcBorders>
            <w:vAlign w:val="center"/>
          </w:tcPr>
          <w:p w14:paraId="511E86BB" w14:textId="77777777" w:rsidR="000B2270" w:rsidRPr="00072586" w:rsidRDefault="000B2270" w:rsidP="000B2270">
            <w:pPr>
              <w:rPr>
                <w:rFonts w:asciiTheme="minorHAnsi" w:hAnsiTheme="minorHAnsi" w:cstheme="minorHAnsi"/>
                <w:b/>
                <w:bCs/>
                <w:color w:val="000000"/>
                <w:sz w:val="20"/>
                <w:szCs w:val="20"/>
              </w:rPr>
            </w:pPr>
          </w:p>
          <w:tbl>
            <w:tblPr>
              <w:tblW w:w="5264" w:type="dxa"/>
              <w:tblLook w:val="04A0" w:firstRow="1" w:lastRow="0" w:firstColumn="1" w:lastColumn="0" w:noHBand="0" w:noVBand="1"/>
            </w:tblPr>
            <w:tblGrid>
              <w:gridCol w:w="2996"/>
              <w:gridCol w:w="2268"/>
            </w:tblGrid>
            <w:tr w:rsidR="000B2270" w:rsidRPr="00072586" w14:paraId="2C97378E" w14:textId="77777777" w:rsidTr="00ED41E4">
              <w:trPr>
                <w:trHeight w:val="255"/>
              </w:trPr>
              <w:tc>
                <w:tcPr>
                  <w:tcW w:w="2996" w:type="dxa"/>
                  <w:tcBorders>
                    <w:top w:val="single" w:sz="4" w:space="0" w:color="auto"/>
                    <w:left w:val="single" w:sz="4" w:space="0" w:color="auto"/>
                    <w:bottom w:val="single" w:sz="4" w:space="0" w:color="auto"/>
                    <w:right w:val="single" w:sz="4" w:space="0" w:color="auto"/>
                  </w:tcBorders>
                  <w:noWrap/>
                  <w:vAlign w:val="center"/>
                  <w:hideMark/>
                </w:tcPr>
                <w:p w14:paraId="1B238DA0" w14:textId="77777777" w:rsidR="000B2270" w:rsidRPr="00072586" w:rsidRDefault="000B2270" w:rsidP="000B2270">
                  <w:pPr>
                    <w:rPr>
                      <w:rFonts w:asciiTheme="minorHAnsi" w:hAnsiTheme="minorHAnsi" w:cstheme="minorHAnsi"/>
                      <w:b/>
                      <w:bCs/>
                      <w:color w:val="000000"/>
                      <w:sz w:val="20"/>
                      <w:szCs w:val="20"/>
                      <w:lang w:val="en-US"/>
                    </w:rPr>
                  </w:pPr>
                  <w:r w:rsidRPr="00072586">
                    <w:rPr>
                      <w:rFonts w:asciiTheme="minorHAnsi" w:hAnsiTheme="minorHAnsi" w:cstheme="minorHAnsi"/>
                      <w:b/>
                      <w:bCs/>
                      <w:color w:val="000000"/>
                      <w:sz w:val="20"/>
                      <w:szCs w:val="20"/>
                    </w:rPr>
                    <w:t>Fund</w:t>
                  </w:r>
                </w:p>
              </w:tc>
              <w:tc>
                <w:tcPr>
                  <w:tcW w:w="2268" w:type="dxa"/>
                  <w:tcBorders>
                    <w:top w:val="single" w:sz="4" w:space="0" w:color="auto"/>
                    <w:left w:val="nil"/>
                    <w:bottom w:val="single" w:sz="4" w:space="0" w:color="auto"/>
                    <w:right w:val="single" w:sz="4" w:space="0" w:color="auto"/>
                  </w:tcBorders>
                  <w:noWrap/>
                  <w:vAlign w:val="bottom"/>
                  <w:hideMark/>
                </w:tcPr>
                <w:p w14:paraId="3DFCF6DC" w14:textId="77777777" w:rsidR="000B2270" w:rsidRPr="00072586" w:rsidRDefault="000B2270" w:rsidP="000B2270">
                  <w:pPr>
                    <w:jc w:val="center"/>
                    <w:rPr>
                      <w:rFonts w:asciiTheme="minorHAnsi" w:hAnsiTheme="minorHAnsi" w:cstheme="minorHAnsi"/>
                      <w:b/>
                      <w:bCs/>
                      <w:color w:val="000000"/>
                      <w:sz w:val="20"/>
                      <w:szCs w:val="20"/>
                      <w:lang w:val="en-US"/>
                    </w:rPr>
                  </w:pPr>
                  <w:r w:rsidRPr="00072586">
                    <w:rPr>
                      <w:rFonts w:asciiTheme="minorHAnsi" w:hAnsiTheme="minorHAnsi" w:cstheme="minorHAnsi"/>
                      <w:b/>
                      <w:bCs/>
                      <w:color w:val="000000"/>
                      <w:sz w:val="20"/>
                      <w:szCs w:val="20"/>
                      <w:lang w:val="en-US"/>
                    </w:rPr>
                    <w:t>Guarantee Level</w:t>
                  </w:r>
                </w:p>
              </w:tc>
            </w:tr>
            <w:tr w:rsidR="000B2270" w:rsidRPr="00072586" w14:paraId="2B2B177F" w14:textId="77777777" w:rsidTr="00ED41E4">
              <w:trPr>
                <w:trHeight w:val="255"/>
              </w:trPr>
              <w:tc>
                <w:tcPr>
                  <w:tcW w:w="2996" w:type="dxa"/>
                  <w:tcBorders>
                    <w:top w:val="nil"/>
                    <w:left w:val="single" w:sz="4" w:space="0" w:color="auto"/>
                    <w:bottom w:val="single" w:sz="4" w:space="0" w:color="auto"/>
                    <w:right w:val="single" w:sz="4" w:space="0" w:color="auto"/>
                  </w:tcBorders>
                  <w:noWrap/>
                  <w:vAlign w:val="center"/>
                  <w:hideMark/>
                </w:tcPr>
                <w:p w14:paraId="403B1010" w14:textId="77777777" w:rsidR="000B2270" w:rsidRPr="00072586" w:rsidRDefault="000B2270" w:rsidP="000B2270">
                  <w:pPr>
                    <w:rPr>
                      <w:rFonts w:asciiTheme="minorHAnsi" w:hAnsiTheme="minorHAnsi" w:cstheme="minorHAnsi"/>
                      <w:b/>
                      <w:bCs/>
                      <w:color w:val="000000"/>
                      <w:sz w:val="20"/>
                      <w:szCs w:val="20"/>
                      <w:lang w:val="en-US"/>
                    </w:rPr>
                  </w:pPr>
                  <w:r w:rsidRPr="00072586">
                    <w:rPr>
                      <w:rFonts w:asciiTheme="minorHAnsi" w:hAnsiTheme="minorHAnsi" w:cstheme="minorHAnsi"/>
                      <w:b/>
                      <w:bCs/>
                      <w:color w:val="000000"/>
                      <w:sz w:val="20"/>
                      <w:szCs w:val="20"/>
                    </w:rPr>
                    <w:t>Allianz Strategy Select 30</w:t>
                  </w:r>
                </w:p>
              </w:tc>
              <w:tc>
                <w:tcPr>
                  <w:tcW w:w="2268" w:type="dxa"/>
                  <w:tcBorders>
                    <w:top w:val="nil"/>
                    <w:left w:val="nil"/>
                    <w:bottom w:val="single" w:sz="4" w:space="0" w:color="auto"/>
                    <w:right w:val="single" w:sz="4" w:space="0" w:color="auto"/>
                  </w:tcBorders>
                  <w:noWrap/>
                  <w:vAlign w:val="bottom"/>
                  <w:hideMark/>
                </w:tcPr>
                <w:p w14:paraId="34E4089C" w14:textId="77777777" w:rsidR="000B2270" w:rsidRPr="00072586" w:rsidRDefault="000B2270" w:rsidP="000B2270">
                  <w:pPr>
                    <w:jc w:val="center"/>
                    <w:rPr>
                      <w:rFonts w:asciiTheme="minorHAnsi" w:hAnsiTheme="minorHAnsi" w:cstheme="minorHAnsi"/>
                      <w:color w:val="000000"/>
                      <w:sz w:val="20"/>
                      <w:szCs w:val="20"/>
                      <w:lang w:val="en-US"/>
                    </w:rPr>
                  </w:pPr>
                  <w:r w:rsidRPr="00072586">
                    <w:rPr>
                      <w:rFonts w:asciiTheme="minorHAnsi" w:hAnsiTheme="minorHAnsi" w:cstheme="minorHAnsi"/>
                      <w:color w:val="000000"/>
                      <w:sz w:val="20"/>
                      <w:szCs w:val="20"/>
                      <w:lang w:val="en-US"/>
                    </w:rPr>
                    <w:t>93%</w:t>
                  </w:r>
                </w:p>
              </w:tc>
            </w:tr>
            <w:tr w:rsidR="000B2270" w:rsidRPr="00072586" w14:paraId="1222325B" w14:textId="77777777" w:rsidTr="00ED41E4">
              <w:trPr>
                <w:trHeight w:val="255"/>
              </w:trPr>
              <w:tc>
                <w:tcPr>
                  <w:tcW w:w="2996" w:type="dxa"/>
                  <w:tcBorders>
                    <w:top w:val="nil"/>
                    <w:left w:val="single" w:sz="4" w:space="0" w:color="auto"/>
                    <w:bottom w:val="single" w:sz="4" w:space="0" w:color="auto"/>
                    <w:right w:val="single" w:sz="4" w:space="0" w:color="auto"/>
                  </w:tcBorders>
                  <w:noWrap/>
                  <w:vAlign w:val="center"/>
                </w:tcPr>
                <w:p w14:paraId="2F314046" w14:textId="77777777" w:rsidR="000B2270" w:rsidRPr="00072586" w:rsidRDefault="000B2270" w:rsidP="000B2270">
                  <w:pPr>
                    <w:rPr>
                      <w:rFonts w:asciiTheme="minorHAnsi" w:hAnsiTheme="minorHAnsi" w:cstheme="minorHAnsi"/>
                      <w:b/>
                      <w:bCs/>
                      <w:color w:val="000000"/>
                      <w:sz w:val="20"/>
                      <w:szCs w:val="20"/>
                    </w:rPr>
                  </w:pPr>
                  <w:r w:rsidRPr="00072586">
                    <w:rPr>
                      <w:rFonts w:asciiTheme="minorHAnsi" w:hAnsiTheme="minorHAnsi" w:cstheme="minorHAnsi"/>
                      <w:b/>
                      <w:bCs/>
                      <w:color w:val="000000"/>
                      <w:sz w:val="20"/>
                      <w:szCs w:val="20"/>
                    </w:rPr>
                    <w:t>Allianz Strategy Select 50</w:t>
                  </w:r>
                </w:p>
              </w:tc>
              <w:tc>
                <w:tcPr>
                  <w:tcW w:w="2268" w:type="dxa"/>
                  <w:tcBorders>
                    <w:top w:val="nil"/>
                    <w:left w:val="nil"/>
                    <w:bottom w:val="single" w:sz="4" w:space="0" w:color="auto"/>
                    <w:right w:val="single" w:sz="4" w:space="0" w:color="auto"/>
                  </w:tcBorders>
                  <w:noWrap/>
                  <w:vAlign w:val="bottom"/>
                </w:tcPr>
                <w:p w14:paraId="0F7B8ECE" w14:textId="77777777" w:rsidR="000B2270" w:rsidRPr="00072586" w:rsidRDefault="000B2270" w:rsidP="000B2270">
                  <w:pPr>
                    <w:jc w:val="center"/>
                    <w:rPr>
                      <w:rFonts w:asciiTheme="minorHAnsi" w:hAnsiTheme="minorHAnsi" w:cstheme="minorHAnsi"/>
                      <w:color w:val="000000"/>
                      <w:sz w:val="20"/>
                      <w:szCs w:val="20"/>
                      <w:lang w:val="en-US"/>
                    </w:rPr>
                  </w:pPr>
                  <w:r w:rsidRPr="00072586">
                    <w:rPr>
                      <w:rFonts w:asciiTheme="minorHAnsi" w:hAnsiTheme="minorHAnsi" w:cstheme="minorHAnsi"/>
                      <w:color w:val="000000"/>
                      <w:sz w:val="20"/>
                      <w:szCs w:val="20"/>
                      <w:lang w:val="en-US"/>
                    </w:rPr>
                    <w:t>90%</w:t>
                  </w:r>
                </w:p>
              </w:tc>
            </w:tr>
            <w:tr w:rsidR="000B2270" w:rsidRPr="00072586" w14:paraId="14388056" w14:textId="77777777" w:rsidTr="00ED41E4">
              <w:trPr>
                <w:trHeight w:val="255"/>
              </w:trPr>
              <w:tc>
                <w:tcPr>
                  <w:tcW w:w="2996" w:type="dxa"/>
                  <w:tcBorders>
                    <w:top w:val="nil"/>
                    <w:left w:val="single" w:sz="4" w:space="0" w:color="auto"/>
                    <w:bottom w:val="single" w:sz="4" w:space="0" w:color="auto"/>
                    <w:right w:val="single" w:sz="4" w:space="0" w:color="auto"/>
                  </w:tcBorders>
                  <w:noWrap/>
                  <w:vAlign w:val="center"/>
                  <w:hideMark/>
                </w:tcPr>
                <w:p w14:paraId="44F28568" w14:textId="77777777" w:rsidR="000B2270" w:rsidRPr="00072586" w:rsidRDefault="000B2270" w:rsidP="000B2270">
                  <w:pPr>
                    <w:rPr>
                      <w:rFonts w:asciiTheme="minorHAnsi" w:hAnsiTheme="minorHAnsi" w:cstheme="minorHAnsi"/>
                      <w:b/>
                      <w:bCs/>
                      <w:color w:val="000000"/>
                      <w:sz w:val="20"/>
                      <w:szCs w:val="20"/>
                      <w:lang w:val="en-US"/>
                    </w:rPr>
                  </w:pPr>
                  <w:r w:rsidRPr="00072586">
                    <w:rPr>
                      <w:rFonts w:asciiTheme="minorHAnsi" w:hAnsiTheme="minorHAnsi" w:cstheme="minorHAnsi"/>
                      <w:b/>
                      <w:bCs/>
                      <w:color w:val="000000"/>
                      <w:sz w:val="20"/>
                      <w:szCs w:val="20"/>
                    </w:rPr>
                    <w:t>Allianz Strategy Select 75</w:t>
                  </w:r>
                </w:p>
              </w:tc>
              <w:tc>
                <w:tcPr>
                  <w:tcW w:w="2268" w:type="dxa"/>
                  <w:tcBorders>
                    <w:top w:val="nil"/>
                    <w:left w:val="nil"/>
                    <w:bottom w:val="single" w:sz="4" w:space="0" w:color="auto"/>
                    <w:right w:val="single" w:sz="4" w:space="0" w:color="auto"/>
                  </w:tcBorders>
                  <w:noWrap/>
                  <w:vAlign w:val="bottom"/>
                  <w:hideMark/>
                </w:tcPr>
                <w:p w14:paraId="26F4B109" w14:textId="77777777" w:rsidR="000B2270" w:rsidRPr="00072586" w:rsidRDefault="000B2270" w:rsidP="000B2270">
                  <w:pPr>
                    <w:jc w:val="center"/>
                    <w:rPr>
                      <w:rFonts w:asciiTheme="minorHAnsi" w:hAnsiTheme="minorHAnsi" w:cstheme="minorHAnsi"/>
                      <w:color w:val="000000"/>
                      <w:sz w:val="20"/>
                      <w:szCs w:val="20"/>
                      <w:lang w:val="en-US"/>
                    </w:rPr>
                  </w:pPr>
                  <w:r w:rsidRPr="00072586">
                    <w:rPr>
                      <w:rFonts w:asciiTheme="minorHAnsi" w:hAnsiTheme="minorHAnsi" w:cstheme="minorHAnsi"/>
                      <w:color w:val="000000"/>
                      <w:sz w:val="20"/>
                      <w:szCs w:val="20"/>
                      <w:lang w:val="en-US"/>
                    </w:rPr>
                    <w:t>85%</w:t>
                  </w:r>
                </w:p>
              </w:tc>
            </w:tr>
          </w:tbl>
          <w:p w14:paraId="7D4C4AC2" w14:textId="37557742" w:rsidR="00B02DDE" w:rsidRPr="00072586" w:rsidRDefault="00B02DDE">
            <w:pPr>
              <w:rPr>
                <w:rFonts w:asciiTheme="minorHAnsi" w:hAnsiTheme="minorHAnsi" w:cstheme="minorHAnsi"/>
                <w:b/>
                <w:bCs/>
                <w:color w:val="000000"/>
                <w:sz w:val="20"/>
                <w:szCs w:val="20"/>
              </w:rPr>
            </w:pPr>
          </w:p>
        </w:tc>
      </w:tr>
      <w:tr w:rsidR="00E102EC" w:rsidRPr="00072586" w14:paraId="2FA1F0FF" w14:textId="77777777" w:rsidTr="00ED41E4">
        <w:trPr>
          <w:trHeight w:val="510"/>
        </w:trPr>
        <w:tc>
          <w:tcPr>
            <w:tcW w:w="3109" w:type="dxa"/>
            <w:tcBorders>
              <w:top w:val="single" w:sz="4" w:space="0" w:color="auto"/>
              <w:left w:val="single" w:sz="4" w:space="0" w:color="auto"/>
              <w:bottom w:val="single" w:sz="4" w:space="0" w:color="auto"/>
              <w:right w:val="single" w:sz="4" w:space="0" w:color="auto"/>
            </w:tcBorders>
            <w:noWrap/>
            <w:vAlign w:val="center"/>
            <w:hideMark/>
          </w:tcPr>
          <w:p w14:paraId="206D16ED" w14:textId="77777777" w:rsidR="00E102EC" w:rsidRPr="00072586" w:rsidRDefault="00E102EC">
            <w:pPr>
              <w:rPr>
                <w:rFonts w:asciiTheme="minorHAnsi" w:hAnsiTheme="minorHAnsi" w:cstheme="minorHAnsi"/>
                <w:b/>
                <w:bCs/>
                <w:color w:val="000000"/>
                <w:sz w:val="20"/>
                <w:szCs w:val="20"/>
                <w:lang w:val="en-US"/>
              </w:rPr>
            </w:pPr>
            <w:r w:rsidRPr="00072586">
              <w:rPr>
                <w:rFonts w:asciiTheme="minorHAnsi" w:hAnsiTheme="minorHAnsi" w:cstheme="minorHAnsi"/>
                <w:b/>
                <w:bCs/>
                <w:color w:val="000000"/>
                <w:sz w:val="20"/>
                <w:szCs w:val="20"/>
              </w:rPr>
              <w:t>Full Surrender / Coverage Switch (4.4.2)</w:t>
            </w:r>
          </w:p>
        </w:tc>
        <w:tc>
          <w:tcPr>
            <w:tcW w:w="6601" w:type="dxa"/>
            <w:tcBorders>
              <w:top w:val="nil"/>
              <w:left w:val="single" w:sz="4" w:space="0" w:color="auto"/>
              <w:bottom w:val="single" w:sz="4" w:space="0" w:color="auto"/>
              <w:right w:val="single" w:sz="4" w:space="0" w:color="auto"/>
            </w:tcBorders>
            <w:vAlign w:val="center"/>
          </w:tcPr>
          <w:p w14:paraId="78B76DB3" w14:textId="77777777" w:rsidR="00E102EC" w:rsidRPr="00072586" w:rsidRDefault="00E102EC" w:rsidP="00E102EC">
            <w:pPr>
              <w:rPr>
                <w:rFonts w:asciiTheme="minorHAnsi" w:hAnsiTheme="minorHAnsi" w:cstheme="minorHAnsi"/>
                <w:color w:val="000000"/>
                <w:sz w:val="20"/>
                <w:szCs w:val="20"/>
              </w:rPr>
            </w:pPr>
          </w:p>
          <w:p w14:paraId="7348987C" w14:textId="76F3022F" w:rsidR="00E102EC" w:rsidRPr="00072586" w:rsidRDefault="00E102EC" w:rsidP="00E102EC">
            <w:pPr>
              <w:rPr>
                <w:rFonts w:asciiTheme="minorHAnsi" w:hAnsiTheme="minorHAnsi" w:cstheme="minorHAnsi"/>
                <w:color w:val="000000"/>
                <w:sz w:val="20"/>
                <w:szCs w:val="20"/>
              </w:rPr>
            </w:pPr>
            <w:r w:rsidRPr="00072586">
              <w:rPr>
                <w:rFonts w:asciiTheme="minorHAnsi" w:hAnsiTheme="minorHAnsi" w:cstheme="minorHAnsi"/>
                <w:color w:val="000000"/>
                <w:sz w:val="20"/>
                <w:szCs w:val="20"/>
              </w:rPr>
              <w:t>Full Surrender: Trading Date: T+3 days following receipt of the request for a full surrender. The valuation date can differ due to Fund Regulation Trading Rules. AGL must be able to notify Kane after T with a reference date for T and have the trades executed on T+3.</w:t>
            </w:r>
          </w:p>
          <w:p w14:paraId="04C74125" w14:textId="77777777" w:rsidR="00E102EC" w:rsidRPr="00072586" w:rsidRDefault="00E102EC" w:rsidP="00E102EC">
            <w:pPr>
              <w:rPr>
                <w:rFonts w:asciiTheme="minorHAnsi" w:hAnsiTheme="minorHAnsi" w:cstheme="minorHAnsi"/>
                <w:color w:val="000000"/>
                <w:sz w:val="20"/>
                <w:szCs w:val="20"/>
              </w:rPr>
            </w:pPr>
          </w:p>
          <w:p w14:paraId="430ED14C" w14:textId="34092068" w:rsidR="00E102EC" w:rsidRPr="00072586" w:rsidRDefault="00E102EC" w:rsidP="00E102EC">
            <w:pPr>
              <w:rPr>
                <w:rFonts w:asciiTheme="minorHAnsi" w:hAnsiTheme="minorHAnsi" w:cstheme="minorHAnsi"/>
                <w:color w:val="000000"/>
                <w:sz w:val="20"/>
                <w:szCs w:val="20"/>
              </w:rPr>
            </w:pPr>
            <w:r w:rsidRPr="00072586">
              <w:rPr>
                <w:rFonts w:asciiTheme="minorHAnsi" w:hAnsiTheme="minorHAnsi" w:cstheme="minorHAnsi"/>
                <w:color w:val="000000"/>
                <w:sz w:val="20"/>
                <w:szCs w:val="20"/>
              </w:rPr>
              <w:t xml:space="preserve">Min duration before a full surrender is permitted: </w:t>
            </w:r>
            <w:r w:rsidR="0092455A">
              <w:rPr>
                <w:rFonts w:asciiTheme="minorHAnsi" w:hAnsiTheme="minorHAnsi" w:cstheme="minorHAnsi"/>
                <w:color w:val="000000"/>
                <w:sz w:val="20"/>
                <w:szCs w:val="20"/>
              </w:rPr>
              <w:t>30 days</w:t>
            </w:r>
          </w:p>
          <w:p w14:paraId="2A801B04" w14:textId="77777777" w:rsidR="00E102EC" w:rsidRPr="00072586" w:rsidRDefault="00E102EC" w:rsidP="00E102EC">
            <w:pPr>
              <w:rPr>
                <w:rFonts w:asciiTheme="minorHAnsi" w:hAnsiTheme="minorHAnsi" w:cstheme="minorHAnsi"/>
                <w:color w:val="000000"/>
                <w:sz w:val="20"/>
                <w:szCs w:val="20"/>
              </w:rPr>
            </w:pPr>
          </w:p>
          <w:p w14:paraId="0F992A18" w14:textId="77777777" w:rsidR="00E102EC" w:rsidRPr="00072586" w:rsidRDefault="00E102EC" w:rsidP="00E102EC">
            <w:pPr>
              <w:rPr>
                <w:rFonts w:asciiTheme="minorHAnsi" w:hAnsiTheme="minorHAnsi" w:cstheme="minorHAnsi"/>
                <w:color w:val="000000"/>
                <w:sz w:val="20"/>
                <w:szCs w:val="20"/>
              </w:rPr>
            </w:pPr>
            <w:r w:rsidRPr="00072586">
              <w:rPr>
                <w:rFonts w:asciiTheme="minorHAnsi" w:hAnsiTheme="minorHAnsi" w:cstheme="minorHAnsi"/>
                <w:color w:val="000000"/>
                <w:sz w:val="20"/>
                <w:szCs w:val="20"/>
              </w:rPr>
              <w:t>GMAB full surrender can happen at any time during the policy year, but the guarantee will only apply at surrender when that surrender is instructed on the policy anniversary. If the surrender is during the policy year then the surrender amount is the value of the units and no guarantee payment is made.</w:t>
            </w:r>
          </w:p>
          <w:p w14:paraId="7FBBA051" w14:textId="77777777" w:rsidR="00E102EC" w:rsidRPr="00072586" w:rsidRDefault="00E102EC" w:rsidP="00E102EC">
            <w:pPr>
              <w:rPr>
                <w:rFonts w:asciiTheme="minorHAnsi" w:hAnsiTheme="minorHAnsi" w:cstheme="minorHAnsi"/>
                <w:b/>
                <w:bCs/>
                <w:color w:val="000000"/>
                <w:sz w:val="20"/>
                <w:szCs w:val="20"/>
              </w:rPr>
            </w:pPr>
          </w:p>
          <w:p w14:paraId="6F1C7CE4" w14:textId="77777777" w:rsidR="006D4BB7" w:rsidRPr="00072586" w:rsidRDefault="006D4BB7" w:rsidP="00E102EC">
            <w:pPr>
              <w:rPr>
                <w:rFonts w:asciiTheme="minorHAnsi" w:hAnsiTheme="minorHAnsi" w:cstheme="minorHAnsi"/>
                <w:b/>
                <w:bCs/>
                <w:color w:val="000000"/>
                <w:sz w:val="20"/>
                <w:szCs w:val="20"/>
              </w:rPr>
            </w:pPr>
          </w:p>
          <w:p w14:paraId="01F092B2" w14:textId="77777777" w:rsidR="00E102EC" w:rsidRPr="00072586" w:rsidRDefault="00E102EC">
            <w:pPr>
              <w:rPr>
                <w:rFonts w:asciiTheme="minorHAnsi" w:hAnsiTheme="minorHAnsi" w:cstheme="minorHAnsi"/>
                <w:color w:val="000000"/>
                <w:sz w:val="20"/>
                <w:szCs w:val="20"/>
                <w:lang w:val="en-US"/>
              </w:rPr>
            </w:pPr>
            <w:r w:rsidRPr="00072586">
              <w:rPr>
                <w:rFonts w:asciiTheme="minorHAnsi" w:hAnsiTheme="minorHAnsi" w:cstheme="minorHAnsi"/>
                <w:b/>
                <w:bCs/>
                <w:color w:val="000000"/>
                <w:sz w:val="20"/>
                <w:szCs w:val="20"/>
                <w:lang w:val="en-US"/>
              </w:rPr>
              <w:t xml:space="preserve">Minimum switch amount: </w:t>
            </w:r>
            <w:r w:rsidRPr="00072586">
              <w:rPr>
                <w:rFonts w:asciiTheme="minorHAnsi" w:hAnsiTheme="minorHAnsi" w:cstheme="minorHAnsi"/>
                <w:color w:val="000000"/>
                <w:sz w:val="20"/>
                <w:szCs w:val="20"/>
                <w:lang w:val="en-US"/>
              </w:rPr>
              <w:t>There is no minimum switch amount (as long as the minimum amount remaining in a fund applies)</w:t>
            </w:r>
          </w:p>
          <w:p w14:paraId="112766DD" w14:textId="089BD30D" w:rsidR="00E102EC" w:rsidRPr="00072586" w:rsidRDefault="00E102EC">
            <w:pPr>
              <w:rPr>
                <w:rFonts w:asciiTheme="minorHAnsi" w:hAnsiTheme="minorHAnsi" w:cstheme="minorHAnsi"/>
                <w:color w:val="000000"/>
                <w:sz w:val="20"/>
                <w:szCs w:val="20"/>
              </w:rPr>
            </w:pPr>
          </w:p>
        </w:tc>
      </w:tr>
      <w:tr w:rsidR="00900476" w:rsidRPr="00072586" w14:paraId="7420223B" w14:textId="77777777" w:rsidTr="001200FC">
        <w:trPr>
          <w:trHeight w:val="2764"/>
        </w:trPr>
        <w:tc>
          <w:tcPr>
            <w:tcW w:w="3109" w:type="dxa"/>
            <w:tcBorders>
              <w:top w:val="single" w:sz="4" w:space="0" w:color="auto"/>
              <w:left w:val="single" w:sz="4" w:space="0" w:color="auto"/>
              <w:bottom w:val="single" w:sz="4" w:space="0" w:color="auto"/>
              <w:right w:val="single" w:sz="4" w:space="0" w:color="auto"/>
            </w:tcBorders>
            <w:noWrap/>
            <w:vAlign w:val="center"/>
            <w:hideMark/>
          </w:tcPr>
          <w:p w14:paraId="5167CF27" w14:textId="56CC92D6" w:rsidR="00900476" w:rsidRPr="00072586" w:rsidRDefault="00900476" w:rsidP="00900476">
            <w:pPr>
              <w:rPr>
                <w:rFonts w:asciiTheme="minorHAnsi" w:hAnsiTheme="minorHAnsi" w:cstheme="minorHAnsi"/>
                <w:b/>
                <w:bCs/>
                <w:color w:val="000000"/>
                <w:sz w:val="20"/>
                <w:szCs w:val="20"/>
                <w:lang w:val="en-US"/>
              </w:rPr>
            </w:pPr>
            <w:r w:rsidRPr="00072586">
              <w:rPr>
                <w:rFonts w:asciiTheme="minorHAnsi" w:hAnsiTheme="minorHAnsi" w:cstheme="minorHAnsi"/>
                <w:b/>
                <w:bCs/>
                <w:color w:val="000000"/>
                <w:sz w:val="20"/>
                <w:szCs w:val="20"/>
              </w:rPr>
              <w:t>Ad hoc Part Surrender (4.4.3)</w:t>
            </w:r>
          </w:p>
        </w:tc>
        <w:tc>
          <w:tcPr>
            <w:tcW w:w="6601" w:type="dxa"/>
            <w:tcBorders>
              <w:top w:val="single" w:sz="4" w:space="0" w:color="auto"/>
              <w:left w:val="single" w:sz="4" w:space="0" w:color="auto"/>
              <w:bottom w:val="single" w:sz="4" w:space="0" w:color="auto"/>
              <w:right w:val="single" w:sz="8" w:space="0" w:color="auto"/>
            </w:tcBorders>
            <w:vAlign w:val="center"/>
            <w:hideMark/>
          </w:tcPr>
          <w:p w14:paraId="0129EED8" w14:textId="5D2D025B" w:rsidR="00900476" w:rsidRPr="00072586" w:rsidRDefault="00900476" w:rsidP="00900476">
            <w:pPr>
              <w:rPr>
                <w:rFonts w:asciiTheme="minorHAnsi" w:hAnsiTheme="minorHAnsi" w:cstheme="minorHAnsi"/>
                <w:color w:val="000000" w:themeColor="text1"/>
                <w:sz w:val="20"/>
                <w:szCs w:val="20"/>
                <w:lang w:val="en-US"/>
              </w:rPr>
            </w:pPr>
            <w:r w:rsidRPr="00072586">
              <w:rPr>
                <w:rFonts w:asciiTheme="minorHAnsi" w:hAnsiTheme="minorHAnsi" w:cstheme="minorHAnsi"/>
                <w:color w:val="000000" w:themeColor="text1"/>
                <w:sz w:val="20"/>
                <w:szCs w:val="20"/>
                <w:lang w:val="en-US"/>
              </w:rPr>
              <w:t xml:space="preserve">Min. duration before part surrenders are permitted: </w:t>
            </w:r>
            <w:r w:rsidR="0092455A">
              <w:rPr>
                <w:rFonts w:asciiTheme="minorHAnsi" w:hAnsiTheme="minorHAnsi" w:cstheme="minorHAnsi"/>
                <w:color w:val="000000" w:themeColor="text1"/>
                <w:sz w:val="20"/>
                <w:szCs w:val="20"/>
                <w:lang w:val="en-US"/>
              </w:rPr>
              <w:t>30 days</w:t>
            </w:r>
          </w:p>
          <w:p w14:paraId="40BC7271" w14:textId="77777777" w:rsidR="00900476" w:rsidRPr="00072586" w:rsidRDefault="00900476" w:rsidP="00900476">
            <w:pPr>
              <w:rPr>
                <w:rFonts w:asciiTheme="minorHAnsi" w:hAnsiTheme="minorHAnsi" w:cstheme="minorHAnsi"/>
                <w:color w:val="000000" w:themeColor="text1"/>
                <w:sz w:val="20"/>
                <w:szCs w:val="20"/>
              </w:rPr>
            </w:pPr>
          </w:p>
          <w:p w14:paraId="187F25B5" w14:textId="22C04F54" w:rsidR="00900476" w:rsidRPr="00072586" w:rsidRDefault="00900476" w:rsidP="00900476">
            <w:pPr>
              <w:rPr>
                <w:rFonts w:asciiTheme="minorHAnsi" w:hAnsiTheme="minorHAnsi" w:cstheme="minorHAnsi"/>
                <w:color w:val="000000"/>
                <w:sz w:val="20"/>
                <w:szCs w:val="20"/>
                <w:lang w:val="en-US"/>
              </w:rPr>
            </w:pPr>
            <w:r w:rsidRPr="00072586">
              <w:rPr>
                <w:rFonts w:asciiTheme="minorHAnsi" w:hAnsiTheme="minorHAnsi" w:cstheme="minorHAnsi"/>
                <w:color w:val="000000"/>
                <w:sz w:val="20"/>
                <w:szCs w:val="20"/>
                <w:lang w:val="en-US"/>
              </w:rPr>
              <w:t xml:space="preserve">Min. amount that must remain in force after part surrender: </w:t>
            </w:r>
            <w:r w:rsidR="00324FCB">
              <w:rPr>
                <w:rFonts w:asciiTheme="minorHAnsi" w:hAnsiTheme="minorHAnsi" w:cstheme="minorHAnsi"/>
                <w:color w:val="000000"/>
                <w:sz w:val="20"/>
                <w:szCs w:val="20"/>
                <w:lang w:val="en-US"/>
              </w:rPr>
              <w:t>€2,500</w:t>
            </w:r>
          </w:p>
          <w:p w14:paraId="60D648B9" w14:textId="77777777" w:rsidR="00900476" w:rsidRPr="00072586" w:rsidRDefault="00900476" w:rsidP="00900476">
            <w:pPr>
              <w:rPr>
                <w:rFonts w:asciiTheme="minorHAnsi" w:hAnsiTheme="minorHAnsi" w:cstheme="minorHAnsi"/>
                <w:color w:val="000000"/>
                <w:sz w:val="20"/>
                <w:szCs w:val="20"/>
              </w:rPr>
            </w:pPr>
          </w:p>
          <w:p w14:paraId="7472D346" w14:textId="14489B4A" w:rsidR="00900476" w:rsidRPr="00072586" w:rsidRDefault="00900476" w:rsidP="00D6484B">
            <w:pPr>
              <w:rPr>
                <w:rFonts w:asciiTheme="minorHAnsi" w:hAnsiTheme="minorHAnsi" w:cstheme="minorHAnsi"/>
                <w:color w:val="000000"/>
                <w:sz w:val="20"/>
                <w:szCs w:val="20"/>
              </w:rPr>
            </w:pPr>
            <w:r w:rsidRPr="00072586">
              <w:rPr>
                <w:rFonts w:asciiTheme="minorHAnsi" w:hAnsiTheme="minorHAnsi" w:cstheme="minorHAnsi"/>
                <w:color w:val="000000"/>
                <w:sz w:val="20"/>
                <w:szCs w:val="20"/>
                <w:lang w:val="en-US"/>
              </w:rPr>
              <w:t xml:space="preserve">Minimum part surrender request amount: </w:t>
            </w:r>
            <w:r w:rsidR="0092455A">
              <w:rPr>
                <w:rFonts w:asciiTheme="minorHAnsi" w:hAnsiTheme="minorHAnsi" w:cstheme="minorHAnsi"/>
                <w:color w:val="000000"/>
                <w:sz w:val="20"/>
                <w:szCs w:val="20"/>
                <w:lang w:val="en-US"/>
              </w:rPr>
              <w:t>€200</w:t>
            </w:r>
          </w:p>
        </w:tc>
      </w:tr>
      <w:tr w:rsidR="001200FC" w:rsidRPr="00072586" w14:paraId="05B1C60A" w14:textId="77777777" w:rsidTr="001200FC">
        <w:trPr>
          <w:trHeight w:val="674"/>
        </w:trPr>
        <w:tc>
          <w:tcPr>
            <w:tcW w:w="3109" w:type="dxa"/>
            <w:tcBorders>
              <w:top w:val="single" w:sz="4" w:space="0" w:color="auto"/>
              <w:left w:val="single" w:sz="4" w:space="0" w:color="auto"/>
              <w:bottom w:val="single" w:sz="4" w:space="0" w:color="auto"/>
              <w:right w:val="single" w:sz="4" w:space="0" w:color="auto"/>
            </w:tcBorders>
            <w:noWrap/>
            <w:vAlign w:val="center"/>
          </w:tcPr>
          <w:p w14:paraId="0FCE30BD" w14:textId="6C7F04AA" w:rsidR="001200FC" w:rsidRPr="00072586" w:rsidRDefault="001200FC" w:rsidP="001200FC">
            <w:pPr>
              <w:rPr>
                <w:rFonts w:asciiTheme="minorHAnsi" w:hAnsiTheme="minorHAnsi" w:cstheme="minorHAnsi"/>
                <w:b/>
                <w:bCs/>
                <w:color w:val="000000"/>
                <w:sz w:val="20"/>
                <w:szCs w:val="20"/>
              </w:rPr>
            </w:pPr>
            <w:r w:rsidRPr="00072586">
              <w:rPr>
                <w:rFonts w:asciiTheme="minorHAnsi" w:hAnsiTheme="minorHAnsi" w:cstheme="minorHAnsi"/>
                <w:b/>
                <w:bCs/>
                <w:color w:val="000000"/>
                <w:sz w:val="20"/>
                <w:szCs w:val="20"/>
              </w:rPr>
              <w:t>Decumulation / Regular Part Surrender (4.4.4)</w:t>
            </w:r>
          </w:p>
        </w:tc>
        <w:tc>
          <w:tcPr>
            <w:tcW w:w="6601" w:type="dxa"/>
            <w:tcBorders>
              <w:top w:val="single" w:sz="4" w:space="0" w:color="auto"/>
              <w:left w:val="single" w:sz="4" w:space="0" w:color="auto"/>
              <w:bottom w:val="single" w:sz="4" w:space="0" w:color="auto"/>
              <w:right w:val="single" w:sz="8" w:space="0" w:color="auto"/>
            </w:tcBorders>
            <w:vAlign w:val="center"/>
          </w:tcPr>
          <w:p w14:paraId="74308D83" w14:textId="407A32D6" w:rsidR="001200FC" w:rsidRPr="006123EC" w:rsidRDefault="009B37E6" w:rsidP="001200FC">
            <w:pPr>
              <w:rPr>
                <w:rFonts w:asciiTheme="minorHAnsi" w:hAnsiTheme="minorHAnsi" w:cstheme="minorHAnsi"/>
                <w:color w:val="000000"/>
                <w:sz w:val="20"/>
                <w:szCs w:val="20"/>
                <w:lang w:val="en-US"/>
              </w:rPr>
            </w:pPr>
            <w:r w:rsidRPr="00072586">
              <w:rPr>
                <w:rFonts w:asciiTheme="minorHAnsi" w:hAnsiTheme="minorHAnsi" w:cstheme="minorHAnsi"/>
                <w:color w:val="000000"/>
                <w:sz w:val="20"/>
                <w:szCs w:val="20"/>
                <w:lang w:val="en-US"/>
              </w:rPr>
              <w:t xml:space="preserve"> Regular part surrenders are available monthly, quarterly or annually</w:t>
            </w:r>
            <w:r w:rsidR="00324FCB">
              <w:rPr>
                <w:rFonts w:asciiTheme="minorHAnsi" w:hAnsiTheme="minorHAnsi" w:cstheme="minorHAnsi"/>
                <w:color w:val="000000"/>
                <w:sz w:val="20"/>
                <w:szCs w:val="20"/>
                <w:lang w:val="en-US"/>
              </w:rPr>
              <w:t xml:space="preserve"> subject to limits set out in above product section</w:t>
            </w:r>
            <w:r>
              <w:rPr>
                <w:rFonts w:asciiTheme="minorHAnsi" w:hAnsiTheme="minorHAnsi" w:cstheme="minorHAnsi"/>
                <w:color w:val="000000"/>
                <w:sz w:val="20"/>
                <w:szCs w:val="20"/>
                <w:lang w:val="en-US"/>
              </w:rPr>
              <w:t>.</w:t>
            </w:r>
          </w:p>
        </w:tc>
      </w:tr>
      <w:tr w:rsidR="00E102EC" w:rsidRPr="00072586" w14:paraId="09E0252F" w14:textId="77777777" w:rsidTr="00ED41E4">
        <w:trPr>
          <w:trHeight w:val="255"/>
        </w:trPr>
        <w:tc>
          <w:tcPr>
            <w:tcW w:w="3109" w:type="dxa"/>
            <w:tcBorders>
              <w:top w:val="single" w:sz="4" w:space="0" w:color="auto"/>
              <w:left w:val="single" w:sz="4" w:space="0" w:color="auto"/>
              <w:bottom w:val="single" w:sz="4" w:space="0" w:color="auto"/>
              <w:right w:val="single" w:sz="4" w:space="0" w:color="auto"/>
            </w:tcBorders>
            <w:noWrap/>
            <w:vAlign w:val="center"/>
            <w:hideMark/>
          </w:tcPr>
          <w:p w14:paraId="10073365" w14:textId="77777777" w:rsidR="00E102EC" w:rsidRPr="00072586" w:rsidRDefault="00E102EC">
            <w:pPr>
              <w:rPr>
                <w:rFonts w:asciiTheme="minorHAnsi" w:hAnsiTheme="minorHAnsi" w:cstheme="minorHAnsi"/>
                <w:b/>
                <w:bCs/>
                <w:color w:val="000000"/>
                <w:sz w:val="20"/>
                <w:szCs w:val="20"/>
                <w:lang w:val="en-US"/>
              </w:rPr>
            </w:pPr>
            <w:r w:rsidRPr="00072586">
              <w:rPr>
                <w:rFonts w:asciiTheme="minorHAnsi" w:hAnsiTheme="minorHAnsi" w:cstheme="minorHAnsi"/>
                <w:b/>
                <w:bCs/>
                <w:color w:val="000000"/>
                <w:sz w:val="20"/>
                <w:szCs w:val="20"/>
              </w:rPr>
              <w:t>Death Benefit (4.4.5)</w:t>
            </w:r>
          </w:p>
        </w:tc>
        <w:tc>
          <w:tcPr>
            <w:tcW w:w="6601" w:type="dxa"/>
            <w:tcBorders>
              <w:top w:val="nil"/>
              <w:left w:val="single" w:sz="4" w:space="0" w:color="auto"/>
              <w:bottom w:val="single" w:sz="4" w:space="0" w:color="auto"/>
              <w:right w:val="single" w:sz="8" w:space="0" w:color="auto"/>
            </w:tcBorders>
            <w:vAlign w:val="center"/>
          </w:tcPr>
          <w:p w14:paraId="7F4B6149" w14:textId="312FD32A" w:rsidR="00E102EC" w:rsidRPr="00072586" w:rsidRDefault="004B1073">
            <w:pPr>
              <w:rPr>
                <w:rFonts w:asciiTheme="minorHAnsi" w:hAnsiTheme="minorHAnsi" w:cstheme="minorHAnsi"/>
                <w:b/>
                <w:bCs/>
                <w:color w:val="000000"/>
                <w:sz w:val="20"/>
                <w:szCs w:val="20"/>
                <w:lang w:val="en-US"/>
              </w:rPr>
            </w:pPr>
            <w:r w:rsidRPr="00072586">
              <w:rPr>
                <w:rFonts w:asciiTheme="minorHAnsi" w:hAnsiTheme="minorHAnsi" w:cstheme="minorHAnsi"/>
                <w:b/>
                <w:bCs/>
                <w:color w:val="000000"/>
                <w:sz w:val="20"/>
                <w:szCs w:val="20"/>
                <w:lang w:val="en-IE"/>
              </w:rPr>
              <w:t>Guaranteed Minimum Death Benefit applies as described in the GMAB Coverage Type section above.</w:t>
            </w:r>
          </w:p>
        </w:tc>
      </w:tr>
    </w:tbl>
    <w:p w14:paraId="0D26FD9F" w14:textId="77777777" w:rsidR="00B46C2C" w:rsidRDefault="00B46C2C" w:rsidP="00B46C2C">
      <w:pPr>
        <w:pStyle w:val="i"/>
        <w:ind w:left="0" w:firstLine="0"/>
        <w:rPr>
          <w:rFonts w:asciiTheme="minorHAnsi" w:eastAsia="MS Mincho" w:hAnsiTheme="minorHAnsi"/>
          <w:sz w:val="20"/>
          <w:lang w:val="en-US"/>
        </w:rPr>
      </w:pPr>
    </w:p>
    <w:p w14:paraId="7D878DA1" w14:textId="77103E85" w:rsidR="007D1D10" w:rsidRDefault="007D1D10" w:rsidP="00922C1D">
      <w:pPr>
        <w:pStyle w:val="Heading2"/>
      </w:pPr>
      <w:bookmarkStart w:id="2116" w:name="_Toc226536615"/>
      <w:r>
        <w:t>GMWB</w:t>
      </w:r>
      <w:r w:rsidRPr="003E67B5">
        <w:t xml:space="preserve"> Coverage Type Pa</w:t>
      </w:r>
      <w:r>
        <w:t>rameters</w:t>
      </w:r>
      <w:bookmarkEnd w:id="2116"/>
    </w:p>
    <w:p w14:paraId="2BDC769C" w14:textId="479404EF" w:rsidR="00B46C2C" w:rsidRDefault="00393AFF" w:rsidP="00B46C2C">
      <w:pPr>
        <w:pStyle w:val="i"/>
        <w:ind w:left="0" w:firstLine="0"/>
        <w:rPr>
          <w:rFonts w:asciiTheme="minorHAnsi" w:eastAsia="MS Mincho" w:hAnsiTheme="minorHAnsi"/>
          <w:sz w:val="20"/>
          <w:lang w:val="en-US"/>
        </w:rPr>
      </w:pPr>
      <w:r>
        <w:rPr>
          <w:rFonts w:asciiTheme="minorHAnsi" w:eastAsia="MS Mincho" w:hAnsiTheme="minorHAnsi"/>
          <w:sz w:val="20"/>
          <w:lang w:val="en-US"/>
        </w:rPr>
        <w:t xml:space="preserve">GMWB is not available </w:t>
      </w:r>
      <w:r w:rsidR="00224BAC">
        <w:rPr>
          <w:rFonts w:asciiTheme="minorHAnsi" w:eastAsia="MS Mincho" w:hAnsiTheme="minorHAnsi"/>
          <w:sz w:val="20"/>
          <w:lang w:val="en-US"/>
        </w:rPr>
        <w:t xml:space="preserve">for Allianz Vantage </w:t>
      </w:r>
      <w:r w:rsidR="005D5A00">
        <w:rPr>
          <w:rFonts w:asciiTheme="minorHAnsi" w:eastAsia="MS Mincho" w:hAnsiTheme="minorHAnsi"/>
          <w:sz w:val="20"/>
          <w:lang w:val="en-US"/>
        </w:rPr>
        <w:t>Investment Bond</w:t>
      </w:r>
      <w:r>
        <w:rPr>
          <w:rFonts w:asciiTheme="minorHAnsi" w:eastAsia="MS Mincho" w:hAnsiTheme="minorHAnsi"/>
          <w:sz w:val="20"/>
          <w:lang w:val="en-US"/>
        </w:rPr>
        <w:t>.</w:t>
      </w:r>
    </w:p>
    <w:p w14:paraId="43650903" w14:textId="77777777" w:rsidR="00D02873" w:rsidRDefault="00D02873" w:rsidP="00B46C2C">
      <w:pPr>
        <w:pStyle w:val="i"/>
        <w:ind w:left="0" w:firstLine="0"/>
        <w:rPr>
          <w:rFonts w:asciiTheme="minorHAnsi" w:eastAsia="MS Mincho" w:hAnsiTheme="minorHAnsi"/>
          <w:sz w:val="20"/>
          <w:lang w:val="en-US"/>
        </w:rPr>
      </w:pPr>
    </w:p>
    <w:p w14:paraId="453FEAD7" w14:textId="61E6DEAB" w:rsidR="00D02873" w:rsidRPr="00A12593" w:rsidRDefault="00D02873" w:rsidP="00922C1D">
      <w:pPr>
        <w:pStyle w:val="Heading2"/>
      </w:pPr>
      <w:bookmarkStart w:id="2117" w:name="_Toc226536616"/>
      <w:r>
        <w:lastRenderedPageBreak/>
        <w:t xml:space="preserve">Index Option Coverage Type </w:t>
      </w:r>
      <w:r w:rsidRPr="00A12593">
        <w:t>Parameters</w:t>
      </w:r>
      <w:bookmarkEnd w:id="2117"/>
    </w:p>
    <w:p w14:paraId="327F2553" w14:textId="148E1F57" w:rsidR="00D02873" w:rsidRPr="00D02873" w:rsidRDefault="00D02873" w:rsidP="00D02873">
      <w:pPr>
        <w:pStyle w:val="i"/>
        <w:rPr>
          <w:rFonts w:asciiTheme="minorHAnsi" w:eastAsia="MS Mincho" w:hAnsiTheme="minorHAnsi"/>
          <w:sz w:val="20"/>
          <w:lang w:val="en-IE"/>
        </w:rPr>
      </w:pPr>
      <w:r>
        <w:rPr>
          <w:rFonts w:asciiTheme="minorHAnsi" w:eastAsia="MS Mincho" w:hAnsiTheme="minorHAnsi"/>
          <w:sz w:val="20"/>
          <w:lang w:val="en-US"/>
        </w:rPr>
        <w:t xml:space="preserve">Index Option Coverage Type is not available for </w:t>
      </w:r>
      <w:r w:rsidR="00116C06">
        <w:rPr>
          <w:rFonts w:asciiTheme="minorHAnsi" w:eastAsia="MS Mincho" w:hAnsiTheme="minorHAnsi"/>
          <w:sz w:val="20"/>
          <w:lang w:val="en-US"/>
        </w:rPr>
        <w:t xml:space="preserve">Allianz Vantage </w:t>
      </w:r>
      <w:r w:rsidR="005D5A00">
        <w:rPr>
          <w:rFonts w:asciiTheme="minorHAnsi" w:eastAsia="MS Mincho" w:hAnsiTheme="minorHAnsi"/>
          <w:sz w:val="20"/>
          <w:lang w:val="en-US"/>
        </w:rPr>
        <w:t>Investment Bond</w:t>
      </w:r>
      <w:r>
        <w:rPr>
          <w:rFonts w:asciiTheme="minorHAnsi" w:eastAsia="MS Mincho" w:hAnsiTheme="minorHAnsi"/>
          <w:sz w:val="20"/>
          <w:lang w:val="en-US"/>
        </w:rPr>
        <w:t>.</w:t>
      </w:r>
    </w:p>
    <w:p w14:paraId="43BEFAD7" w14:textId="6D56CBEF" w:rsidR="00B46C2C" w:rsidRPr="00A12593" w:rsidRDefault="00B46C2C" w:rsidP="00922C1D">
      <w:pPr>
        <w:pStyle w:val="Heading2"/>
      </w:pPr>
      <w:bookmarkStart w:id="2118" w:name="_Toc127284512"/>
      <w:bookmarkStart w:id="2119" w:name="_Toc127284513"/>
      <w:bookmarkStart w:id="2120" w:name="_Toc127284514"/>
      <w:bookmarkStart w:id="2121" w:name="_Toc127284515"/>
      <w:bookmarkStart w:id="2122" w:name="_Toc127284791"/>
      <w:bookmarkStart w:id="2123" w:name="_Toc226536617"/>
      <w:bookmarkStart w:id="2124" w:name="_Toc108798741"/>
      <w:bookmarkEnd w:id="2118"/>
      <w:bookmarkEnd w:id="2119"/>
      <w:bookmarkEnd w:id="2120"/>
      <w:bookmarkEnd w:id="2121"/>
      <w:bookmarkEnd w:id="2122"/>
      <w:r w:rsidRPr="00A12593">
        <w:t>Fund Parameters</w:t>
      </w:r>
      <w:bookmarkEnd w:id="2123"/>
    </w:p>
    <w:p w14:paraId="2B1F783D" w14:textId="34D7E175" w:rsidR="00A3328E" w:rsidRDefault="00A3328E" w:rsidP="00D94922">
      <w:pPr>
        <w:pStyle w:val="i"/>
        <w:ind w:left="0" w:firstLine="0"/>
        <w:rPr>
          <w:rFonts w:asciiTheme="minorHAnsi" w:eastAsia="MS Mincho" w:hAnsiTheme="minorHAnsi" w:cstheme="minorHAnsi"/>
          <w:b/>
          <w:bCs/>
          <w:szCs w:val="24"/>
          <w:u w:val="single"/>
          <w:lang w:val="en-US"/>
        </w:rPr>
      </w:pPr>
    </w:p>
    <w:p w14:paraId="4E6E06C3" w14:textId="77777777" w:rsidR="00D94922" w:rsidRDefault="00D94922" w:rsidP="00D94922">
      <w:pPr>
        <w:pStyle w:val="i"/>
        <w:ind w:left="0" w:firstLine="0"/>
        <w:rPr>
          <w:rFonts w:asciiTheme="minorHAnsi" w:eastAsia="MS Mincho" w:hAnsiTheme="minorHAnsi" w:cstheme="minorHAnsi"/>
          <w:b/>
          <w:bCs/>
          <w:szCs w:val="24"/>
          <w:u w:val="single"/>
          <w:lang w:val="en-US"/>
        </w:rPr>
      </w:pPr>
      <w:r w:rsidRPr="00E82EE5">
        <w:rPr>
          <w:rFonts w:asciiTheme="minorHAnsi" w:eastAsia="MS Mincho" w:hAnsiTheme="minorHAnsi" w:cstheme="minorHAnsi"/>
          <w:b/>
          <w:bCs/>
          <w:szCs w:val="24"/>
          <w:u w:val="single"/>
          <w:lang w:val="en-US"/>
        </w:rPr>
        <w:t>Unit-linked Non-guaranteed Coverage funds (7.3.1)</w:t>
      </w:r>
    </w:p>
    <w:p w14:paraId="5E6D0738" w14:textId="77777777" w:rsidR="00AF0359" w:rsidRPr="00E82EE5" w:rsidRDefault="00AF0359" w:rsidP="00B46C2C">
      <w:pPr>
        <w:pStyle w:val="i"/>
        <w:ind w:left="0" w:firstLine="0"/>
        <w:rPr>
          <w:rFonts w:asciiTheme="minorHAnsi" w:hAnsiTheme="minorHAnsi" w:cstheme="minorHAnsi"/>
          <w:b/>
          <w:bCs/>
          <w:sz w:val="20"/>
        </w:rPr>
      </w:pPr>
    </w:p>
    <w:tbl>
      <w:tblPr>
        <w:tblW w:w="7053" w:type="dxa"/>
        <w:tblLook w:val="04A0" w:firstRow="1" w:lastRow="0" w:firstColumn="1" w:lastColumn="0" w:noHBand="0" w:noVBand="1"/>
      </w:tblPr>
      <w:tblGrid>
        <w:gridCol w:w="1975"/>
        <w:gridCol w:w="1701"/>
        <w:gridCol w:w="1651"/>
        <w:gridCol w:w="1726"/>
      </w:tblGrid>
      <w:tr w:rsidR="00FB72AB" w:rsidRPr="00E82EE5" w14:paraId="7179E3C1" w14:textId="77777777" w:rsidTr="00ED41E4">
        <w:trPr>
          <w:trHeight w:val="204"/>
        </w:trPr>
        <w:tc>
          <w:tcPr>
            <w:tcW w:w="1975" w:type="dxa"/>
            <w:tcBorders>
              <w:top w:val="single" w:sz="8" w:space="0" w:color="auto"/>
              <w:left w:val="single" w:sz="8" w:space="0" w:color="auto"/>
              <w:bottom w:val="single" w:sz="8" w:space="0" w:color="auto"/>
              <w:right w:val="single" w:sz="8" w:space="0" w:color="auto"/>
            </w:tcBorders>
            <w:noWrap/>
            <w:vAlign w:val="center"/>
            <w:hideMark/>
          </w:tcPr>
          <w:bookmarkEnd w:id="2124"/>
          <w:p w14:paraId="5F74AB40" w14:textId="77777777" w:rsidR="00FB72AB" w:rsidRPr="00E82EE5" w:rsidRDefault="00FB72AB">
            <w:pPr>
              <w:rPr>
                <w:rFonts w:asciiTheme="minorHAnsi" w:hAnsiTheme="minorHAnsi" w:cstheme="minorHAnsi"/>
                <w:b/>
                <w:bCs/>
                <w:color w:val="000000"/>
                <w:sz w:val="20"/>
                <w:szCs w:val="20"/>
                <w:lang w:val="en-US"/>
              </w:rPr>
            </w:pPr>
            <w:r w:rsidRPr="00E82EE5">
              <w:rPr>
                <w:rFonts w:asciiTheme="minorHAnsi" w:hAnsiTheme="minorHAnsi" w:cstheme="minorHAnsi"/>
                <w:b/>
                <w:bCs/>
                <w:color w:val="000000"/>
                <w:sz w:val="20"/>
                <w:szCs w:val="20"/>
              </w:rPr>
              <w:t>Fund Name</w:t>
            </w:r>
          </w:p>
        </w:tc>
        <w:tc>
          <w:tcPr>
            <w:tcW w:w="1701" w:type="dxa"/>
            <w:tcBorders>
              <w:top w:val="single" w:sz="8" w:space="0" w:color="auto"/>
              <w:left w:val="nil"/>
              <w:bottom w:val="single" w:sz="8" w:space="0" w:color="auto"/>
              <w:right w:val="single" w:sz="8" w:space="0" w:color="auto"/>
            </w:tcBorders>
            <w:noWrap/>
            <w:vAlign w:val="center"/>
            <w:hideMark/>
          </w:tcPr>
          <w:p w14:paraId="19DA9BC8" w14:textId="77777777" w:rsidR="00FB72AB" w:rsidRPr="00E82EE5" w:rsidRDefault="00FB72AB">
            <w:pPr>
              <w:jc w:val="center"/>
              <w:rPr>
                <w:rFonts w:asciiTheme="minorHAnsi" w:hAnsiTheme="minorHAnsi" w:cstheme="minorHAnsi"/>
                <w:color w:val="000000"/>
                <w:sz w:val="20"/>
                <w:szCs w:val="20"/>
                <w:lang w:val="en-US"/>
              </w:rPr>
            </w:pPr>
            <w:r w:rsidRPr="00E82EE5">
              <w:rPr>
                <w:rFonts w:asciiTheme="minorHAnsi" w:hAnsiTheme="minorHAnsi" w:cstheme="minorHAnsi"/>
                <w:color w:val="000000"/>
                <w:sz w:val="20"/>
                <w:szCs w:val="20"/>
              </w:rPr>
              <w:t>Allianz Strategy Select 30</w:t>
            </w:r>
          </w:p>
        </w:tc>
        <w:tc>
          <w:tcPr>
            <w:tcW w:w="1651" w:type="dxa"/>
            <w:tcBorders>
              <w:top w:val="single" w:sz="8" w:space="0" w:color="auto"/>
              <w:left w:val="nil"/>
              <w:bottom w:val="single" w:sz="8" w:space="0" w:color="auto"/>
              <w:right w:val="single" w:sz="8" w:space="0" w:color="auto"/>
            </w:tcBorders>
            <w:noWrap/>
            <w:vAlign w:val="center"/>
            <w:hideMark/>
          </w:tcPr>
          <w:p w14:paraId="7296FFDA" w14:textId="77777777" w:rsidR="00FB72AB" w:rsidRPr="00E82EE5" w:rsidRDefault="00FB72AB">
            <w:pPr>
              <w:jc w:val="center"/>
              <w:rPr>
                <w:rFonts w:asciiTheme="minorHAnsi" w:hAnsiTheme="minorHAnsi" w:cstheme="minorHAnsi"/>
                <w:color w:val="000000"/>
                <w:sz w:val="20"/>
                <w:szCs w:val="20"/>
                <w:lang w:val="en-US"/>
              </w:rPr>
            </w:pPr>
            <w:r w:rsidRPr="00E82EE5">
              <w:rPr>
                <w:rFonts w:asciiTheme="minorHAnsi" w:hAnsiTheme="minorHAnsi" w:cstheme="minorHAnsi"/>
                <w:color w:val="000000"/>
                <w:sz w:val="20"/>
                <w:szCs w:val="20"/>
              </w:rPr>
              <w:t>Allianz Strategy Select 50</w:t>
            </w:r>
          </w:p>
        </w:tc>
        <w:tc>
          <w:tcPr>
            <w:tcW w:w="1726" w:type="dxa"/>
            <w:tcBorders>
              <w:top w:val="single" w:sz="8" w:space="0" w:color="auto"/>
              <w:left w:val="nil"/>
              <w:bottom w:val="single" w:sz="8" w:space="0" w:color="auto"/>
              <w:right w:val="single" w:sz="8" w:space="0" w:color="auto"/>
            </w:tcBorders>
            <w:noWrap/>
            <w:vAlign w:val="center"/>
            <w:hideMark/>
          </w:tcPr>
          <w:p w14:paraId="25E230E1" w14:textId="77777777" w:rsidR="00FB72AB" w:rsidRPr="00E82EE5" w:rsidRDefault="00FB72AB">
            <w:pPr>
              <w:jc w:val="center"/>
              <w:rPr>
                <w:rFonts w:asciiTheme="minorHAnsi" w:hAnsiTheme="minorHAnsi" w:cstheme="minorHAnsi"/>
                <w:color w:val="000000"/>
                <w:sz w:val="20"/>
                <w:szCs w:val="20"/>
                <w:lang w:val="en-US"/>
              </w:rPr>
            </w:pPr>
            <w:r w:rsidRPr="00E82EE5">
              <w:rPr>
                <w:rFonts w:asciiTheme="minorHAnsi" w:hAnsiTheme="minorHAnsi" w:cstheme="minorHAnsi"/>
                <w:color w:val="000000"/>
                <w:sz w:val="20"/>
                <w:szCs w:val="20"/>
              </w:rPr>
              <w:t>Allianz Strategy Select 75</w:t>
            </w:r>
          </w:p>
        </w:tc>
      </w:tr>
      <w:tr w:rsidR="00FB72AB" w:rsidRPr="00E82EE5" w14:paraId="0A5A804D" w14:textId="77777777" w:rsidTr="00ED41E4">
        <w:trPr>
          <w:trHeight w:val="204"/>
        </w:trPr>
        <w:tc>
          <w:tcPr>
            <w:tcW w:w="1975" w:type="dxa"/>
            <w:tcBorders>
              <w:top w:val="nil"/>
              <w:left w:val="single" w:sz="8" w:space="0" w:color="auto"/>
              <w:bottom w:val="single" w:sz="8" w:space="0" w:color="auto"/>
              <w:right w:val="single" w:sz="8" w:space="0" w:color="auto"/>
            </w:tcBorders>
            <w:noWrap/>
            <w:vAlign w:val="center"/>
            <w:hideMark/>
          </w:tcPr>
          <w:p w14:paraId="6C234FE8" w14:textId="77777777" w:rsidR="00FB72AB" w:rsidRPr="00E82EE5" w:rsidRDefault="00FB72AB">
            <w:pPr>
              <w:rPr>
                <w:rFonts w:asciiTheme="minorHAnsi" w:hAnsiTheme="minorHAnsi" w:cstheme="minorHAnsi"/>
                <w:b/>
                <w:bCs/>
                <w:color w:val="000000"/>
                <w:sz w:val="20"/>
                <w:szCs w:val="20"/>
                <w:lang w:val="en-US"/>
              </w:rPr>
            </w:pPr>
            <w:r w:rsidRPr="00E82EE5">
              <w:rPr>
                <w:rFonts w:asciiTheme="minorHAnsi" w:hAnsiTheme="minorHAnsi" w:cstheme="minorHAnsi"/>
                <w:b/>
                <w:bCs/>
                <w:color w:val="000000"/>
                <w:sz w:val="20"/>
                <w:szCs w:val="20"/>
              </w:rPr>
              <w:t>Fund Type</w:t>
            </w:r>
          </w:p>
        </w:tc>
        <w:tc>
          <w:tcPr>
            <w:tcW w:w="1701" w:type="dxa"/>
            <w:tcBorders>
              <w:top w:val="nil"/>
              <w:left w:val="nil"/>
              <w:bottom w:val="single" w:sz="8" w:space="0" w:color="auto"/>
              <w:right w:val="single" w:sz="8" w:space="0" w:color="auto"/>
            </w:tcBorders>
            <w:noWrap/>
            <w:vAlign w:val="center"/>
            <w:hideMark/>
          </w:tcPr>
          <w:p w14:paraId="21BD6D98" w14:textId="77777777" w:rsidR="00FB72AB" w:rsidRPr="00E82EE5" w:rsidRDefault="00FB72AB">
            <w:pPr>
              <w:jc w:val="center"/>
              <w:rPr>
                <w:rFonts w:asciiTheme="minorHAnsi" w:hAnsiTheme="minorHAnsi" w:cstheme="minorHAnsi"/>
                <w:color w:val="000000"/>
                <w:sz w:val="20"/>
                <w:szCs w:val="20"/>
                <w:lang w:val="en-US"/>
              </w:rPr>
            </w:pPr>
            <w:r w:rsidRPr="00E82EE5">
              <w:rPr>
                <w:rFonts w:asciiTheme="minorHAnsi" w:hAnsiTheme="minorHAnsi" w:cstheme="minorHAnsi"/>
                <w:color w:val="000000"/>
                <w:sz w:val="20"/>
                <w:szCs w:val="20"/>
              </w:rPr>
              <w:t>External</w:t>
            </w:r>
          </w:p>
        </w:tc>
        <w:tc>
          <w:tcPr>
            <w:tcW w:w="1651" w:type="dxa"/>
            <w:tcBorders>
              <w:top w:val="nil"/>
              <w:left w:val="nil"/>
              <w:bottom w:val="single" w:sz="8" w:space="0" w:color="auto"/>
              <w:right w:val="single" w:sz="8" w:space="0" w:color="auto"/>
            </w:tcBorders>
            <w:noWrap/>
            <w:vAlign w:val="center"/>
            <w:hideMark/>
          </w:tcPr>
          <w:p w14:paraId="7B2232DD" w14:textId="77777777" w:rsidR="00FB72AB" w:rsidRPr="00E82EE5" w:rsidRDefault="00FB72AB">
            <w:pPr>
              <w:jc w:val="center"/>
              <w:rPr>
                <w:rFonts w:asciiTheme="minorHAnsi" w:hAnsiTheme="minorHAnsi" w:cstheme="minorHAnsi"/>
                <w:color w:val="000000"/>
                <w:sz w:val="20"/>
                <w:szCs w:val="20"/>
                <w:lang w:val="en-US"/>
              </w:rPr>
            </w:pPr>
            <w:r w:rsidRPr="00E82EE5">
              <w:rPr>
                <w:rFonts w:asciiTheme="minorHAnsi" w:hAnsiTheme="minorHAnsi" w:cstheme="minorHAnsi"/>
                <w:color w:val="000000"/>
                <w:sz w:val="20"/>
                <w:szCs w:val="20"/>
              </w:rPr>
              <w:t>External</w:t>
            </w:r>
          </w:p>
        </w:tc>
        <w:tc>
          <w:tcPr>
            <w:tcW w:w="1726" w:type="dxa"/>
            <w:tcBorders>
              <w:top w:val="nil"/>
              <w:left w:val="nil"/>
              <w:bottom w:val="single" w:sz="8" w:space="0" w:color="auto"/>
              <w:right w:val="single" w:sz="8" w:space="0" w:color="auto"/>
            </w:tcBorders>
            <w:noWrap/>
            <w:vAlign w:val="center"/>
            <w:hideMark/>
          </w:tcPr>
          <w:p w14:paraId="6A062F89" w14:textId="77777777" w:rsidR="00FB72AB" w:rsidRPr="00E82EE5" w:rsidRDefault="00FB72AB">
            <w:pPr>
              <w:jc w:val="center"/>
              <w:rPr>
                <w:rFonts w:asciiTheme="minorHAnsi" w:hAnsiTheme="minorHAnsi" w:cstheme="minorHAnsi"/>
                <w:color w:val="000000"/>
                <w:sz w:val="20"/>
                <w:szCs w:val="20"/>
                <w:lang w:val="en-US"/>
              </w:rPr>
            </w:pPr>
            <w:r w:rsidRPr="00E82EE5">
              <w:rPr>
                <w:rFonts w:asciiTheme="minorHAnsi" w:hAnsiTheme="minorHAnsi" w:cstheme="minorHAnsi"/>
                <w:color w:val="000000"/>
                <w:sz w:val="20"/>
                <w:szCs w:val="20"/>
              </w:rPr>
              <w:t>External</w:t>
            </w:r>
          </w:p>
        </w:tc>
      </w:tr>
      <w:tr w:rsidR="00FB72AB" w:rsidRPr="00E82EE5" w14:paraId="5D153ED4" w14:textId="77777777" w:rsidTr="00ED41E4">
        <w:trPr>
          <w:trHeight w:val="204"/>
        </w:trPr>
        <w:tc>
          <w:tcPr>
            <w:tcW w:w="1975" w:type="dxa"/>
            <w:tcBorders>
              <w:top w:val="nil"/>
              <w:left w:val="single" w:sz="8" w:space="0" w:color="auto"/>
              <w:bottom w:val="single" w:sz="8" w:space="0" w:color="auto"/>
              <w:right w:val="single" w:sz="8" w:space="0" w:color="auto"/>
            </w:tcBorders>
            <w:noWrap/>
            <w:vAlign w:val="center"/>
            <w:hideMark/>
          </w:tcPr>
          <w:p w14:paraId="4CF8C22B" w14:textId="77777777" w:rsidR="00FB72AB" w:rsidRPr="00E82EE5" w:rsidRDefault="00FB72AB">
            <w:pPr>
              <w:rPr>
                <w:rFonts w:asciiTheme="minorHAnsi" w:hAnsiTheme="minorHAnsi" w:cstheme="minorHAnsi"/>
                <w:b/>
                <w:bCs/>
                <w:color w:val="000000"/>
                <w:sz w:val="20"/>
                <w:szCs w:val="20"/>
                <w:lang w:val="en-US"/>
              </w:rPr>
            </w:pPr>
            <w:r w:rsidRPr="00E82EE5">
              <w:rPr>
                <w:rFonts w:asciiTheme="minorHAnsi" w:hAnsiTheme="minorHAnsi" w:cstheme="minorHAnsi"/>
                <w:b/>
                <w:bCs/>
                <w:color w:val="000000"/>
                <w:sz w:val="20"/>
                <w:szCs w:val="20"/>
              </w:rPr>
              <w:t>External Fund Management Fee</w:t>
            </w:r>
          </w:p>
        </w:tc>
        <w:tc>
          <w:tcPr>
            <w:tcW w:w="1701" w:type="dxa"/>
            <w:tcBorders>
              <w:top w:val="nil"/>
              <w:left w:val="nil"/>
              <w:bottom w:val="single" w:sz="8" w:space="0" w:color="auto"/>
              <w:right w:val="single" w:sz="8" w:space="0" w:color="auto"/>
            </w:tcBorders>
            <w:noWrap/>
            <w:vAlign w:val="center"/>
            <w:hideMark/>
          </w:tcPr>
          <w:p w14:paraId="7E3DCE4C" w14:textId="77777777" w:rsidR="00FB72AB" w:rsidRPr="00E82EE5" w:rsidRDefault="00FB72AB">
            <w:pPr>
              <w:jc w:val="center"/>
              <w:rPr>
                <w:rFonts w:asciiTheme="minorHAnsi" w:hAnsiTheme="minorHAnsi" w:cstheme="minorHAnsi"/>
                <w:color w:val="000000"/>
                <w:sz w:val="20"/>
                <w:szCs w:val="20"/>
                <w:lang w:val="en-US"/>
              </w:rPr>
            </w:pPr>
            <w:r w:rsidRPr="00E82EE5">
              <w:rPr>
                <w:rFonts w:asciiTheme="minorHAnsi" w:hAnsiTheme="minorHAnsi" w:cstheme="minorHAnsi"/>
                <w:color w:val="000000"/>
                <w:sz w:val="20"/>
                <w:szCs w:val="20"/>
              </w:rPr>
              <w:t>0.25%</w:t>
            </w:r>
          </w:p>
        </w:tc>
        <w:tc>
          <w:tcPr>
            <w:tcW w:w="1651" w:type="dxa"/>
            <w:tcBorders>
              <w:top w:val="nil"/>
              <w:left w:val="nil"/>
              <w:bottom w:val="single" w:sz="8" w:space="0" w:color="auto"/>
              <w:right w:val="single" w:sz="8" w:space="0" w:color="auto"/>
            </w:tcBorders>
            <w:noWrap/>
            <w:vAlign w:val="center"/>
            <w:hideMark/>
          </w:tcPr>
          <w:p w14:paraId="24204248" w14:textId="77777777" w:rsidR="00FB72AB" w:rsidRPr="00E82EE5" w:rsidRDefault="00FB72AB">
            <w:pPr>
              <w:jc w:val="center"/>
              <w:rPr>
                <w:rFonts w:asciiTheme="minorHAnsi" w:hAnsiTheme="minorHAnsi" w:cstheme="minorHAnsi"/>
                <w:color w:val="000000"/>
                <w:sz w:val="20"/>
                <w:szCs w:val="20"/>
                <w:lang w:val="en-US"/>
              </w:rPr>
            </w:pPr>
            <w:r w:rsidRPr="00E82EE5">
              <w:rPr>
                <w:rFonts w:asciiTheme="minorHAnsi" w:hAnsiTheme="minorHAnsi" w:cstheme="minorHAnsi"/>
                <w:color w:val="000000"/>
                <w:sz w:val="20"/>
                <w:szCs w:val="20"/>
              </w:rPr>
              <w:t>0.25%</w:t>
            </w:r>
          </w:p>
        </w:tc>
        <w:tc>
          <w:tcPr>
            <w:tcW w:w="1726" w:type="dxa"/>
            <w:tcBorders>
              <w:top w:val="nil"/>
              <w:left w:val="nil"/>
              <w:bottom w:val="single" w:sz="8" w:space="0" w:color="auto"/>
              <w:right w:val="single" w:sz="8" w:space="0" w:color="auto"/>
            </w:tcBorders>
            <w:noWrap/>
            <w:vAlign w:val="center"/>
            <w:hideMark/>
          </w:tcPr>
          <w:p w14:paraId="049B83A0" w14:textId="77777777" w:rsidR="00FB72AB" w:rsidRPr="00E82EE5" w:rsidRDefault="00FB72AB">
            <w:pPr>
              <w:jc w:val="center"/>
              <w:rPr>
                <w:rFonts w:asciiTheme="minorHAnsi" w:hAnsiTheme="minorHAnsi" w:cstheme="minorHAnsi"/>
                <w:color w:val="000000"/>
                <w:sz w:val="20"/>
                <w:szCs w:val="20"/>
                <w:lang w:val="en-US"/>
              </w:rPr>
            </w:pPr>
            <w:r w:rsidRPr="00E82EE5">
              <w:rPr>
                <w:rFonts w:asciiTheme="minorHAnsi" w:hAnsiTheme="minorHAnsi" w:cstheme="minorHAnsi"/>
                <w:color w:val="000000"/>
                <w:sz w:val="20"/>
                <w:szCs w:val="20"/>
              </w:rPr>
              <w:t>0.25%</w:t>
            </w:r>
          </w:p>
        </w:tc>
      </w:tr>
      <w:tr w:rsidR="00FB72AB" w:rsidRPr="00E82EE5" w14:paraId="1C576FC8" w14:textId="77777777" w:rsidTr="00ED41E4">
        <w:trPr>
          <w:trHeight w:val="204"/>
        </w:trPr>
        <w:tc>
          <w:tcPr>
            <w:tcW w:w="1975" w:type="dxa"/>
            <w:tcBorders>
              <w:top w:val="nil"/>
              <w:left w:val="single" w:sz="8" w:space="0" w:color="auto"/>
              <w:bottom w:val="single" w:sz="8" w:space="0" w:color="auto"/>
              <w:right w:val="single" w:sz="8" w:space="0" w:color="auto"/>
            </w:tcBorders>
            <w:noWrap/>
            <w:vAlign w:val="center"/>
            <w:hideMark/>
          </w:tcPr>
          <w:p w14:paraId="13184394" w14:textId="77777777" w:rsidR="00FB72AB" w:rsidRPr="00E82EE5" w:rsidRDefault="00FB72AB">
            <w:pPr>
              <w:rPr>
                <w:rFonts w:asciiTheme="minorHAnsi" w:hAnsiTheme="minorHAnsi" w:cstheme="minorHAnsi"/>
                <w:b/>
                <w:bCs/>
                <w:color w:val="000000"/>
                <w:sz w:val="20"/>
                <w:szCs w:val="20"/>
                <w:lang w:val="en-US"/>
              </w:rPr>
            </w:pPr>
            <w:r w:rsidRPr="00E82EE5">
              <w:rPr>
                <w:rFonts w:asciiTheme="minorHAnsi" w:hAnsiTheme="minorHAnsi" w:cstheme="minorHAnsi"/>
                <w:b/>
                <w:bCs/>
                <w:color w:val="000000"/>
                <w:sz w:val="20"/>
                <w:szCs w:val="20"/>
              </w:rPr>
              <w:t>Fund ISIN</w:t>
            </w:r>
          </w:p>
        </w:tc>
        <w:tc>
          <w:tcPr>
            <w:tcW w:w="1701" w:type="dxa"/>
            <w:tcBorders>
              <w:top w:val="nil"/>
              <w:left w:val="nil"/>
              <w:bottom w:val="single" w:sz="8" w:space="0" w:color="auto"/>
              <w:right w:val="single" w:sz="8" w:space="0" w:color="auto"/>
            </w:tcBorders>
            <w:noWrap/>
            <w:vAlign w:val="center"/>
            <w:hideMark/>
          </w:tcPr>
          <w:p w14:paraId="24E54235" w14:textId="77777777" w:rsidR="00FB72AB" w:rsidRPr="00E82EE5" w:rsidRDefault="00FB72AB">
            <w:pPr>
              <w:jc w:val="center"/>
              <w:rPr>
                <w:rFonts w:asciiTheme="minorHAnsi" w:hAnsiTheme="minorHAnsi" w:cstheme="minorHAnsi"/>
                <w:color w:val="000000"/>
                <w:sz w:val="20"/>
                <w:szCs w:val="20"/>
                <w:lang w:val="en-US"/>
              </w:rPr>
            </w:pPr>
            <w:r w:rsidRPr="00E82EE5">
              <w:rPr>
                <w:rFonts w:asciiTheme="minorHAnsi" w:hAnsiTheme="minorHAnsi" w:cstheme="minorHAnsi"/>
                <w:color w:val="000000"/>
                <w:sz w:val="20"/>
                <w:szCs w:val="20"/>
              </w:rPr>
              <w:t>LU1901058732</w:t>
            </w:r>
          </w:p>
        </w:tc>
        <w:tc>
          <w:tcPr>
            <w:tcW w:w="1651" w:type="dxa"/>
            <w:tcBorders>
              <w:top w:val="nil"/>
              <w:left w:val="nil"/>
              <w:bottom w:val="single" w:sz="8" w:space="0" w:color="auto"/>
              <w:right w:val="single" w:sz="8" w:space="0" w:color="auto"/>
            </w:tcBorders>
            <w:noWrap/>
            <w:vAlign w:val="center"/>
            <w:hideMark/>
          </w:tcPr>
          <w:p w14:paraId="0A29C300" w14:textId="77777777" w:rsidR="00FB72AB" w:rsidRPr="00E82EE5" w:rsidRDefault="00FB72AB">
            <w:pPr>
              <w:jc w:val="center"/>
              <w:rPr>
                <w:rFonts w:asciiTheme="minorHAnsi" w:hAnsiTheme="minorHAnsi" w:cstheme="minorHAnsi"/>
                <w:color w:val="000000"/>
                <w:sz w:val="20"/>
                <w:szCs w:val="20"/>
                <w:lang w:val="en-US"/>
              </w:rPr>
            </w:pPr>
            <w:r w:rsidRPr="00E82EE5">
              <w:rPr>
                <w:rFonts w:asciiTheme="minorHAnsi" w:hAnsiTheme="minorHAnsi" w:cstheme="minorHAnsi"/>
                <w:color w:val="000000"/>
                <w:sz w:val="20"/>
                <w:szCs w:val="20"/>
              </w:rPr>
              <w:t>LU1462180164</w:t>
            </w:r>
          </w:p>
        </w:tc>
        <w:tc>
          <w:tcPr>
            <w:tcW w:w="1726" w:type="dxa"/>
            <w:tcBorders>
              <w:top w:val="nil"/>
              <w:left w:val="nil"/>
              <w:bottom w:val="single" w:sz="8" w:space="0" w:color="auto"/>
              <w:right w:val="single" w:sz="8" w:space="0" w:color="auto"/>
            </w:tcBorders>
            <w:noWrap/>
            <w:vAlign w:val="center"/>
            <w:hideMark/>
          </w:tcPr>
          <w:p w14:paraId="7F2A7F02" w14:textId="77777777" w:rsidR="00FB72AB" w:rsidRPr="00E82EE5" w:rsidRDefault="00FB72AB">
            <w:pPr>
              <w:jc w:val="center"/>
              <w:rPr>
                <w:rFonts w:asciiTheme="minorHAnsi" w:hAnsiTheme="minorHAnsi" w:cstheme="minorHAnsi"/>
                <w:color w:val="000000"/>
                <w:sz w:val="20"/>
                <w:szCs w:val="20"/>
                <w:lang w:val="en-US"/>
              </w:rPr>
            </w:pPr>
            <w:r w:rsidRPr="00E82EE5">
              <w:rPr>
                <w:rFonts w:asciiTheme="minorHAnsi" w:hAnsiTheme="minorHAnsi" w:cstheme="minorHAnsi"/>
                <w:color w:val="000000"/>
                <w:sz w:val="20"/>
                <w:szCs w:val="20"/>
              </w:rPr>
              <w:t>LU1462191526</w:t>
            </w:r>
          </w:p>
        </w:tc>
      </w:tr>
    </w:tbl>
    <w:p w14:paraId="61680F77" w14:textId="77777777" w:rsidR="00FB72AB" w:rsidRDefault="00FB72AB" w:rsidP="00FB72AB">
      <w:pPr>
        <w:pStyle w:val="i"/>
        <w:ind w:left="0" w:firstLine="0"/>
        <w:rPr>
          <w:rFonts w:asciiTheme="minorHAnsi" w:hAnsiTheme="minorHAnsi" w:cstheme="minorHAnsi"/>
          <w:sz w:val="20"/>
        </w:rPr>
      </w:pPr>
    </w:p>
    <w:p w14:paraId="7265448D" w14:textId="41018855" w:rsidR="00382B12" w:rsidRPr="006123EC" w:rsidDel="008D6A44" w:rsidRDefault="00382B12" w:rsidP="00382B12">
      <w:pPr>
        <w:pStyle w:val="i"/>
        <w:ind w:left="0" w:firstLine="0"/>
        <w:rPr>
          <w:del w:id="2125" w:author="Gannon, Hugh (Allianz Global Life)" w:date="2026-06-30T11:14:00Z" w16du:dateUtc="2026-06-30T10:14:00Z"/>
          <w:rFonts w:asciiTheme="minorHAnsi" w:hAnsiTheme="minorHAnsi" w:cstheme="minorHAnsi"/>
          <w:b/>
          <w:bCs/>
          <w:sz w:val="20"/>
          <w:highlight w:val="yellow"/>
          <w:lang w:val="en-US"/>
        </w:rPr>
      </w:pPr>
      <w:commentRangeStart w:id="2126"/>
      <w:commentRangeStart w:id="2127"/>
      <w:del w:id="2128" w:author="Gannon, Hugh (Allianz Global Life)" w:date="2026-06-30T11:14:00Z" w16du:dateUtc="2026-06-30T10:14:00Z">
        <w:r w:rsidRPr="006123EC" w:rsidDel="008D6A44">
          <w:rPr>
            <w:rFonts w:asciiTheme="minorHAnsi" w:hAnsiTheme="minorHAnsi" w:cstheme="minorHAnsi"/>
            <w:b/>
            <w:bCs/>
            <w:sz w:val="20"/>
            <w:highlight w:val="yellow"/>
            <w:lang w:val="en-US"/>
          </w:rPr>
          <w:delText>Prior to 1 September 2025</w:delText>
        </w:r>
        <w:commentRangeEnd w:id="2126"/>
        <w:r w:rsidR="00FA7367" w:rsidRPr="006123EC" w:rsidDel="008D6A44">
          <w:rPr>
            <w:rStyle w:val="CommentReference"/>
            <w:rFonts w:asciiTheme="minorHAnsi" w:hAnsiTheme="minorHAnsi" w:cstheme="minorHAnsi"/>
            <w:b/>
            <w:bCs/>
            <w:sz w:val="20"/>
            <w:szCs w:val="20"/>
            <w:highlight w:val="yellow"/>
            <w:lang w:val="en-US"/>
          </w:rPr>
          <w:commentReference w:id="2126"/>
        </w:r>
        <w:commentRangeEnd w:id="2127"/>
        <w:r w:rsidR="00473C8C" w:rsidRPr="006123EC" w:rsidDel="008D6A44">
          <w:rPr>
            <w:rStyle w:val="CommentReference"/>
            <w:rFonts w:asciiTheme="minorHAnsi" w:hAnsiTheme="minorHAnsi" w:cstheme="minorHAnsi"/>
            <w:b/>
            <w:bCs/>
            <w:sz w:val="20"/>
            <w:szCs w:val="20"/>
            <w:highlight w:val="yellow"/>
            <w:lang w:val="en-US"/>
          </w:rPr>
          <w:commentReference w:id="2127"/>
        </w:r>
      </w:del>
    </w:p>
    <w:p w14:paraId="2A566F42" w14:textId="72D802D6" w:rsidR="00382B12" w:rsidRPr="006123EC" w:rsidDel="008D6A44" w:rsidRDefault="00382B12" w:rsidP="00FB72AB">
      <w:pPr>
        <w:pStyle w:val="i"/>
        <w:ind w:left="0" w:firstLine="0"/>
        <w:rPr>
          <w:del w:id="2129" w:author="Gannon, Hugh (Allianz Global Life)" w:date="2026-06-30T11:14:00Z" w16du:dateUtc="2026-06-30T10:14:00Z"/>
          <w:rFonts w:asciiTheme="minorHAnsi" w:hAnsiTheme="minorHAnsi" w:cstheme="minorHAnsi"/>
          <w:sz w:val="20"/>
          <w:highlight w:val="yellow"/>
        </w:rPr>
      </w:pPr>
    </w:p>
    <w:tbl>
      <w:tblPr>
        <w:tblW w:w="8354" w:type="dxa"/>
        <w:tblLook w:val="04A0" w:firstRow="1" w:lastRow="0" w:firstColumn="1" w:lastColumn="0" w:noHBand="0" w:noVBand="1"/>
      </w:tblPr>
      <w:tblGrid>
        <w:gridCol w:w="2258"/>
        <w:gridCol w:w="1843"/>
        <w:gridCol w:w="1843"/>
        <w:gridCol w:w="2410"/>
      </w:tblGrid>
      <w:tr w:rsidR="00FB72AB" w:rsidRPr="00FA7367" w:rsidDel="008D6A44" w14:paraId="0A7782FB" w14:textId="74038F96" w:rsidTr="00ED41E4">
        <w:trPr>
          <w:trHeight w:val="525"/>
          <w:del w:id="2130" w:author="Gannon, Hugh (Allianz Global Life)" w:date="2026-06-30T11:14:00Z"/>
        </w:trPr>
        <w:tc>
          <w:tcPr>
            <w:tcW w:w="2258" w:type="dxa"/>
            <w:tcBorders>
              <w:top w:val="single" w:sz="8" w:space="0" w:color="auto"/>
              <w:left w:val="single" w:sz="8" w:space="0" w:color="auto"/>
              <w:bottom w:val="single" w:sz="8" w:space="0" w:color="auto"/>
              <w:right w:val="single" w:sz="8" w:space="0" w:color="auto"/>
            </w:tcBorders>
            <w:noWrap/>
            <w:vAlign w:val="center"/>
            <w:hideMark/>
          </w:tcPr>
          <w:p w14:paraId="702630D4" w14:textId="4CE22367" w:rsidR="00FB72AB" w:rsidRPr="006123EC" w:rsidDel="008D6A44" w:rsidRDefault="00FB72AB">
            <w:pPr>
              <w:rPr>
                <w:del w:id="2131" w:author="Gannon, Hugh (Allianz Global Life)" w:date="2026-06-30T11:14:00Z" w16du:dateUtc="2026-06-30T10:14:00Z"/>
                <w:rFonts w:asciiTheme="minorHAnsi" w:hAnsiTheme="minorHAnsi" w:cstheme="minorHAnsi"/>
                <w:b/>
                <w:bCs/>
                <w:color w:val="000000"/>
                <w:sz w:val="20"/>
                <w:szCs w:val="20"/>
                <w:highlight w:val="yellow"/>
              </w:rPr>
            </w:pPr>
            <w:del w:id="2132" w:author="Gannon, Hugh (Allianz Global Life)" w:date="2026-06-30T11:14:00Z" w16du:dateUtc="2026-06-30T10:14:00Z">
              <w:r w:rsidRPr="006123EC" w:rsidDel="008D6A44">
                <w:rPr>
                  <w:rFonts w:asciiTheme="minorHAnsi" w:hAnsiTheme="minorHAnsi" w:cstheme="minorHAnsi"/>
                  <w:b/>
                  <w:bCs/>
                  <w:color w:val="000000"/>
                  <w:sz w:val="20"/>
                  <w:szCs w:val="20"/>
                  <w:highlight w:val="yellow"/>
                </w:rPr>
                <w:delText>Fund Name</w:delText>
              </w:r>
            </w:del>
          </w:p>
        </w:tc>
        <w:tc>
          <w:tcPr>
            <w:tcW w:w="1843" w:type="dxa"/>
            <w:tcBorders>
              <w:top w:val="single" w:sz="8" w:space="0" w:color="auto"/>
              <w:left w:val="nil"/>
              <w:bottom w:val="single" w:sz="8" w:space="0" w:color="auto"/>
              <w:right w:val="single" w:sz="8" w:space="0" w:color="auto"/>
            </w:tcBorders>
            <w:vAlign w:val="center"/>
            <w:hideMark/>
          </w:tcPr>
          <w:p w14:paraId="042C24BD" w14:textId="17FBFA1B" w:rsidR="00FB72AB" w:rsidRPr="006123EC" w:rsidDel="008D6A44" w:rsidRDefault="00FB72AB">
            <w:pPr>
              <w:jc w:val="center"/>
              <w:rPr>
                <w:del w:id="2133" w:author="Gannon, Hugh (Allianz Global Life)" w:date="2026-06-30T11:14:00Z" w16du:dateUtc="2026-06-30T10:14:00Z"/>
                <w:rFonts w:asciiTheme="minorHAnsi" w:hAnsiTheme="minorHAnsi" w:cstheme="minorHAnsi"/>
                <w:color w:val="000000"/>
                <w:sz w:val="20"/>
                <w:szCs w:val="20"/>
                <w:highlight w:val="yellow"/>
              </w:rPr>
            </w:pPr>
            <w:del w:id="2134" w:author="Gannon, Hugh (Allianz Global Life)" w:date="2026-06-30T11:14:00Z" w16du:dateUtc="2026-06-30T10:14:00Z">
              <w:r w:rsidRPr="006123EC" w:rsidDel="008D6A44">
                <w:rPr>
                  <w:rFonts w:asciiTheme="minorHAnsi" w:hAnsiTheme="minorHAnsi" w:cstheme="minorHAnsi"/>
                  <w:color w:val="000000"/>
                  <w:sz w:val="20"/>
                  <w:szCs w:val="20"/>
                  <w:highlight w:val="yellow"/>
                  <w:lang w:val="en-US"/>
                </w:rPr>
                <w:delText>Allianz Dynamic Multi Asset Strategy SRI 75</w:delText>
              </w:r>
            </w:del>
          </w:p>
        </w:tc>
        <w:tc>
          <w:tcPr>
            <w:tcW w:w="1843" w:type="dxa"/>
            <w:tcBorders>
              <w:top w:val="single" w:sz="8" w:space="0" w:color="auto"/>
              <w:left w:val="nil"/>
              <w:bottom w:val="single" w:sz="8" w:space="0" w:color="auto"/>
              <w:right w:val="single" w:sz="8" w:space="0" w:color="auto"/>
            </w:tcBorders>
            <w:vAlign w:val="center"/>
            <w:hideMark/>
          </w:tcPr>
          <w:p w14:paraId="2C8A138B" w14:textId="4F8E8814" w:rsidR="00FB72AB" w:rsidRPr="006123EC" w:rsidDel="008D6A44" w:rsidRDefault="00FB72AB">
            <w:pPr>
              <w:jc w:val="center"/>
              <w:rPr>
                <w:del w:id="2135" w:author="Gannon, Hugh (Allianz Global Life)" w:date="2026-06-30T11:14:00Z" w16du:dateUtc="2026-06-30T10:14:00Z"/>
                <w:rFonts w:asciiTheme="minorHAnsi" w:hAnsiTheme="minorHAnsi" w:cstheme="minorHAnsi"/>
                <w:color w:val="000000"/>
                <w:sz w:val="20"/>
                <w:szCs w:val="20"/>
                <w:highlight w:val="yellow"/>
              </w:rPr>
            </w:pPr>
            <w:del w:id="2136" w:author="Gannon, Hugh (Allianz Global Life)" w:date="2026-06-30T11:14:00Z" w16du:dateUtc="2026-06-30T10:14:00Z">
              <w:r w:rsidRPr="006123EC" w:rsidDel="008D6A44">
                <w:rPr>
                  <w:rFonts w:asciiTheme="minorHAnsi" w:hAnsiTheme="minorHAnsi" w:cstheme="minorHAnsi"/>
                  <w:color w:val="000000"/>
                  <w:sz w:val="20"/>
                  <w:szCs w:val="20"/>
                  <w:highlight w:val="yellow"/>
                  <w:lang w:val="en-US"/>
                </w:rPr>
                <w:delText>Allianz Dynamic Multi Asset Strategy SRI 50</w:delText>
              </w:r>
            </w:del>
          </w:p>
        </w:tc>
        <w:tc>
          <w:tcPr>
            <w:tcW w:w="2410" w:type="dxa"/>
            <w:tcBorders>
              <w:top w:val="single" w:sz="8" w:space="0" w:color="auto"/>
              <w:left w:val="nil"/>
              <w:bottom w:val="single" w:sz="8" w:space="0" w:color="auto"/>
              <w:right w:val="single" w:sz="8" w:space="0" w:color="auto"/>
            </w:tcBorders>
            <w:vAlign w:val="center"/>
            <w:hideMark/>
          </w:tcPr>
          <w:p w14:paraId="481C8DC4" w14:textId="73CF552D" w:rsidR="00FB72AB" w:rsidRPr="006123EC" w:rsidDel="008D6A44" w:rsidRDefault="00FB72AB">
            <w:pPr>
              <w:jc w:val="center"/>
              <w:rPr>
                <w:del w:id="2137" w:author="Gannon, Hugh (Allianz Global Life)" w:date="2026-06-30T11:14:00Z" w16du:dateUtc="2026-06-30T10:14:00Z"/>
                <w:rFonts w:asciiTheme="minorHAnsi" w:hAnsiTheme="minorHAnsi" w:cstheme="minorHAnsi"/>
                <w:color w:val="000000"/>
                <w:sz w:val="20"/>
                <w:szCs w:val="20"/>
                <w:highlight w:val="yellow"/>
              </w:rPr>
            </w:pPr>
            <w:del w:id="2138" w:author="Gannon, Hugh (Allianz Global Life)" w:date="2026-06-30T11:14:00Z" w16du:dateUtc="2026-06-30T10:14:00Z">
              <w:r w:rsidRPr="006123EC" w:rsidDel="008D6A44">
                <w:rPr>
                  <w:rFonts w:asciiTheme="minorHAnsi" w:hAnsiTheme="minorHAnsi" w:cstheme="minorHAnsi"/>
                  <w:color w:val="000000"/>
                  <w:sz w:val="20"/>
                  <w:szCs w:val="20"/>
                  <w:highlight w:val="yellow"/>
                  <w:lang w:val="en-US"/>
                </w:rPr>
                <w:delText>Allianz Dynamic Multi Asset Strategy SRI 15</w:delText>
              </w:r>
            </w:del>
          </w:p>
        </w:tc>
      </w:tr>
      <w:tr w:rsidR="00FB72AB" w:rsidRPr="00FA7367" w:rsidDel="008D6A44" w14:paraId="7E71AE0A" w14:textId="0C7E32F4" w:rsidTr="00ED41E4">
        <w:trPr>
          <w:trHeight w:val="270"/>
          <w:del w:id="2139" w:author="Gannon, Hugh (Allianz Global Life)" w:date="2026-06-30T11:14:00Z"/>
        </w:trPr>
        <w:tc>
          <w:tcPr>
            <w:tcW w:w="2258" w:type="dxa"/>
            <w:tcBorders>
              <w:top w:val="nil"/>
              <w:left w:val="single" w:sz="8" w:space="0" w:color="auto"/>
              <w:bottom w:val="single" w:sz="8" w:space="0" w:color="auto"/>
              <w:right w:val="single" w:sz="8" w:space="0" w:color="auto"/>
            </w:tcBorders>
            <w:noWrap/>
            <w:vAlign w:val="center"/>
            <w:hideMark/>
          </w:tcPr>
          <w:p w14:paraId="25E88471" w14:textId="241A90B0" w:rsidR="00FB72AB" w:rsidRPr="006123EC" w:rsidDel="008D6A44" w:rsidRDefault="00FB72AB">
            <w:pPr>
              <w:rPr>
                <w:del w:id="2140" w:author="Gannon, Hugh (Allianz Global Life)" w:date="2026-06-30T11:14:00Z" w16du:dateUtc="2026-06-30T10:14:00Z"/>
                <w:rFonts w:asciiTheme="minorHAnsi" w:hAnsiTheme="minorHAnsi" w:cstheme="minorHAnsi"/>
                <w:b/>
                <w:bCs/>
                <w:color w:val="000000"/>
                <w:sz w:val="20"/>
                <w:szCs w:val="20"/>
                <w:highlight w:val="yellow"/>
              </w:rPr>
            </w:pPr>
            <w:del w:id="2141" w:author="Gannon, Hugh (Allianz Global Life)" w:date="2026-06-30T11:14:00Z" w16du:dateUtc="2026-06-30T10:14:00Z">
              <w:r w:rsidRPr="006123EC" w:rsidDel="008D6A44">
                <w:rPr>
                  <w:rFonts w:asciiTheme="minorHAnsi" w:hAnsiTheme="minorHAnsi" w:cstheme="minorHAnsi"/>
                  <w:b/>
                  <w:bCs/>
                  <w:color w:val="000000"/>
                  <w:sz w:val="20"/>
                  <w:szCs w:val="20"/>
                  <w:highlight w:val="yellow"/>
                </w:rPr>
                <w:delText>Fund Type</w:delText>
              </w:r>
            </w:del>
          </w:p>
        </w:tc>
        <w:tc>
          <w:tcPr>
            <w:tcW w:w="1843" w:type="dxa"/>
            <w:tcBorders>
              <w:top w:val="nil"/>
              <w:left w:val="nil"/>
              <w:bottom w:val="single" w:sz="8" w:space="0" w:color="auto"/>
              <w:right w:val="single" w:sz="8" w:space="0" w:color="auto"/>
            </w:tcBorders>
            <w:noWrap/>
            <w:vAlign w:val="center"/>
            <w:hideMark/>
          </w:tcPr>
          <w:p w14:paraId="642DB1CC" w14:textId="2DA72483" w:rsidR="00FB72AB" w:rsidRPr="006123EC" w:rsidDel="008D6A44" w:rsidRDefault="00FB72AB">
            <w:pPr>
              <w:jc w:val="center"/>
              <w:rPr>
                <w:del w:id="2142" w:author="Gannon, Hugh (Allianz Global Life)" w:date="2026-06-30T11:14:00Z" w16du:dateUtc="2026-06-30T10:14:00Z"/>
                <w:rFonts w:asciiTheme="minorHAnsi" w:hAnsiTheme="minorHAnsi" w:cstheme="minorHAnsi"/>
                <w:color w:val="000000"/>
                <w:sz w:val="20"/>
                <w:szCs w:val="20"/>
                <w:highlight w:val="yellow"/>
              </w:rPr>
            </w:pPr>
            <w:del w:id="2143" w:author="Gannon, Hugh (Allianz Global Life)" w:date="2026-06-30T11:14:00Z" w16du:dateUtc="2026-06-30T10:14:00Z">
              <w:r w:rsidRPr="006123EC" w:rsidDel="008D6A44">
                <w:rPr>
                  <w:rFonts w:asciiTheme="minorHAnsi" w:hAnsiTheme="minorHAnsi" w:cstheme="minorHAnsi"/>
                  <w:color w:val="000000"/>
                  <w:sz w:val="20"/>
                  <w:szCs w:val="20"/>
                  <w:highlight w:val="yellow"/>
                </w:rPr>
                <w:delText>External</w:delText>
              </w:r>
            </w:del>
          </w:p>
        </w:tc>
        <w:tc>
          <w:tcPr>
            <w:tcW w:w="1843" w:type="dxa"/>
            <w:tcBorders>
              <w:top w:val="nil"/>
              <w:left w:val="nil"/>
              <w:bottom w:val="single" w:sz="8" w:space="0" w:color="auto"/>
              <w:right w:val="single" w:sz="8" w:space="0" w:color="auto"/>
            </w:tcBorders>
            <w:vAlign w:val="center"/>
            <w:hideMark/>
          </w:tcPr>
          <w:p w14:paraId="480ADBA4" w14:textId="613AA94C" w:rsidR="00FB72AB" w:rsidRPr="006123EC" w:rsidDel="008D6A44" w:rsidRDefault="00FB72AB">
            <w:pPr>
              <w:jc w:val="center"/>
              <w:rPr>
                <w:del w:id="2144" w:author="Gannon, Hugh (Allianz Global Life)" w:date="2026-06-30T11:14:00Z" w16du:dateUtc="2026-06-30T10:14:00Z"/>
                <w:rFonts w:asciiTheme="minorHAnsi" w:hAnsiTheme="minorHAnsi" w:cstheme="minorHAnsi"/>
                <w:color w:val="000000"/>
                <w:sz w:val="20"/>
                <w:szCs w:val="20"/>
                <w:highlight w:val="yellow"/>
              </w:rPr>
            </w:pPr>
            <w:del w:id="2145" w:author="Gannon, Hugh (Allianz Global Life)" w:date="2026-06-30T11:14:00Z" w16du:dateUtc="2026-06-30T10:14:00Z">
              <w:r w:rsidRPr="006123EC" w:rsidDel="008D6A44">
                <w:rPr>
                  <w:rFonts w:asciiTheme="minorHAnsi" w:hAnsiTheme="minorHAnsi" w:cstheme="minorHAnsi"/>
                  <w:color w:val="000000"/>
                  <w:sz w:val="20"/>
                  <w:szCs w:val="20"/>
                  <w:highlight w:val="yellow"/>
                </w:rPr>
                <w:delText>External</w:delText>
              </w:r>
            </w:del>
          </w:p>
        </w:tc>
        <w:tc>
          <w:tcPr>
            <w:tcW w:w="2410" w:type="dxa"/>
            <w:tcBorders>
              <w:top w:val="nil"/>
              <w:left w:val="nil"/>
              <w:bottom w:val="single" w:sz="8" w:space="0" w:color="auto"/>
              <w:right w:val="single" w:sz="8" w:space="0" w:color="auto"/>
            </w:tcBorders>
            <w:noWrap/>
            <w:vAlign w:val="center"/>
            <w:hideMark/>
          </w:tcPr>
          <w:p w14:paraId="6398F812" w14:textId="49DF098D" w:rsidR="00FB72AB" w:rsidRPr="006123EC" w:rsidDel="008D6A44" w:rsidRDefault="00FB72AB">
            <w:pPr>
              <w:jc w:val="center"/>
              <w:rPr>
                <w:del w:id="2146" w:author="Gannon, Hugh (Allianz Global Life)" w:date="2026-06-30T11:14:00Z" w16du:dateUtc="2026-06-30T10:14:00Z"/>
                <w:rFonts w:asciiTheme="minorHAnsi" w:hAnsiTheme="minorHAnsi" w:cstheme="minorHAnsi"/>
                <w:color w:val="000000"/>
                <w:sz w:val="20"/>
                <w:szCs w:val="20"/>
                <w:highlight w:val="yellow"/>
              </w:rPr>
            </w:pPr>
            <w:del w:id="2147" w:author="Gannon, Hugh (Allianz Global Life)" w:date="2026-06-30T11:14:00Z" w16du:dateUtc="2026-06-30T10:14:00Z">
              <w:r w:rsidRPr="006123EC" w:rsidDel="008D6A44">
                <w:rPr>
                  <w:rFonts w:asciiTheme="minorHAnsi" w:hAnsiTheme="minorHAnsi" w:cstheme="minorHAnsi"/>
                  <w:color w:val="000000"/>
                  <w:sz w:val="20"/>
                  <w:szCs w:val="20"/>
                  <w:highlight w:val="yellow"/>
                </w:rPr>
                <w:delText>External</w:delText>
              </w:r>
            </w:del>
          </w:p>
        </w:tc>
      </w:tr>
      <w:tr w:rsidR="00FB72AB" w:rsidRPr="00FA7367" w:rsidDel="008D6A44" w14:paraId="3B0A65F1" w14:textId="1757EB7B" w:rsidTr="00ED41E4">
        <w:trPr>
          <w:trHeight w:val="270"/>
          <w:del w:id="2148" w:author="Gannon, Hugh (Allianz Global Life)" w:date="2026-06-30T11:14:00Z"/>
        </w:trPr>
        <w:tc>
          <w:tcPr>
            <w:tcW w:w="2258" w:type="dxa"/>
            <w:tcBorders>
              <w:top w:val="nil"/>
              <w:left w:val="single" w:sz="8" w:space="0" w:color="auto"/>
              <w:bottom w:val="single" w:sz="8" w:space="0" w:color="auto"/>
              <w:right w:val="single" w:sz="8" w:space="0" w:color="auto"/>
            </w:tcBorders>
            <w:noWrap/>
            <w:vAlign w:val="center"/>
            <w:hideMark/>
          </w:tcPr>
          <w:p w14:paraId="6A2EBE3A" w14:textId="140E4693" w:rsidR="00FB72AB" w:rsidRPr="006123EC" w:rsidDel="008D6A44" w:rsidRDefault="00FB72AB">
            <w:pPr>
              <w:rPr>
                <w:del w:id="2149" w:author="Gannon, Hugh (Allianz Global Life)" w:date="2026-06-30T11:14:00Z" w16du:dateUtc="2026-06-30T10:14:00Z"/>
                <w:rFonts w:asciiTheme="minorHAnsi" w:hAnsiTheme="minorHAnsi" w:cstheme="minorHAnsi"/>
                <w:b/>
                <w:bCs/>
                <w:color w:val="000000"/>
                <w:sz w:val="20"/>
                <w:szCs w:val="20"/>
                <w:highlight w:val="yellow"/>
              </w:rPr>
            </w:pPr>
            <w:del w:id="2150" w:author="Gannon, Hugh (Allianz Global Life)" w:date="2026-06-30T11:14:00Z" w16du:dateUtc="2026-06-30T10:14:00Z">
              <w:r w:rsidRPr="006123EC" w:rsidDel="008D6A44">
                <w:rPr>
                  <w:rFonts w:asciiTheme="minorHAnsi" w:hAnsiTheme="minorHAnsi" w:cstheme="minorHAnsi"/>
                  <w:b/>
                  <w:bCs/>
                  <w:color w:val="000000"/>
                  <w:sz w:val="20"/>
                  <w:szCs w:val="20"/>
                  <w:highlight w:val="yellow"/>
                </w:rPr>
                <w:delText>External Fund Management Fee</w:delText>
              </w:r>
            </w:del>
          </w:p>
        </w:tc>
        <w:tc>
          <w:tcPr>
            <w:tcW w:w="1843" w:type="dxa"/>
            <w:tcBorders>
              <w:top w:val="nil"/>
              <w:left w:val="nil"/>
              <w:bottom w:val="single" w:sz="8" w:space="0" w:color="auto"/>
              <w:right w:val="single" w:sz="8" w:space="0" w:color="auto"/>
            </w:tcBorders>
            <w:noWrap/>
            <w:vAlign w:val="center"/>
            <w:hideMark/>
          </w:tcPr>
          <w:p w14:paraId="1E449602" w14:textId="5D5505C8" w:rsidR="00FB72AB" w:rsidRPr="006123EC" w:rsidDel="008D6A44" w:rsidRDefault="00FB72AB">
            <w:pPr>
              <w:jc w:val="center"/>
              <w:rPr>
                <w:del w:id="2151" w:author="Gannon, Hugh (Allianz Global Life)" w:date="2026-06-30T11:14:00Z" w16du:dateUtc="2026-06-30T10:14:00Z"/>
                <w:rFonts w:asciiTheme="minorHAnsi" w:hAnsiTheme="minorHAnsi" w:cstheme="minorHAnsi"/>
                <w:color w:val="000000"/>
                <w:sz w:val="20"/>
                <w:szCs w:val="20"/>
                <w:highlight w:val="yellow"/>
              </w:rPr>
            </w:pPr>
            <w:del w:id="2152" w:author="Gannon, Hugh (Allianz Global Life)" w:date="2026-06-30T11:14:00Z" w16du:dateUtc="2026-06-30T10:14:00Z">
              <w:r w:rsidRPr="006123EC" w:rsidDel="008D6A44">
                <w:rPr>
                  <w:rFonts w:asciiTheme="minorHAnsi" w:hAnsiTheme="minorHAnsi" w:cstheme="minorHAnsi"/>
                  <w:color w:val="000000"/>
                  <w:sz w:val="20"/>
                  <w:szCs w:val="20"/>
                  <w:highlight w:val="yellow"/>
                </w:rPr>
                <w:delText>0.</w:delText>
              </w:r>
              <w:r w:rsidR="00F50EA6" w:rsidRPr="006123EC" w:rsidDel="008D6A44">
                <w:rPr>
                  <w:rFonts w:asciiTheme="minorHAnsi" w:hAnsiTheme="minorHAnsi" w:cstheme="minorHAnsi"/>
                  <w:color w:val="000000"/>
                  <w:sz w:val="20"/>
                  <w:szCs w:val="20"/>
                  <w:highlight w:val="yellow"/>
                </w:rPr>
                <w:delText>72</w:delText>
              </w:r>
              <w:r w:rsidRPr="006123EC" w:rsidDel="008D6A44">
                <w:rPr>
                  <w:rFonts w:asciiTheme="minorHAnsi" w:hAnsiTheme="minorHAnsi" w:cstheme="minorHAnsi"/>
                  <w:color w:val="000000"/>
                  <w:sz w:val="20"/>
                  <w:szCs w:val="20"/>
                  <w:highlight w:val="yellow"/>
                </w:rPr>
                <w:delText>%</w:delText>
              </w:r>
            </w:del>
          </w:p>
        </w:tc>
        <w:tc>
          <w:tcPr>
            <w:tcW w:w="1843" w:type="dxa"/>
            <w:tcBorders>
              <w:top w:val="nil"/>
              <w:left w:val="nil"/>
              <w:bottom w:val="single" w:sz="8" w:space="0" w:color="auto"/>
              <w:right w:val="single" w:sz="8" w:space="0" w:color="auto"/>
            </w:tcBorders>
            <w:vAlign w:val="center"/>
            <w:hideMark/>
          </w:tcPr>
          <w:p w14:paraId="483B8386" w14:textId="73832F9A" w:rsidR="00FB72AB" w:rsidRPr="006123EC" w:rsidDel="008D6A44" w:rsidRDefault="00FB72AB">
            <w:pPr>
              <w:jc w:val="center"/>
              <w:rPr>
                <w:del w:id="2153" w:author="Gannon, Hugh (Allianz Global Life)" w:date="2026-06-30T11:14:00Z" w16du:dateUtc="2026-06-30T10:14:00Z"/>
                <w:rFonts w:asciiTheme="minorHAnsi" w:hAnsiTheme="minorHAnsi" w:cstheme="minorHAnsi"/>
                <w:color w:val="000000"/>
                <w:sz w:val="20"/>
                <w:szCs w:val="20"/>
                <w:highlight w:val="yellow"/>
              </w:rPr>
            </w:pPr>
            <w:del w:id="2154" w:author="Gannon, Hugh (Allianz Global Life)" w:date="2026-06-30T11:14:00Z" w16du:dateUtc="2026-06-30T10:14:00Z">
              <w:r w:rsidRPr="006123EC" w:rsidDel="008D6A44">
                <w:rPr>
                  <w:rFonts w:asciiTheme="minorHAnsi" w:hAnsiTheme="minorHAnsi" w:cstheme="minorHAnsi"/>
                  <w:color w:val="000000"/>
                  <w:sz w:val="20"/>
                  <w:szCs w:val="20"/>
                  <w:highlight w:val="yellow"/>
                </w:rPr>
                <w:delText>0.</w:delText>
              </w:r>
              <w:r w:rsidR="007C4457" w:rsidRPr="006123EC" w:rsidDel="008D6A44">
                <w:rPr>
                  <w:rFonts w:asciiTheme="minorHAnsi" w:hAnsiTheme="minorHAnsi" w:cstheme="minorHAnsi"/>
                  <w:color w:val="000000"/>
                  <w:sz w:val="20"/>
                  <w:szCs w:val="20"/>
                  <w:highlight w:val="yellow"/>
                </w:rPr>
                <w:delText>6</w:delText>
              </w:r>
              <w:r w:rsidRPr="006123EC" w:rsidDel="008D6A44">
                <w:rPr>
                  <w:rFonts w:asciiTheme="minorHAnsi" w:hAnsiTheme="minorHAnsi" w:cstheme="minorHAnsi"/>
                  <w:color w:val="000000"/>
                  <w:sz w:val="20"/>
                  <w:szCs w:val="20"/>
                  <w:highlight w:val="yellow"/>
                </w:rPr>
                <w:delText>6%</w:delText>
              </w:r>
            </w:del>
          </w:p>
        </w:tc>
        <w:tc>
          <w:tcPr>
            <w:tcW w:w="2410" w:type="dxa"/>
            <w:tcBorders>
              <w:top w:val="nil"/>
              <w:left w:val="nil"/>
              <w:bottom w:val="single" w:sz="8" w:space="0" w:color="auto"/>
              <w:right w:val="single" w:sz="8" w:space="0" w:color="auto"/>
            </w:tcBorders>
            <w:noWrap/>
            <w:vAlign w:val="center"/>
            <w:hideMark/>
          </w:tcPr>
          <w:p w14:paraId="2E317962" w14:textId="6F7C871A" w:rsidR="00FB72AB" w:rsidRPr="006123EC" w:rsidDel="008D6A44" w:rsidRDefault="00FB72AB">
            <w:pPr>
              <w:jc w:val="center"/>
              <w:rPr>
                <w:del w:id="2155" w:author="Gannon, Hugh (Allianz Global Life)" w:date="2026-06-30T11:14:00Z" w16du:dateUtc="2026-06-30T10:14:00Z"/>
                <w:rFonts w:asciiTheme="minorHAnsi" w:hAnsiTheme="minorHAnsi" w:cstheme="minorHAnsi"/>
                <w:color w:val="000000"/>
                <w:sz w:val="20"/>
                <w:szCs w:val="20"/>
                <w:highlight w:val="yellow"/>
              </w:rPr>
            </w:pPr>
            <w:del w:id="2156" w:author="Gannon, Hugh (Allianz Global Life)" w:date="2026-06-30T11:14:00Z" w16du:dateUtc="2026-06-30T10:14:00Z">
              <w:r w:rsidRPr="006123EC" w:rsidDel="008D6A44">
                <w:rPr>
                  <w:rFonts w:asciiTheme="minorHAnsi" w:hAnsiTheme="minorHAnsi" w:cstheme="minorHAnsi"/>
                  <w:color w:val="000000"/>
                  <w:sz w:val="20"/>
                  <w:szCs w:val="20"/>
                  <w:highlight w:val="yellow"/>
                </w:rPr>
                <w:delText>0.54%</w:delText>
              </w:r>
            </w:del>
          </w:p>
        </w:tc>
      </w:tr>
      <w:tr w:rsidR="00FB72AB" w:rsidRPr="00FA7367" w:rsidDel="008D6A44" w14:paraId="621C8936" w14:textId="1B0F1487" w:rsidTr="00ED41E4">
        <w:trPr>
          <w:trHeight w:val="270"/>
          <w:del w:id="2157" w:author="Gannon, Hugh (Allianz Global Life)" w:date="2026-06-30T11:14:00Z"/>
        </w:trPr>
        <w:tc>
          <w:tcPr>
            <w:tcW w:w="2258" w:type="dxa"/>
            <w:tcBorders>
              <w:top w:val="nil"/>
              <w:left w:val="single" w:sz="8" w:space="0" w:color="auto"/>
              <w:bottom w:val="single" w:sz="8" w:space="0" w:color="auto"/>
              <w:right w:val="single" w:sz="8" w:space="0" w:color="auto"/>
            </w:tcBorders>
            <w:noWrap/>
            <w:vAlign w:val="center"/>
            <w:hideMark/>
          </w:tcPr>
          <w:p w14:paraId="18F59104" w14:textId="2770427F" w:rsidR="00FB72AB" w:rsidRPr="006123EC" w:rsidDel="008D6A44" w:rsidRDefault="00FB72AB">
            <w:pPr>
              <w:rPr>
                <w:del w:id="2158" w:author="Gannon, Hugh (Allianz Global Life)" w:date="2026-06-30T11:14:00Z" w16du:dateUtc="2026-06-30T10:14:00Z"/>
                <w:rFonts w:asciiTheme="minorHAnsi" w:hAnsiTheme="minorHAnsi" w:cstheme="minorHAnsi"/>
                <w:b/>
                <w:bCs/>
                <w:color w:val="000000"/>
                <w:sz w:val="20"/>
                <w:szCs w:val="20"/>
                <w:highlight w:val="yellow"/>
              </w:rPr>
            </w:pPr>
            <w:del w:id="2159" w:author="Gannon, Hugh (Allianz Global Life)" w:date="2026-06-30T11:14:00Z" w16du:dateUtc="2026-06-30T10:14:00Z">
              <w:r w:rsidRPr="006123EC" w:rsidDel="008D6A44">
                <w:rPr>
                  <w:rFonts w:asciiTheme="minorHAnsi" w:hAnsiTheme="minorHAnsi" w:cstheme="minorHAnsi"/>
                  <w:b/>
                  <w:bCs/>
                  <w:color w:val="000000"/>
                  <w:sz w:val="20"/>
                  <w:szCs w:val="20"/>
                  <w:highlight w:val="yellow"/>
                </w:rPr>
                <w:delText>Fund ISIN</w:delText>
              </w:r>
            </w:del>
          </w:p>
        </w:tc>
        <w:tc>
          <w:tcPr>
            <w:tcW w:w="1843" w:type="dxa"/>
            <w:tcBorders>
              <w:top w:val="nil"/>
              <w:left w:val="nil"/>
              <w:bottom w:val="single" w:sz="8" w:space="0" w:color="auto"/>
              <w:right w:val="single" w:sz="8" w:space="0" w:color="auto"/>
            </w:tcBorders>
            <w:noWrap/>
            <w:vAlign w:val="center"/>
            <w:hideMark/>
          </w:tcPr>
          <w:p w14:paraId="1FC8FE5A" w14:textId="45F1242B" w:rsidR="00FB72AB" w:rsidRPr="006123EC" w:rsidDel="008D6A44" w:rsidRDefault="00FB72AB">
            <w:pPr>
              <w:jc w:val="center"/>
              <w:rPr>
                <w:del w:id="2160" w:author="Gannon, Hugh (Allianz Global Life)" w:date="2026-06-30T11:14:00Z" w16du:dateUtc="2026-06-30T10:14:00Z"/>
                <w:rFonts w:asciiTheme="minorHAnsi" w:hAnsiTheme="minorHAnsi" w:cstheme="minorHAnsi"/>
                <w:color w:val="000000"/>
                <w:sz w:val="20"/>
                <w:szCs w:val="20"/>
                <w:highlight w:val="yellow"/>
              </w:rPr>
            </w:pPr>
            <w:del w:id="2161" w:author="Gannon, Hugh (Allianz Global Life)" w:date="2026-06-30T11:14:00Z" w16du:dateUtc="2026-06-30T10:14:00Z">
              <w:r w:rsidRPr="006123EC" w:rsidDel="008D6A44">
                <w:rPr>
                  <w:rFonts w:asciiTheme="minorHAnsi" w:hAnsiTheme="minorHAnsi" w:cstheme="minorHAnsi"/>
                  <w:color w:val="000000"/>
                  <w:sz w:val="20"/>
                  <w:szCs w:val="20"/>
                  <w:highlight w:val="yellow"/>
                </w:rPr>
                <w:delText>LU2093606593</w:delText>
              </w:r>
            </w:del>
          </w:p>
        </w:tc>
        <w:tc>
          <w:tcPr>
            <w:tcW w:w="1843" w:type="dxa"/>
            <w:tcBorders>
              <w:top w:val="nil"/>
              <w:left w:val="nil"/>
              <w:bottom w:val="single" w:sz="8" w:space="0" w:color="auto"/>
              <w:right w:val="single" w:sz="8" w:space="0" w:color="auto"/>
            </w:tcBorders>
            <w:vAlign w:val="center"/>
            <w:hideMark/>
          </w:tcPr>
          <w:p w14:paraId="7CD28980" w14:textId="1963239D" w:rsidR="00FB72AB" w:rsidRPr="006123EC" w:rsidDel="008D6A44" w:rsidRDefault="00FB72AB">
            <w:pPr>
              <w:jc w:val="center"/>
              <w:rPr>
                <w:del w:id="2162" w:author="Gannon, Hugh (Allianz Global Life)" w:date="2026-06-30T11:14:00Z" w16du:dateUtc="2026-06-30T10:14:00Z"/>
                <w:rFonts w:asciiTheme="minorHAnsi" w:hAnsiTheme="minorHAnsi" w:cstheme="minorHAnsi"/>
                <w:color w:val="000000"/>
                <w:sz w:val="20"/>
                <w:szCs w:val="20"/>
                <w:highlight w:val="yellow"/>
              </w:rPr>
            </w:pPr>
            <w:del w:id="2163" w:author="Gannon, Hugh (Allianz Global Life)" w:date="2026-06-30T11:14:00Z" w16du:dateUtc="2026-06-30T10:14:00Z">
              <w:r w:rsidRPr="006123EC" w:rsidDel="008D6A44">
                <w:rPr>
                  <w:rFonts w:asciiTheme="minorHAnsi" w:hAnsiTheme="minorHAnsi" w:cstheme="minorHAnsi"/>
                  <w:color w:val="000000"/>
                  <w:sz w:val="20"/>
                  <w:szCs w:val="20"/>
                  <w:highlight w:val="yellow"/>
                </w:rPr>
                <w:delText>LU2462157400</w:delText>
              </w:r>
            </w:del>
          </w:p>
        </w:tc>
        <w:tc>
          <w:tcPr>
            <w:tcW w:w="2410" w:type="dxa"/>
            <w:tcBorders>
              <w:top w:val="nil"/>
              <w:left w:val="nil"/>
              <w:bottom w:val="single" w:sz="8" w:space="0" w:color="auto"/>
              <w:right w:val="single" w:sz="8" w:space="0" w:color="auto"/>
            </w:tcBorders>
            <w:noWrap/>
            <w:vAlign w:val="center"/>
            <w:hideMark/>
          </w:tcPr>
          <w:p w14:paraId="33F1E64B" w14:textId="1830969F" w:rsidR="00FB72AB" w:rsidRPr="006123EC" w:rsidDel="008D6A44" w:rsidRDefault="00FB72AB">
            <w:pPr>
              <w:jc w:val="center"/>
              <w:rPr>
                <w:del w:id="2164" w:author="Gannon, Hugh (Allianz Global Life)" w:date="2026-06-30T11:14:00Z" w16du:dateUtc="2026-06-30T10:14:00Z"/>
                <w:rFonts w:asciiTheme="minorHAnsi" w:hAnsiTheme="minorHAnsi" w:cstheme="minorHAnsi"/>
                <w:color w:val="000000"/>
                <w:sz w:val="20"/>
                <w:szCs w:val="20"/>
                <w:highlight w:val="yellow"/>
              </w:rPr>
            </w:pPr>
            <w:del w:id="2165" w:author="Gannon, Hugh (Allianz Global Life)" w:date="2026-06-30T11:14:00Z" w16du:dateUtc="2026-06-30T10:14:00Z">
              <w:r w:rsidRPr="006123EC" w:rsidDel="008D6A44">
                <w:rPr>
                  <w:rFonts w:asciiTheme="minorHAnsi" w:hAnsiTheme="minorHAnsi" w:cstheme="minorHAnsi"/>
                  <w:color w:val="000000"/>
                  <w:sz w:val="20"/>
                  <w:szCs w:val="20"/>
                  <w:highlight w:val="yellow"/>
                </w:rPr>
                <w:delText>LU1327551674</w:delText>
              </w:r>
            </w:del>
          </w:p>
        </w:tc>
      </w:tr>
    </w:tbl>
    <w:p w14:paraId="5F4B89D2" w14:textId="2C932C73" w:rsidR="00FB72AB" w:rsidRPr="006123EC" w:rsidDel="008D6A44" w:rsidRDefault="00FB72AB" w:rsidP="00FB72AB">
      <w:pPr>
        <w:pStyle w:val="i"/>
        <w:ind w:left="0" w:firstLine="0"/>
        <w:rPr>
          <w:del w:id="2166" w:author="Gannon, Hugh (Allianz Global Life)" w:date="2026-06-30T11:14:00Z" w16du:dateUtc="2026-06-30T10:14:00Z"/>
          <w:rFonts w:asciiTheme="minorHAnsi" w:hAnsiTheme="minorHAnsi" w:cstheme="minorHAnsi"/>
          <w:sz w:val="20"/>
          <w:highlight w:val="yellow"/>
        </w:rPr>
      </w:pPr>
    </w:p>
    <w:p w14:paraId="6FF319AC" w14:textId="251D1477" w:rsidR="00FB72AB" w:rsidRPr="006123EC" w:rsidDel="008D6A44" w:rsidRDefault="00FB72AB" w:rsidP="00FB72AB">
      <w:pPr>
        <w:pStyle w:val="i"/>
        <w:ind w:left="0" w:firstLine="0"/>
        <w:rPr>
          <w:del w:id="2167" w:author="Gannon, Hugh (Allianz Global Life)" w:date="2026-06-30T11:14:00Z" w16du:dateUtc="2026-06-30T10:14:00Z"/>
          <w:rFonts w:asciiTheme="minorHAnsi" w:hAnsiTheme="minorHAnsi" w:cstheme="minorHAnsi"/>
          <w:sz w:val="20"/>
          <w:highlight w:val="yellow"/>
        </w:rPr>
      </w:pPr>
    </w:p>
    <w:tbl>
      <w:tblPr>
        <w:tblW w:w="9204" w:type="dxa"/>
        <w:tblLook w:val="04A0" w:firstRow="1" w:lastRow="0" w:firstColumn="1" w:lastColumn="0" w:noHBand="0" w:noVBand="1"/>
      </w:tblPr>
      <w:tblGrid>
        <w:gridCol w:w="2207"/>
        <w:gridCol w:w="1941"/>
        <w:gridCol w:w="1550"/>
        <w:gridCol w:w="1802"/>
        <w:gridCol w:w="1704"/>
      </w:tblGrid>
      <w:tr w:rsidR="00FB72AB" w:rsidRPr="00FA7367" w:rsidDel="008D6A44" w14:paraId="4CDFA363" w14:textId="705BE981" w:rsidTr="00ED41E4">
        <w:trPr>
          <w:trHeight w:val="525"/>
          <w:del w:id="2168" w:author="Gannon, Hugh (Allianz Global Life)" w:date="2026-06-30T11:14:00Z"/>
        </w:trPr>
        <w:tc>
          <w:tcPr>
            <w:tcW w:w="2207" w:type="dxa"/>
            <w:tcBorders>
              <w:top w:val="single" w:sz="8" w:space="0" w:color="auto"/>
              <w:left w:val="single" w:sz="8" w:space="0" w:color="auto"/>
              <w:bottom w:val="single" w:sz="8" w:space="0" w:color="auto"/>
              <w:right w:val="single" w:sz="8" w:space="0" w:color="auto"/>
            </w:tcBorders>
            <w:noWrap/>
            <w:vAlign w:val="center"/>
            <w:hideMark/>
          </w:tcPr>
          <w:p w14:paraId="5C2CDA43" w14:textId="08FEBFC7" w:rsidR="00FB72AB" w:rsidRPr="006123EC" w:rsidDel="008D6A44" w:rsidRDefault="00FB72AB">
            <w:pPr>
              <w:rPr>
                <w:del w:id="2169" w:author="Gannon, Hugh (Allianz Global Life)" w:date="2026-06-30T11:14:00Z" w16du:dateUtc="2026-06-30T10:14:00Z"/>
                <w:rFonts w:asciiTheme="minorHAnsi" w:hAnsiTheme="minorHAnsi" w:cstheme="minorHAnsi"/>
                <w:b/>
                <w:bCs/>
                <w:color w:val="000000"/>
                <w:sz w:val="20"/>
                <w:szCs w:val="20"/>
                <w:highlight w:val="yellow"/>
              </w:rPr>
            </w:pPr>
            <w:del w:id="2170" w:author="Gannon, Hugh (Allianz Global Life)" w:date="2026-06-30T11:14:00Z" w16du:dateUtc="2026-06-30T10:14:00Z">
              <w:r w:rsidRPr="006123EC" w:rsidDel="008D6A44">
                <w:rPr>
                  <w:rFonts w:asciiTheme="minorHAnsi" w:hAnsiTheme="minorHAnsi" w:cstheme="minorHAnsi"/>
                  <w:b/>
                  <w:bCs/>
                  <w:color w:val="000000"/>
                  <w:sz w:val="20"/>
                  <w:szCs w:val="20"/>
                  <w:highlight w:val="yellow"/>
                </w:rPr>
                <w:delText>Fund Name</w:delText>
              </w:r>
            </w:del>
          </w:p>
        </w:tc>
        <w:tc>
          <w:tcPr>
            <w:tcW w:w="1941" w:type="dxa"/>
            <w:tcBorders>
              <w:top w:val="single" w:sz="8" w:space="0" w:color="auto"/>
              <w:left w:val="nil"/>
              <w:bottom w:val="single" w:sz="8" w:space="0" w:color="auto"/>
              <w:right w:val="single" w:sz="8" w:space="0" w:color="auto"/>
            </w:tcBorders>
            <w:noWrap/>
            <w:vAlign w:val="center"/>
            <w:hideMark/>
          </w:tcPr>
          <w:p w14:paraId="3FBE2311" w14:textId="6DC63AB6" w:rsidR="00FB72AB" w:rsidRPr="006123EC" w:rsidDel="008D6A44" w:rsidRDefault="00FB72AB">
            <w:pPr>
              <w:jc w:val="center"/>
              <w:rPr>
                <w:del w:id="2171" w:author="Gannon, Hugh (Allianz Global Life)" w:date="2026-06-30T11:14:00Z" w16du:dateUtc="2026-06-30T10:14:00Z"/>
                <w:rFonts w:asciiTheme="minorHAnsi" w:hAnsiTheme="minorHAnsi" w:cstheme="minorHAnsi"/>
                <w:color w:val="000000"/>
                <w:sz w:val="20"/>
                <w:szCs w:val="20"/>
                <w:highlight w:val="yellow"/>
              </w:rPr>
            </w:pPr>
            <w:del w:id="2172" w:author="Gannon, Hugh (Allianz Global Life)" w:date="2026-06-30T11:14:00Z" w16du:dateUtc="2026-06-30T10:14:00Z">
              <w:r w:rsidRPr="006123EC" w:rsidDel="008D6A44">
                <w:rPr>
                  <w:rFonts w:asciiTheme="minorHAnsi" w:hAnsiTheme="minorHAnsi" w:cstheme="minorHAnsi"/>
                  <w:color w:val="000000"/>
                  <w:sz w:val="20"/>
                  <w:szCs w:val="20"/>
                  <w:highlight w:val="yellow"/>
                </w:rPr>
                <w:delText>Allianz Best Styles Global Equity SRI</w:delText>
              </w:r>
            </w:del>
          </w:p>
        </w:tc>
        <w:tc>
          <w:tcPr>
            <w:tcW w:w="1550" w:type="dxa"/>
            <w:tcBorders>
              <w:top w:val="single" w:sz="8" w:space="0" w:color="auto"/>
              <w:left w:val="nil"/>
              <w:bottom w:val="single" w:sz="8" w:space="0" w:color="auto"/>
              <w:right w:val="single" w:sz="8" w:space="0" w:color="auto"/>
            </w:tcBorders>
            <w:vAlign w:val="center"/>
            <w:hideMark/>
          </w:tcPr>
          <w:p w14:paraId="7C541E23" w14:textId="3E24A68C" w:rsidR="00FB72AB" w:rsidRPr="006123EC" w:rsidDel="008D6A44" w:rsidRDefault="00FB72AB">
            <w:pPr>
              <w:jc w:val="center"/>
              <w:rPr>
                <w:del w:id="2173" w:author="Gannon, Hugh (Allianz Global Life)" w:date="2026-06-30T11:14:00Z" w16du:dateUtc="2026-06-30T10:14:00Z"/>
                <w:rFonts w:asciiTheme="minorHAnsi" w:hAnsiTheme="minorHAnsi" w:cstheme="minorHAnsi"/>
                <w:color w:val="000000"/>
                <w:sz w:val="20"/>
                <w:szCs w:val="20"/>
                <w:highlight w:val="yellow"/>
              </w:rPr>
            </w:pPr>
            <w:del w:id="2174" w:author="Gannon, Hugh (Allianz Global Life)" w:date="2026-06-30T11:14:00Z" w16du:dateUtc="2026-06-30T10:14:00Z">
              <w:r w:rsidRPr="006123EC" w:rsidDel="008D6A44">
                <w:rPr>
                  <w:rFonts w:asciiTheme="minorHAnsi" w:hAnsiTheme="minorHAnsi" w:cstheme="minorHAnsi"/>
                  <w:color w:val="000000"/>
                  <w:sz w:val="20"/>
                  <w:szCs w:val="20"/>
                  <w:highlight w:val="yellow"/>
                </w:rPr>
                <w:delText>Allianz Advanced Fixed Income Short Duration</w:delText>
              </w:r>
            </w:del>
          </w:p>
        </w:tc>
        <w:tc>
          <w:tcPr>
            <w:tcW w:w="1802" w:type="dxa"/>
            <w:tcBorders>
              <w:top w:val="single" w:sz="8" w:space="0" w:color="auto"/>
              <w:left w:val="nil"/>
              <w:bottom w:val="single" w:sz="8" w:space="0" w:color="auto"/>
              <w:right w:val="single" w:sz="8" w:space="0" w:color="auto"/>
            </w:tcBorders>
            <w:noWrap/>
            <w:vAlign w:val="center"/>
            <w:hideMark/>
          </w:tcPr>
          <w:p w14:paraId="4215122F" w14:textId="2BE8451C" w:rsidR="00FB72AB" w:rsidRPr="006123EC" w:rsidDel="008D6A44" w:rsidRDefault="00FB72AB">
            <w:pPr>
              <w:jc w:val="center"/>
              <w:rPr>
                <w:del w:id="2175" w:author="Gannon, Hugh (Allianz Global Life)" w:date="2026-06-30T11:14:00Z" w16du:dateUtc="2026-06-30T10:14:00Z"/>
                <w:rFonts w:asciiTheme="minorHAnsi" w:hAnsiTheme="minorHAnsi" w:cstheme="minorHAnsi"/>
                <w:color w:val="000000"/>
                <w:sz w:val="20"/>
                <w:szCs w:val="20"/>
                <w:highlight w:val="yellow"/>
              </w:rPr>
            </w:pPr>
            <w:del w:id="2176" w:author="Gannon, Hugh (Allianz Global Life)" w:date="2026-06-30T11:14:00Z" w16du:dateUtc="2026-06-30T10:14:00Z">
              <w:r w:rsidRPr="006123EC" w:rsidDel="008D6A44">
                <w:rPr>
                  <w:rFonts w:asciiTheme="minorHAnsi" w:hAnsiTheme="minorHAnsi" w:cstheme="minorHAnsi"/>
                  <w:color w:val="000000"/>
                  <w:sz w:val="20"/>
                  <w:szCs w:val="20"/>
                  <w:highlight w:val="yellow"/>
                </w:rPr>
                <w:delText>Allianz Advanced Fixed Income Euro</w:delText>
              </w:r>
            </w:del>
          </w:p>
        </w:tc>
        <w:tc>
          <w:tcPr>
            <w:tcW w:w="1704" w:type="dxa"/>
            <w:tcBorders>
              <w:top w:val="single" w:sz="8" w:space="0" w:color="auto"/>
              <w:left w:val="nil"/>
              <w:bottom w:val="single" w:sz="8" w:space="0" w:color="auto"/>
              <w:right w:val="single" w:sz="8" w:space="0" w:color="auto"/>
            </w:tcBorders>
          </w:tcPr>
          <w:p w14:paraId="3D677D73" w14:textId="08B018E5" w:rsidR="00FB72AB" w:rsidRPr="006123EC" w:rsidDel="008D6A44" w:rsidRDefault="00FB72AB">
            <w:pPr>
              <w:jc w:val="center"/>
              <w:rPr>
                <w:del w:id="2177" w:author="Gannon, Hugh (Allianz Global Life)" w:date="2026-06-30T11:14:00Z" w16du:dateUtc="2026-06-30T10:14:00Z"/>
                <w:rFonts w:asciiTheme="minorHAnsi" w:hAnsiTheme="minorHAnsi" w:cstheme="minorHAnsi"/>
                <w:color w:val="000000"/>
                <w:sz w:val="20"/>
                <w:szCs w:val="20"/>
                <w:highlight w:val="yellow"/>
              </w:rPr>
            </w:pPr>
          </w:p>
          <w:p w14:paraId="46447F97" w14:textId="30A2CB3E" w:rsidR="00FB72AB" w:rsidRPr="006123EC" w:rsidDel="008D6A44" w:rsidRDefault="00FB72AB">
            <w:pPr>
              <w:jc w:val="center"/>
              <w:rPr>
                <w:del w:id="2178" w:author="Gannon, Hugh (Allianz Global Life)" w:date="2026-06-30T11:14:00Z" w16du:dateUtc="2026-06-30T10:14:00Z"/>
                <w:rFonts w:asciiTheme="minorHAnsi" w:hAnsiTheme="minorHAnsi" w:cstheme="minorHAnsi"/>
                <w:color w:val="000000"/>
                <w:sz w:val="20"/>
                <w:szCs w:val="20"/>
                <w:highlight w:val="yellow"/>
              </w:rPr>
            </w:pPr>
            <w:del w:id="2179" w:author="Gannon, Hugh (Allianz Global Life)" w:date="2026-06-30T11:14:00Z" w16du:dateUtc="2026-06-30T10:14:00Z">
              <w:r w:rsidRPr="006123EC" w:rsidDel="008D6A44">
                <w:rPr>
                  <w:rFonts w:asciiTheme="minorHAnsi" w:hAnsiTheme="minorHAnsi" w:cstheme="minorHAnsi"/>
                  <w:color w:val="000000"/>
                  <w:sz w:val="20"/>
                  <w:szCs w:val="20"/>
                  <w:highlight w:val="yellow"/>
                </w:rPr>
                <w:delText>Allianz Euro Cash</w:delText>
              </w:r>
            </w:del>
          </w:p>
        </w:tc>
      </w:tr>
      <w:tr w:rsidR="00FB72AB" w:rsidRPr="00FA7367" w:rsidDel="008D6A44" w14:paraId="2D6D1A5E" w14:textId="3AA7F337" w:rsidTr="00ED41E4">
        <w:trPr>
          <w:trHeight w:val="270"/>
          <w:del w:id="2180" w:author="Gannon, Hugh (Allianz Global Life)" w:date="2026-06-30T11:14:00Z"/>
        </w:trPr>
        <w:tc>
          <w:tcPr>
            <w:tcW w:w="2207" w:type="dxa"/>
            <w:tcBorders>
              <w:top w:val="nil"/>
              <w:left w:val="single" w:sz="8" w:space="0" w:color="auto"/>
              <w:bottom w:val="single" w:sz="8" w:space="0" w:color="auto"/>
              <w:right w:val="single" w:sz="8" w:space="0" w:color="auto"/>
            </w:tcBorders>
            <w:noWrap/>
            <w:vAlign w:val="center"/>
            <w:hideMark/>
          </w:tcPr>
          <w:p w14:paraId="3A8BFD82" w14:textId="2AC6A4EE" w:rsidR="00FB72AB" w:rsidRPr="006123EC" w:rsidDel="008D6A44" w:rsidRDefault="00FB72AB">
            <w:pPr>
              <w:rPr>
                <w:del w:id="2181" w:author="Gannon, Hugh (Allianz Global Life)" w:date="2026-06-30T11:14:00Z" w16du:dateUtc="2026-06-30T10:14:00Z"/>
                <w:rFonts w:asciiTheme="minorHAnsi" w:hAnsiTheme="minorHAnsi" w:cstheme="minorHAnsi"/>
                <w:b/>
                <w:bCs/>
                <w:color w:val="000000"/>
                <w:sz w:val="20"/>
                <w:szCs w:val="20"/>
                <w:highlight w:val="yellow"/>
              </w:rPr>
            </w:pPr>
            <w:del w:id="2182" w:author="Gannon, Hugh (Allianz Global Life)" w:date="2026-06-30T11:14:00Z" w16du:dateUtc="2026-06-30T10:14:00Z">
              <w:r w:rsidRPr="006123EC" w:rsidDel="008D6A44">
                <w:rPr>
                  <w:rFonts w:asciiTheme="minorHAnsi" w:hAnsiTheme="minorHAnsi" w:cstheme="minorHAnsi"/>
                  <w:b/>
                  <w:bCs/>
                  <w:color w:val="000000"/>
                  <w:sz w:val="20"/>
                  <w:szCs w:val="20"/>
                  <w:highlight w:val="yellow"/>
                </w:rPr>
                <w:delText>Fund Type</w:delText>
              </w:r>
            </w:del>
          </w:p>
        </w:tc>
        <w:tc>
          <w:tcPr>
            <w:tcW w:w="1941" w:type="dxa"/>
            <w:tcBorders>
              <w:top w:val="nil"/>
              <w:left w:val="nil"/>
              <w:bottom w:val="single" w:sz="8" w:space="0" w:color="auto"/>
              <w:right w:val="single" w:sz="8" w:space="0" w:color="auto"/>
            </w:tcBorders>
            <w:noWrap/>
            <w:vAlign w:val="center"/>
            <w:hideMark/>
          </w:tcPr>
          <w:p w14:paraId="27893753" w14:textId="457854E2" w:rsidR="00FB72AB" w:rsidRPr="006123EC" w:rsidDel="008D6A44" w:rsidRDefault="00FB72AB">
            <w:pPr>
              <w:jc w:val="center"/>
              <w:rPr>
                <w:del w:id="2183" w:author="Gannon, Hugh (Allianz Global Life)" w:date="2026-06-30T11:14:00Z" w16du:dateUtc="2026-06-30T10:14:00Z"/>
                <w:rFonts w:asciiTheme="minorHAnsi" w:hAnsiTheme="minorHAnsi" w:cstheme="minorHAnsi"/>
                <w:color w:val="000000"/>
                <w:sz w:val="20"/>
                <w:szCs w:val="20"/>
                <w:highlight w:val="yellow"/>
              </w:rPr>
            </w:pPr>
            <w:del w:id="2184" w:author="Gannon, Hugh (Allianz Global Life)" w:date="2026-06-30T11:14:00Z" w16du:dateUtc="2026-06-30T10:14:00Z">
              <w:r w:rsidRPr="006123EC" w:rsidDel="008D6A44">
                <w:rPr>
                  <w:rFonts w:asciiTheme="minorHAnsi" w:hAnsiTheme="minorHAnsi" w:cstheme="minorHAnsi"/>
                  <w:color w:val="000000"/>
                  <w:sz w:val="20"/>
                  <w:szCs w:val="20"/>
                  <w:highlight w:val="yellow"/>
                </w:rPr>
                <w:delText>External</w:delText>
              </w:r>
            </w:del>
          </w:p>
        </w:tc>
        <w:tc>
          <w:tcPr>
            <w:tcW w:w="1550" w:type="dxa"/>
            <w:tcBorders>
              <w:top w:val="nil"/>
              <w:left w:val="nil"/>
              <w:bottom w:val="single" w:sz="8" w:space="0" w:color="auto"/>
              <w:right w:val="single" w:sz="8" w:space="0" w:color="auto"/>
            </w:tcBorders>
            <w:vAlign w:val="center"/>
            <w:hideMark/>
          </w:tcPr>
          <w:p w14:paraId="561C2F7C" w14:textId="757E58FD" w:rsidR="00FB72AB" w:rsidRPr="006123EC" w:rsidDel="008D6A44" w:rsidRDefault="00FB72AB">
            <w:pPr>
              <w:jc w:val="center"/>
              <w:rPr>
                <w:del w:id="2185" w:author="Gannon, Hugh (Allianz Global Life)" w:date="2026-06-30T11:14:00Z" w16du:dateUtc="2026-06-30T10:14:00Z"/>
                <w:rFonts w:asciiTheme="minorHAnsi" w:hAnsiTheme="minorHAnsi" w:cstheme="minorHAnsi"/>
                <w:color w:val="000000"/>
                <w:sz w:val="20"/>
                <w:szCs w:val="20"/>
                <w:highlight w:val="yellow"/>
              </w:rPr>
            </w:pPr>
            <w:del w:id="2186" w:author="Gannon, Hugh (Allianz Global Life)" w:date="2026-06-30T11:14:00Z" w16du:dateUtc="2026-06-30T10:14:00Z">
              <w:r w:rsidRPr="006123EC" w:rsidDel="008D6A44">
                <w:rPr>
                  <w:rFonts w:asciiTheme="minorHAnsi" w:hAnsiTheme="minorHAnsi" w:cstheme="minorHAnsi"/>
                  <w:color w:val="000000"/>
                  <w:sz w:val="20"/>
                  <w:szCs w:val="20"/>
                  <w:highlight w:val="yellow"/>
                </w:rPr>
                <w:delText>External</w:delText>
              </w:r>
            </w:del>
          </w:p>
        </w:tc>
        <w:tc>
          <w:tcPr>
            <w:tcW w:w="1802" w:type="dxa"/>
            <w:tcBorders>
              <w:top w:val="nil"/>
              <w:left w:val="nil"/>
              <w:bottom w:val="single" w:sz="8" w:space="0" w:color="auto"/>
              <w:right w:val="single" w:sz="8" w:space="0" w:color="auto"/>
            </w:tcBorders>
            <w:noWrap/>
            <w:vAlign w:val="center"/>
            <w:hideMark/>
          </w:tcPr>
          <w:p w14:paraId="12569B11" w14:textId="3BC1D57C" w:rsidR="00FB72AB" w:rsidRPr="006123EC" w:rsidDel="008D6A44" w:rsidRDefault="00FB72AB">
            <w:pPr>
              <w:jc w:val="center"/>
              <w:rPr>
                <w:del w:id="2187" w:author="Gannon, Hugh (Allianz Global Life)" w:date="2026-06-30T11:14:00Z" w16du:dateUtc="2026-06-30T10:14:00Z"/>
                <w:rFonts w:asciiTheme="minorHAnsi" w:hAnsiTheme="minorHAnsi" w:cstheme="minorHAnsi"/>
                <w:color w:val="000000"/>
                <w:sz w:val="20"/>
                <w:szCs w:val="20"/>
                <w:highlight w:val="yellow"/>
              </w:rPr>
            </w:pPr>
            <w:del w:id="2188" w:author="Gannon, Hugh (Allianz Global Life)" w:date="2026-06-30T11:14:00Z" w16du:dateUtc="2026-06-30T10:14:00Z">
              <w:r w:rsidRPr="006123EC" w:rsidDel="008D6A44">
                <w:rPr>
                  <w:rFonts w:asciiTheme="minorHAnsi" w:hAnsiTheme="minorHAnsi" w:cstheme="minorHAnsi"/>
                  <w:color w:val="000000"/>
                  <w:sz w:val="20"/>
                  <w:szCs w:val="20"/>
                  <w:highlight w:val="yellow"/>
                </w:rPr>
                <w:delText>External</w:delText>
              </w:r>
            </w:del>
          </w:p>
        </w:tc>
        <w:tc>
          <w:tcPr>
            <w:tcW w:w="1704" w:type="dxa"/>
            <w:tcBorders>
              <w:top w:val="nil"/>
              <w:left w:val="nil"/>
              <w:bottom w:val="single" w:sz="8" w:space="0" w:color="auto"/>
              <w:right w:val="single" w:sz="8" w:space="0" w:color="auto"/>
            </w:tcBorders>
          </w:tcPr>
          <w:p w14:paraId="1F8787AF" w14:textId="105C2945" w:rsidR="00FB72AB" w:rsidRPr="006123EC" w:rsidDel="008D6A44" w:rsidRDefault="00FB72AB">
            <w:pPr>
              <w:jc w:val="center"/>
              <w:rPr>
                <w:del w:id="2189" w:author="Gannon, Hugh (Allianz Global Life)" w:date="2026-06-30T11:14:00Z" w16du:dateUtc="2026-06-30T10:14:00Z"/>
                <w:rFonts w:asciiTheme="minorHAnsi" w:hAnsiTheme="minorHAnsi" w:cstheme="minorHAnsi"/>
                <w:color w:val="000000"/>
                <w:sz w:val="20"/>
                <w:szCs w:val="20"/>
                <w:highlight w:val="yellow"/>
              </w:rPr>
            </w:pPr>
            <w:del w:id="2190" w:author="Gannon, Hugh (Allianz Global Life)" w:date="2026-06-30T11:14:00Z" w16du:dateUtc="2026-06-30T10:14:00Z">
              <w:r w:rsidRPr="006123EC" w:rsidDel="008D6A44">
                <w:rPr>
                  <w:rFonts w:asciiTheme="minorHAnsi" w:hAnsiTheme="minorHAnsi" w:cstheme="minorHAnsi"/>
                  <w:color w:val="000000"/>
                  <w:sz w:val="20"/>
                  <w:szCs w:val="20"/>
                  <w:highlight w:val="yellow"/>
                </w:rPr>
                <w:delText>External</w:delText>
              </w:r>
            </w:del>
          </w:p>
        </w:tc>
      </w:tr>
      <w:tr w:rsidR="00FB72AB" w:rsidRPr="00FA7367" w:rsidDel="008D6A44" w14:paraId="12E29842" w14:textId="4AE884E4" w:rsidTr="00921EF1">
        <w:trPr>
          <w:trHeight w:val="270"/>
          <w:del w:id="2191" w:author="Gannon, Hugh (Allianz Global Life)" w:date="2026-06-30T11:14:00Z"/>
        </w:trPr>
        <w:tc>
          <w:tcPr>
            <w:tcW w:w="2207" w:type="dxa"/>
            <w:tcBorders>
              <w:top w:val="nil"/>
              <w:left w:val="single" w:sz="8" w:space="0" w:color="auto"/>
              <w:bottom w:val="single" w:sz="8" w:space="0" w:color="auto"/>
              <w:right w:val="single" w:sz="8" w:space="0" w:color="auto"/>
            </w:tcBorders>
            <w:noWrap/>
            <w:vAlign w:val="center"/>
            <w:hideMark/>
          </w:tcPr>
          <w:p w14:paraId="4D99612A" w14:textId="6AB884A7" w:rsidR="00FB72AB" w:rsidRPr="006123EC" w:rsidDel="008D6A44" w:rsidRDefault="00FB72AB">
            <w:pPr>
              <w:rPr>
                <w:del w:id="2192" w:author="Gannon, Hugh (Allianz Global Life)" w:date="2026-06-30T11:14:00Z" w16du:dateUtc="2026-06-30T10:14:00Z"/>
                <w:rFonts w:asciiTheme="minorHAnsi" w:hAnsiTheme="minorHAnsi" w:cstheme="minorHAnsi"/>
                <w:b/>
                <w:bCs/>
                <w:color w:val="000000"/>
                <w:sz w:val="20"/>
                <w:szCs w:val="20"/>
                <w:highlight w:val="yellow"/>
              </w:rPr>
            </w:pPr>
            <w:del w:id="2193" w:author="Gannon, Hugh (Allianz Global Life)" w:date="2026-06-30T11:14:00Z" w16du:dateUtc="2026-06-30T10:14:00Z">
              <w:r w:rsidRPr="006123EC" w:rsidDel="008D6A44">
                <w:rPr>
                  <w:rFonts w:asciiTheme="minorHAnsi" w:hAnsiTheme="minorHAnsi" w:cstheme="minorHAnsi"/>
                  <w:b/>
                  <w:bCs/>
                  <w:color w:val="000000"/>
                  <w:sz w:val="20"/>
                  <w:szCs w:val="20"/>
                  <w:highlight w:val="yellow"/>
                </w:rPr>
                <w:delText>External Fund Management Fee</w:delText>
              </w:r>
            </w:del>
          </w:p>
        </w:tc>
        <w:tc>
          <w:tcPr>
            <w:tcW w:w="1941" w:type="dxa"/>
            <w:tcBorders>
              <w:top w:val="nil"/>
              <w:left w:val="nil"/>
              <w:bottom w:val="single" w:sz="8" w:space="0" w:color="auto"/>
              <w:right w:val="single" w:sz="8" w:space="0" w:color="auto"/>
            </w:tcBorders>
            <w:noWrap/>
            <w:vAlign w:val="center"/>
            <w:hideMark/>
          </w:tcPr>
          <w:p w14:paraId="10315A02" w14:textId="18790543" w:rsidR="00FB72AB" w:rsidRPr="006123EC" w:rsidDel="008D6A44" w:rsidRDefault="00FB72AB">
            <w:pPr>
              <w:jc w:val="center"/>
              <w:rPr>
                <w:del w:id="2194" w:author="Gannon, Hugh (Allianz Global Life)" w:date="2026-06-30T11:14:00Z" w16du:dateUtc="2026-06-30T10:14:00Z"/>
                <w:rFonts w:asciiTheme="minorHAnsi" w:hAnsiTheme="minorHAnsi" w:cstheme="minorHAnsi"/>
                <w:color w:val="000000"/>
                <w:sz w:val="20"/>
                <w:szCs w:val="20"/>
                <w:highlight w:val="yellow"/>
              </w:rPr>
            </w:pPr>
            <w:del w:id="2195" w:author="Gannon, Hugh (Allianz Global Life)" w:date="2026-06-30T11:14:00Z" w16du:dateUtc="2026-06-30T10:14:00Z">
              <w:r w:rsidRPr="006123EC" w:rsidDel="008D6A44">
                <w:rPr>
                  <w:rFonts w:asciiTheme="minorHAnsi" w:hAnsiTheme="minorHAnsi" w:cstheme="minorHAnsi"/>
                  <w:color w:val="000000"/>
                  <w:sz w:val="20"/>
                  <w:szCs w:val="20"/>
                  <w:highlight w:val="yellow"/>
                </w:rPr>
                <w:delText>0.51%</w:delText>
              </w:r>
            </w:del>
          </w:p>
        </w:tc>
        <w:tc>
          <w:tcPr>
            <w:tcW w:w="1550" w:type="dxa"/>
            <w:tcBorders>
              <w:top w:val="nil"/>
              <w:left w:val="nil"/>
              <w:bottom w:val="single" w:sz="8" w:space="0" w:color="auto"/>
              <w:right w:val="single" w:sz="8" w:space="0" w:color="auto"/>
            </w:tcBorders>
            <w:vAlign w:val="center"/>
            <w:hideMark/>
          </w:tcPr>
          <w:p w14:paraId="5056B8B8" w14:textId="1F0A2464" w:rsidR="00FB72AB" w:rsidRPr="006123EC" w:rsidDel="008D6A44" w:rsidRDefault="00FB72AB">
            <w:pPr>
              <w:jc w:val="center"/>
              <w:rPr>
                <w:del w:id="2196" w:author="Gannon, Hugh (Allianz Global Life)" w:date="2026-06-30T11:14:00Z" w16du:dateUtc="2026-06-30T10:14:00Z"/>
                <w:rFonts w:asciiTheme="minorHAnsi" w:hAnsiTheme="minorHAnsi" w:cstheme="minorHAnsi"/>
                <w:color w:val="000000"/>
                <w:sz w:val="20"/>
                <w:szCs w:val="20"/>
                <w:highlight w:val="yellow"/>
              </w:rPr>
            </w:pPr>
            <w:del w:id="2197" w:author="Gannon, Hugh (Allianz Global Life)" w:date="2026-06-30T11:14:00Z" w16du:dateUtc="2026-06-30T10:14:00Z">
              <w:r w:rsidRPr="006123EC" w:rsidDel="008D6A44">
                <w:rPr>
                  <w:rFonts w:asciiTheme="minorHAnsi" w:hAnsiTheme="minorHAnsi" w:cstheme="minorHAnsi"/>
                  <w:color w:val="000000"/>
                  <w:sz w:val="20"/>
                  <w:szCs w:val="20"/>
                  <w:highlight w:val="yellow"/>
                </w:rPr>
                <w:delText>0.22%</w:delText>
              </w:r>
            </w:del>
          </w:p>
        </w:tc>
        <w:tc>
          <w:tcPr>
            <w:tcW w:w="1802" w:type="dxa"/>
            <w:tcBorders>
              <w:top w:val="nil"/>
              <w:left w:val="nil"/>
              <w:bottom w:val="single" w:sz="8" w:space="0" w:color="auto"/>
              <w:right w:val="single" w:sz="8" w:space="0" w:color="auto"/>
            </w:tcBorders>
            <w:noWrap/>
            <w:vAlign w:val="center"/>
            <w:hideMark/>
          </w:tcPr>
          <w:p w14:paraId="29F95B50" w14:textId="49E66EAD" w:rsidR="00FB72AB" w:rsidRPr="006123EC" w:rsidDel="008D6A44" w:rsidRDefault="00FB72AB">
            <w:pPr>
              <w:jc w:val="center"/>
              <w:rPr>
                <w:del w:id="2198" w:author="Gannon, Hugh (Allianz Global Life)" w:date="2026-06-30T11:14:00Z" w16du:dateUtc="2026-06-30T10:14:00Z"/>
                <w:rFonts w:asciiTheme="minorHAnsi" w:hAnsiTheme="minorHAnsi" w:cstheme="minorHAnsi"/>
                <w:color w:val="000000"/>
                <w:sz w:val="20"/>
                <w:szCs w:val="20"/>
                <w:highlight w:val="yellow"/>
              </w:rPr>
            </w:pPr>
            <w:del w:id="2199" w:author="Gannon, Hugh (Allianz Global Life)" w:date="2026-06-30T11:14:00Z" w16du:dateUtc="2026-06-30T10:14:00Z">
              <w:r w:rsidRPr="006123EC" w:rsidDel="008D6A44">
                <w:rPr>
                  <w:rFonts w:asciiTheme="minorHAnsi" w:hAnsiTheme="minorHAnsi" w:cstheme="minorHAnsi"/>
                  <w:color w:val="000000"/>
                  <w:sz w:val="20"/>
                  <w:szCs w:val="20"/>
                  <w:highlight w:val="yellow"/>
                </w:rPr>
                <w:delText>0.27%</w:delText>
              </w:r>
            </w:del>
          </w:p>
        </w:tc>
        <w:tc>
          <w:tcPr>
            <w:tcW w:w="1704" w:type="dxa"/>
            <w:tcBorders>
              <w:top w:val="nil"/>
              <w:left w:val="nil"/>
              <w:bottom w:val="single" w:sz="8" w:space="0" w:color="auto"/>
              <w:right w:val="single" w:sz="8" w:space="0" w:color="auto"/>
            </w:tcBorders>
            <w:vAlign w:val="center"/>
          </w:tcPr>
          <w:p w14:paraId="5E30D830" w14:textId="5D0CB0D3" w:rsidR="00FB72AB" w:rsidRPr="006123EC" w:rsidDel="008D6A44" w:rsidRDefault="00FB72AB" w:rsidP="004B4EED">
            <w:pPr>
              <w:jc w:val="center"/>
              <w:rPr>
                <w:del w:id="2200" w:author="Gannon, Hugh (Allianz Global Life)" w:date="2026-06-30T11:14:00Z" w16du:dateUtc="2026-06-30T10:14:00Z"/>
                <w:rFonts w:asciiTheme="minorHAnsi" w:hAnsiTheme="minorHAnsi" w:cstheme="minorHAnsi"/>
                <w:color w:val="000000"/>
                <w:sz w:val="20"/>
                <w:szCs w:val="20"/>
                <w:highlight w:val="yellow"/>
              </w:rPr>
            </w:pPr>
            <w:del w:id="2201" w:author="Gannon, Hugh (Allianz Global Life)" w:date="2026-06-30T11:14:00Z" w16du:dateUtc="2026-06-30T10:14:00Z">
              <w:r w:rsidRPr="006123EC" w:rsidDel="008D6A44">
                <w:rPr>
                  <w:rFonts w:asciiTheme="minorHAnsi" w:hAnsiTheme="minorHAnsi" w:cstheme="minorHAnsi"/>
                  <w:color w:val="000000" w:themeColor="text1"/>
                  <w:sz w:val="20"/>
                  <w:szCs w:val="20"/>
                  <w:highlight w:val="yellow"/>
                </w:rPr>
                <w:delText>0.1</w:delText>
              </w:r>
              <w:r w:rsidR="00F50EA6" w:rsidRPr="006123EC" w:rsidDel="008D6A44">
                <w:rPr>
                  <w:rFonts w:asciiTheme="minorHAnsi" w:hAnsiTheme="minorHAnsi" w:cstheme="minorHAnsi"/>
                  <w:color w:val="000000" w:themeColor="text1"/>
                  <w:sz w:val="20"/>
                  <w:szCs w:val="20"/>
                  <w:highlight w:val="yellow"/>
                </w:rPr>
                <w:delText>6</w:delText>
              </w:r>
              <w:r w:rsidRPr="006123EC" w:rsidDel="008D6A44">
                <w:rPr>
                  <w:rFonts w:asciiTheme="minorHAnsi" w:hAnsiTheme="minorHAnsi" w:cstheme="minorHAnsi"/>
                  <w:color w:val="000000" w:themeColor="text1"/>
                  <w:sz w:val="20"/>
                  <w:szCs w:val="20"/>
                  <w:highlight w:val="yellow"/>
                </w:rPr>
                <w:delText>%</w:delText>
              </w:r>
            </w:del>
          </w:p>
        </w:tc>
      </w:tr>
      <w:tr w:rsidR="00FB72AB" w:rsidRPr="00E82EE5" w:rsidDel="008D6A44" w14:paraId="7530B56D" w14:textId="63ED8ACE" w:rsidTr="00ED41E4">
        <w:trPr>
          <w:trHeight w:val="270"/>
          <w:del w:id="2202" w:author="Gannon, Hugh (Allianz Global Life)" w:date="2026-06-30T11:14:00Z"/>
        </w:trPr>
        <w:tc>
          <w:tcPr>
            <w:tcW w:w="2207" w:type="dxa"/>
            <w:tcBorders>
              <w:top w:val="nil"/>
              <w:left w:val="single" w:sz="8" w:space="0" w:color="auto"/>
              <w:bottom w:val="single" w:sz="8" w:space="0" w:color="auto"/>
              <w:right w:val="single" w:sz="8" w:space="0" w:color="auto"/>
            </w:tcBorders>
            <w:noWrap/>
            <w:vAlign w:val="center"/>
            <w:hideMark/>
          </w:tcPr>
          <w:p w14:paraId="19F7E842" w14:textId="69B4625D" w:rsidR="00FB72AB" w:rsidRPr="006123EC" w:rsidDel="008D6A44" w:rsidRDefault="00FB72AB">
            <w:pPr>
              <w:rPr>
                <w:del w:id="2203" w:author="Gannon, Hugh (Allianz Global Life)" w:date="2026-06-30T11:14:00Z" w16du:dateUtc="2026-06-30T10:14:00Z"/>
                <w:rFonts w:asciiTheme="minorHAnsi" w:hAnsiTheme="minorHAnsi" w:cstheme="minorHAnsi"/>
                <w:b/>
                <w:bCs/>
                <w:color w:val="000000"/>
                <w:sz w:val="20"/>
                <w:szCs w:val="20"/>
                <w:highlight w:val="yellow"/>
              </w:rPr>
            </w:pPr>
            <w:del w:id="2204" w:author="Gannon, Hugh (Allianz Global Life)" w:date="2026-06-30T11:14:00Z" w16du:dateUtc="2026-06-30T10:14:00Z">
              <w:r w:rsidRPr="006123EC" w:rsidDel="008D6A44">
                <w:rPr>
                  <w:rFonts w:asciiTheme="minorHAnsi" w:hAnsiTheme="minorHAnsi" w:cstheme="minorHAnsi"/>
                  <w:b/>
                  <w:bCs/>
                  <w:color w:val="000000"/>
                  <w:sz w:val="20"/>
                  <w:szCs w:val="20"/>
                  <w:highlight w:val="yellow"/>
                </w:rPr>
                <w:delText>Fund ISIN</w:delText>
              </w:r>
            </w:del>
          </w:p>
        </w:tc>
        <w:tc>
          <w:tcPr>
            <w:tcW w:w="1941" w:type="dxa"/>
            <w:tcBorders>
              <w:top w:val="nil"/>
              <w:left w:val="nil"/>
              <w:bottom w:val="single" w:sz="8" w:space="0" w:color="auto"/>
              <w:right w:val="single" w:sz="8" w:space="0" w:color="auto"/>
            </w:tcBorders>
            <w:noWrap/>
            <w:vAlign w:val="center"/>
            <w:hideMark/>
          </w:tcPr>
          <w:p w14:paraId="5695DC01" w14:textId="38FB286A" w:rsidR="00FB72AB" w:rsidRPr="006123EC" w:rsidDel="008D6A44" w:rsidRDefault="00FB72AB">
            <w:pPr>
              <w:jc w:val="center"/>
              <w:rPr>
                <w:del w:id="2205" w:author="Gannon, Hugh (Allianz Global Life)" w:date="2026-06-30T11:14:00Z" w16du:dateUtc="2026-06-30T10:14:00Z"/>
                <w:rFonts w:asciiTheme="minorHAnsi" w:hAnsiTheme="minorHAnsi" w:cstheme="minorHAnsi"/>
                <w:color w:val="000000"/>
                <w:sz w:val="20"/>
                <w:szCs w:val="20"/>
                <w:highlight w:val="yellow"/>
              </w:rPr>
            </w:pPr>
            <w:del w:id="2206" w:author="Gannon, Hugh (Allianz Global Life)" w:date="2026-06-30T11:14:00Z" w16du:dateUtc="2026-06-30T10:14:00Z">
              <w:r w:rsidRPr="006123EC" w:rsidDel="008D6A44">
                <w:rPr>
                  <w:rFonts w:asciiTheme="minorHAnsi" w:hAnsiTheme="minorHAnsi" w:cstheme="minorHAnsi"/>
                  <w:color w:val="000000"/>
                  <w:sz w:val="20"/>
                  <w:szCs w:val="20"/>
                  <w:highlight w:val="yellow"/>
                </w:rPr>
                <w:delText>LU2034156138</w:delText>
              </w:r>
            </w:del>
          </w:p>
        </w:tc>
        <w:tc>
          <w:tcPr>
            <w:tcW w:w="1550" w:type="dxa"/>
            <w:tcBorders>
              <w:top w:val="nil"/>
              <w:left w:val="nil"/>
              <w:bottom w:val="single" w:sz="8" w:space="0" w:color="auto"/>
              <w:right w:val="single" w:sz="8" w:space="0" w:color="auto"/>
            </w:tcBorders>
            <w:vAlign w:val="center"/>
            <w:hideMark/>
          </w:tcPr>
          <w:p w14:paraId="4E25FCC3" w14:textId="3A9A1717" w:rsidR="00FB72AB" w:rsidRPr="006123EC" w:rsidDel="008D6A44" w:rsidRDefault="00FB72AB">
            <w:pPr>
              <w:jc w:val="center"/>
              <w:rPr>
                <w:del w:id="2207" w:author="Gannon, Hugh (Allianz Global Life)" w:date="2026-06-30T11:14:00Z" w16du:dateUtc="2026-06-30T10:14:00Z"/>
                <w:rFonts w:asciiTheme="minorHAnsi" w:hAnsiTheme="minorHAnsi" w:cstheme="minorHAnsi"/>
                <w:color w:val="000000"/>
                <w:sz w:val="20"/>
                <w:szCs w:val="20"/>
                <w:highlight w:val="yellow"/>
              </w:rPr>
            </w:pPr>
            <w:del w:id="2208" w:author="Gannon, Hugh (Allianz Global Life)" w:date="2026-06-30T11:14:00Z" w16du:dateUtc="2026-06-30T10:14:00Z">
              <w:r w:rsidRPr="006123EC" w:rsidDel="008D6A44">
                <w:rPr>
                  <w:rFonts w:asciiTheme="minorHAnsi" w:hAnsiTheme="minorHAnsi" w:cstheme="minorHAnsi"/>
                  <w:color w:val="000000"/>
                  <w:sz w:val="20"/>
                  <w:szCs w:val="20"/>
                  <w:highlight w:val="yellow"/>
                </w:rPr>
                <w:delText>LU1328247389</w:delText>
              </w:r>
            </w:del>
          </w:p>
        </w:tc>
        <w:tc>
          <w:tcPr>
            <w:tcW w:w="1802" w:type="dxa"/>
            <w:tcBorders>
              <w:top w:val="nil"/>
              <w:left w:val="nil"/>
              <w:bottom w:val="single" w:sz="8" w:space="0" w:color="auto"/>
              <w:right w:val="single" w:sz="8" w:space="0" w:color="auto"/>
            </w:tcBorders>
            <w:noWrap/>
            <w:vAlign w:val="center"/>
            <w:hideMark/>
          </w:tcPr>
          <w:p w14:paraId="225E9BFC" w14:textId="49B5010B" w:rsidR="00FB72AB" w:rsidRPr="006123EC" w:rsidDel="008D6A44" w:rsidRDefault="00FB72AB">
            <w:pPr>
              <w:jc w:val="center"/>
              <w:rPr>
                <w:del w:id="2209" w:author="Gannon, Hugh (Allianz Global Life)" w:date="2026-06-30T11:14:00Z" w16du:dateUtc="2026-06-30T10:14:00Z"/>
                <w:rFonts w:asciiTheme="minorHAnsi" w:hAnsiTheme="minorHAnsi" w:cstheme="minorHAnsi"/>
                <w:color w:val="000000"/>
                <w:sz w:val="20"/>
                <w:szCs w:val="20"/>
                <w:highlight w:val="yellow"/>
              </w:rPr>
            </w:pPr>
            <w:del w:id="2210" w:author="Gannon, Hugh (Allianz Global Life)" w:date="2026-06-30T11:14:00Z" w16du:dateUtc="2026-06-30T10:14:00Z">
              <w:r w:rsidRPr="006123EC" w:rsidDel="008D6A44">
                <w:rPr>
                  <w:rFonts w:asciiTheme="minorHAnsi" w:hAnsiTheme="minorHAnsi" w:cstheme="minorHAnsi"/>
                  <w:color w:val="000000"/>
                  <w:sz w:val="20"/>
                  <w:szCs w:val="20"/>
                  <w:highlight w:val="yellow"/>
                </w:rPr>
                <w:delText>LU2190101332</w:delText>
              </w:r>
            </w:del>
          </w:p>
        </w:tc>
        <w:tc>
          <w:tcPr>
            <w:tcW w:w="1704" w:type="dxa"/>
            <w:tcBorders>
              <w:top w:val="nil"/>
              <w:left w:val="nil"/>
              <w:bottom w:val="single" w:sz="8" w:space="0" w:color="auto"/>
              <w:right w:val="single" w:sz="8" w:space="0" w:color="auto"/>
            </w:tcBorders>
          </w:tcPr>
          <w:p w14:paraId="2292CF8A" w14:textId="56FA85D8" w:rsidR="00FB72AB" w:rsidRPr="00E82EE5" w:rsidDel="008D6A44" w:rsidRDefault="00FB72AB">
            <w:pPr>
              <w:jc w:val="center"/>
              <w:rPr>
                <w:del w:id="2211" w:author="Gannon, Hugh (Allianz Global Life)" w:date="2026-06-30T11:14:00Z" w16du:dateUtc="2026-06-30T10:14:00Z"/>
                <w:rFonts w:asciiTheme="minorHAnsi" w:hAnsiTheme="minorHAnsi" w:cstheme="minorHAnsi"/>
                <w:color w:val="000000"/>
                <w:sz w:val="20"/>
                <w:szCs w:val="20"/>
              </w:rPr>
            </w:pPr>
            <w:del w:id="2212" w:author="Gannon, Hugh (Allianz Global Life)" w:date="2026-06-30T11:14:00Z" w16du:dateUtc="2026-06-30T10:14:00Z">
              <w:r w:rsidRPr="006123EC" w:rsidDel="008D6A44">
                <w:rPr>
                  <w:rFonts w:asciiTheme="minorHAnsi" w:hAnsiTheme="minorHAnsi" w:cstheme="minorHAnsi"/>
                  <w:color w:val="000000"/>
                  <w:sz w:val="20"/>
                  <w:szCs w:val="20"/>
                  <w:highlight w:val="yellow"/>
                </w:rPr>
                <w:delText>LU2575878199</w:delText>
              </w:r>
            </w:del>
          </w:p>
        </w:tc>
      </w:tr>
    </w:tbl>
    <w:p w14:paraId="4C62157E" w14:textId="7D34C0B5" w:rsidR="00AF0359" w:rsidDel="00F85E20" w:rsidRDefault="00AF0359" w:rsidP="00B46C2C">
      <w:pPr>
        <w:pStyle w:val="i"/>
        <w:ind w:left="0" w:firstLine="0"/>
        <w:rPr>
          <w:del w:id="2213" w:author="Gannon, Hugh (Allianz Global Life)" w:date="2026-06-30T11:14:00Z" w16du:dateUtc="2026-06-30T10:14:00Z"/>
          <w:rFonts w:asciiTheme="minorHAnsi" w:hAnsiTheme="minorHAnsi" w:cstheme="minorHAnsi"/>
          <w:b/>
          <w:bCs/>
          <w:sz w:val="20"/>
        </w:rPr>
      </w:pPr>
    </w:p>
    <w:p w14:paraId="51DC1D66" w14:textId="4CC97837" w:rsidR="00382B12" w:rsidDel="008D6A44" w:rsidRDefault="00382B12" w:rsidP="00382B12">
      <w:pPr>
        <w:pStyle w:val="i"/>
        <w:ind w:left="0" w:firstLine="0"/>
        <w:rPr>
          <w:del w:id="2214" w:author="Gannon, Hugh (Allianz Global Life)" w:date="2026-06-30T11:14:00Z" w16du:dateUtc="2026-06-30T10:14:00Z"/>
          <w:rFonts w:asciiTheme="minorHAnsi" w:hAnsiTheme="minorHAnsi" w:cstheme="minorHAnsi"/>
          <w:b/>
          <w:bCs/>
          <w:sz w:val="20"/>
          <w:lang w:val="en-US"/>
        </w:rPr>
      </w:pPr>
      <w:del w:id="2215" w:author="Gannon, Hugh (Allianz Global Life)" w:date="2026-06-30T11:14:00Z" w16du:dateUtc="2026-06-30T10:14:00Z">
        <w:r w:rsidDel="008D6A44">
          <w:rPr>
            <w:rFonts w:asciiTheme="minorHAnsi" w:hAnsiTheme="minorHAnsi" w:cstheme="minorHAnsi"/>
            <w:b/>
            <w:bCs/>
            <w:sz w:val="20"/>
            <w:lang w:val="en-US"/>
          </w:rPr>
          <w:delText xml:space="preserve">On </w:delText>
        </w:r>
        <w:r w:rsidR="00FE7E72" w:rsidDel="008D6A44">
          <w:rPr>
            <w:rFonts w:asciiTheme="minorHAnsi" w:hAnsiTheme="minorHAnsi" w:cstheme="minorHAnsi"/>
            <w:b/>
            <w:bCs/>
            <w:sz w:val="20"/>
            <w:lang w:val="en-US"/>
          </w:rPr>
          <w:delText>and</w:delText>
        </w:r>
        <w:r w:rsidDel="008D6A44">
          <w:rPr>
            <w:rFonts w:asciiTheme="minorHAnsi" w:hAnsiTheme="minorHAnsi" w:cstheme="minorHAnsi"/>
            <w:b/>
            <w:bCs/>
            <w:sz w:val="20"/>
            <w:lang w:val="en-US"/>
          </w:rPr>
          <w:delText xml:space="preserve"> after 1 September 2025</w:delText>
        </w:r>
      </w:del>
    </w:p>
    <w:p w14:paraId="5B6E8BD8" w14:textId="4F3937F6" w:rsidR="000F6FF1" w:rsidDel="00F85E20" w:rsidRDefault="000F6FF1" w:rsidP="00382B12">
      <w:pPr>
        <w:pStyle w:val="i"/>
        <w:ind w:left="0" w:firstLine="0"/>
        <w:rPr>
          <w:del w:id="2216" w:author="Gannon, Hugh (Allianz Global Life)" w:date="2026-06-30T11:14:00Z" w16du:dateUtc="2026-06-30T10:14:00Z"/>
          <w:rFonts w:asciiTheme="minorHAnsi" w:hAnsiTheme="minorHAnsi" w:cstheme="minorHAnsi"/>
          <w:b/>
          <w:bCs/>
          <w:sz w:val="20"/>
          <w:lang w:val="en-US"/>
        </w:rPr>
      </w:pPr>
    </w:p>
    <w:p w14:paraId="7DD442BD" w14:textId="7BC71319" w:rsidR="000F6FF1" w:rsidRPr="00921EF1" w:rsidDel="00F85E20" w:rsidRDefault="000F6FF1" w:rsidP="00382B12">
      <w:pPr>
        <w:pStyle w:val="i"/>
        <w:ind w:left="0" w:firstLine="0"/>
        <w:rPr>
          <w:del w:id="2217" w:author="Gannon, Hugh (Allianz Global Life)" w:date="2026-06-30T11:14:00Z" w16du:dateUtc="2026-06-30T10:14:00Z"/>
          <w:rFonts w:asciiTheme="minorHAnsi" w:hAnsiTheme="minorHAnsi" w:cstheme="minorHAnsi"/>
          <w:sz w:val="20"/>
          <w:lang w:val="en-US"/>
        </w:rPr>
      </w:pPr>
      <w:del w:id="2218" w:author="Gannon, Hugh (Allianz Global Life)" w:date="2026-06-30T11:14:00Z" w16du:dateUtc="2026-06-30T10:14:00Z">
        <w:r w:rsidDel="00F85E20">
          <w:rPr>
            <w:rFonts w:asciiTheme="minorHAnsi" w:hAnsiTheme="minorHAnsi" w:cstheme="minorHAnsi"/>
            <w:sz w:val="20"/>
            <w:lang w:val="en-US"/>
          </w:rPr>
          <w:delText>Th</w:delText>
        </w:r>
        <w:r w:rsidR="002B7A46" w:rsidDel="00F85E20">
          <w:rPr>
            <w:rFonts w:asciiTheme="minorHAnsi" w:hAnsiTheme="minorHAnsi" w:cstheme="minorHAnsi"/>
            <w:sz w:val="20"/>
            <w:lang w:val="en-US"/>
          </w:rPr>
          <w:delText>e share class that AGL use for this product will be updated for new and existing policies, meaning that any investments in these funds</w:delText>
        </w:r>
        <w:r w:rsidR="00FE7E72" w:rsidDel="00F85E20">
          <w:rPr>
            <w:rFonts w:asciiTheme="minorHAnsi" w:hAnsiTheme="minorHAnsi" w:cstheme="minorHAnsi"/>
            <w:sz w:val="20"/>
            <w:lang w:val="en-US"/>
          </w:rPr>
          <w:delText xml:space="preserve"> on existing policies</w:delText>
        </w:r>
        <w:r w:rsidR="002B7A46" w:rsidDel="00F85E20">
          <w:rPr>
            <w:rFonts w:asciiTheme="minorHAnsi" w:hAnsiTheme="minorHAnsi" w:cstheme="minorHAnsi"/>
            <w:sz w:val="20"/>
            <w:lang w:val="en-US"/>
          </w:rPr>
          <w:delText xml:space="preserve"> will be automatically switched to the new funds below.</w:delText>
        </w:r>
        <w:r w:rsidR="00FE7E72" w:rsidDel="00F85E20">
          <w:rPr>
            <w:rFonts w:asciiTheme="minorHAnsi" w:hAnsiTheme="minorHAnsi" w:cstheme="minorHAnsi"/>
            <w:sz w:val="20"/>
            <w:lang w:val="en-US"/>
          </w:rPr>
          <w:delText xml:space="preserve"> </w:delText>
        </w:r>
      </w:del>
    </w:p>
    <w:p w14:paraId="37978B54" w14:textId="77777777" w:rsidR="00382B12" w:rsidRDefault="00382B12" w:rsidP="00382B12">
      <w:pPr>
        <w:pStyle w:val="i"/>
        <w:ind w:left="0" w:firstLine="0"/>
        <w:rPr>
          <w:rFonts w:asciiTheme="minorHAnsi" w:hAnsiTheme="minorHAnsi" w:cstheme="minorHAnsi"/>
          <w:b/>
          <w:bCs/>
          <w:sz w:val="20"/>
          <w:lang w:val="en-US"/>
        </w:rPr>
      </w:pPr>
    </w:p>
    <w:tbl>
      <w:tblPr>
        <w:tblW w:w="8354" w:type="dxa"/>
        <w:tblLook w:val="04A0" w:firstRow="1" w:lastRow="0" w:firstColumn="1" w:lastColumn="0" w:noHBand="0" w:noVBand="1"/>
      </w:tblPr>
      <w:tblGrid>
        <w:gridCol w:w="2258"/>
        <w:gridCol w:w="1843"/>
        <w:gridCol w:w="1843"/>
        <w:gridCol w:w="2410"/>
      </w:tblGrid>
      <w:tr w:rsidR="00732AF2" w:rsidRPr="00732AF2" w14:paraId="79FF40C1" w14:textId="77777777" w:rsidTr="007441C5">
        <w:trPr>
          <w:trHeight w:val="525"/>
        </w:trPr>
        <w:tc>
          <w:tcPr>
            <w:tcW w:w="2258" w:type="dxa"/>
            <w:tcBorders>
              <w:top w:val="single" w:sz="8" w:space="0" w:color="auto"/>
              <w:left w:val="single" w:sz="8" w:space="0" w:color="auto"/>
              <w:bottom w:val="single" w:sz="8" w:space="0" w:color="auto"/>
              <w:right w:val="single" w:sz="8" w:space="0" w:color="auto"/>
            </w:tcBorders>
            <w:noWrap/>
            <w:vAlign w:val="center"/>
            <w:hideMark/>
          </w:tcPr>
          <w:p w14:paraId="3B40F6E2" w14:textId="77777777" w:rsidR="00732AF2" w:rsidRPr="0088645F" w:rsidRDefault="00732AF2" w:rsidP="007441C5">
            <w:pPr>
              <w:rPr>
                <w:rFonts w:asciiTheme="minorHAnsi" w:hAnsiTheme="minorHAnsi" w:cstheme="minorHAnsi"/>
                <w:b/>
                <w:bCs/>
                <w:color w:val="000000"/>
                <w:sz w:val="20"/>
                <w:szCs w:val="20"/>
              </w:rPr>
            </w:pPr>
            <w:r w:rsidRPr="0088645F">
              <w:rPr>
                <w:rFonts w:asciiTheme="minorHAnsi" w:hAnsiTheme="minorHAnsi" w:cstheme="minorHAnsi"/>
                <w:b/>
                <w:bCs/>
                <w:color w:val="000000"/>
                <w:sz w:val="20"/>
                <w:szCs w:val="20"/>
              </w:rPr>
              <w:t>Fund Name</w:t>
            </w:r>
          </w:p>
        </w:tc>
        <w:tc>
          <w:tcPr>
            <w:tcW w:w="1843" w:type="dxa"/>
            <w:tcBorders>
              <w:top w:val="single" w:sz="8" w:space="0" w:color="auto"/>
              <w:left w:val="nil"/>
              <w:bottom w:val="single" w:sz="8" w:space="0" w:color="auto"/>
              <w:right w:val="single" w:sz="8" w:space="0" w:color="auto"/>
            </w:tcBorders>
            <w:vAlign w:val="center"/>
            <w:hideMark/>
          </w:tcPr>
          <w:p w14:paraId="464C0FCC" w14:textId="77777777" w:rsidR="00732AF2" w:rsidRPr="0088645F" w:rsidRDefault="00732AF2" w:rsidP="007441C5">
            <w:pPr>
              <w:jc w:val="center"/>
              <w:rPr>
                <w:rFonts w:asciiTheme="minorHAnsi" w:hAnsiTheme="minorHAnsi" w:cstheme="minorHAnsi"/>
                <w:color w:val="000000"/>
                <w:sz w:val="20"/>
                <w:szCs w:val="20"/>
              </w:rPr>
            </w:pPr>
            <w:r w:rsidRPr="0088645F">
              <w:rPr>
                <w:rFonts w:asciiTheme="minorHAnsi" w:hAnsiTheme="minorHAnsi" w:cstheme="minorHAnsi"/>
                <w:color w:val="000000"/>
                <w:sz w:val="20"/>
                <w:szCs w:val="20"/>
                <w:lang w:val="en-US"/>
              </w:rPr>
              <w:t>Allianz Dynamic Multi Asset Strategy SRI 75</w:t>
            </w:r>
          </w:p>
        </w:tc>
        <w:tc>
          <w:tcPr>
            <w:tcW w:w="1843" w:type="dxa"/>
            <w:tcBorders>
              <w:top w:val="single" w:sz="8" w:space="0" w:color="auto"/>
              <w:left w:val="nil"/>
              <w:bottom w:val="single" w:sz="8" w:space="0" w:color="auto"/>
              <w:right w:val="single" w:sz="8" w:space="0" w:color="auto"/>
            </w:tcBorders>
            <w:vAlign w:val="center"/>
            <w:hideMark/>
          </w:tcPr>
          <w:p w14:paraId="6F06DAD3" w14:textId="77777777" w:rsidR="00732AF2" w:rsidRPr="0088645F" w:rsidRDefault="00732AF2" w:rsidP="007441C5">
            <w:pPr>
              <w:jc w:val="center"/>
              <w:rPr>
                <w:rFonts w:asciiTheme="minorHAnsi" w:hAnsiTheme="minorHAnsi" w:cstheme="minorHAnsi"/>
                <w:color w:val="000000"/>
                <w:sz w:val="20"/>
                <w:szCs w:val="20"/>
              </w:rPr>
            </w:pPr>
            <w:r w:rsidRPr="0088645F">
              <w:rPr>
                <w:rFonts w:asciiTheme="minorHAnsi" w:hAnsiTheme="minorHAnsi" w:cstheme="minorHAnsi"/>
                <w:color w:val="000000"/>
                <w:sz w:val="20"/>
                <w:szCs w:val="20"/>
                <w:lang w:val="en-US"/>
              </w:rPr>
              <w:t>Allianz Dynamic Multi Asset Strategy SRI 50</w:t>
            </w:r>
          </w:p>
        </w:tc>
        <w:tc>
          <w:tcPr>
            <w:tcW w:w="2410" w:type="dxa"/>
            <w:tcBorders>
              <w:top w:val="single" w:sz="8" w:space="0" w:color="auto"/>
              <w:left w:val="nil"/>
              <w:bottom w:val="single" w:sz="8" w:space="0" w:color="auto"/>
              <w:right w:val="single" w:sz="8" w:space="0" w:color="auto"/>
            </w:tcBorders>
            <w:vAlign w:val="center"/>
            <w:hideMark/>
          </w:tcPr>
          <w:p w14:paraId="7505C90F" w14:textId="77777777" w:rsidR="00732AF2" w:rsidRPr="0088645F" w:rsidRDefault="00732AF2" w:rsidP="007441C5">
            <w:pPr>
              <w:jc w:val="center"/>
              <w:rPr>
                <w:rFonts w:asciiTheme="minorHAnsi" w:hAnsiTheme="minorHAnsi" w:cstheme="minorHAnsi"/>
                <w:color w:val="000000"/>
                <w:sz w:val="20"/>
                <w:szCs w:val="20"/>
              </w:rPr>
            </w:pPr>
            <w:r w:rsidRPr="0088645F">
              <w:rPr>
                <w:rFonts w:asciiTheme="minorHAnsi" w:hAnsiTheme="minorHAnsi" w:cstheme="minorHAnsi"/>
                <w:color w:val="000000"/>
                <w:sz w:val="20"/>
                <w:szCs w:val="20"/>
                <w:lang w:val="en-US"/>
              </w:rPr>
              <w:t>Allianz Dynamic Multi Asset Strategy SRI 15</w:t>
            </w:r>
          </w:p>
        </w:tc>
      </w:tr>
      <w:tr w:rsidR="00732AF2" w:rsidRPr="00732AF2" w14:paraId="2AC2B80C" w14:textId="77777777" w:rsidTr="007441C5">
        <w:trPr>
          <w:trHeight w:val="270"/>
        </w:trPr>
        <w:tc>
          <w:tcPr>
            <w:tcW w:w="2258" w:type="dxa"/>
            <w:tcBorders>
              <w:top w:val="nil"/>
              <w:left w:val="single" w:sz="8" w:space="0" w:color="auto"/>
              <w:bottom w:val="single" w:sz="8" w:space="0" w:color="auto"/>
              <w:right w:val="single" w:sz="8" w:space="0" w:color="auto"/>
            </w:tcBorders>
            <w:noWrap/>
            <w:vAlign w:val="center"/>
            <w:hideMark/>
          </w:tcPr>
          <w:p w14:paraId="50641324" w14:textId="77777777" w:rsidR="00732AF2" w:rsidRPr="005E7C0A" w:rsidRDefault="00732AF2" w:rsidP="007441C5">
            <w:pPr>
              <w:rPr>
                <w:rFonts w:asciiTheme="minorHAnsi" w:hAnsiTheme="minorHAnsi" w:cstheme="minorHAnsi"/>
                <w:b/>
                <w:bCs/>
                <w:color w:val="000000"/>
                <w:sz w:val="20"/>
                <w:szCs w:val="20"/>
              </w:rPr>
            </w:pPr>
            <w:r w:rsidRPr="005E7C0A">
              <w:rPr>
                <w:rFonts w:asciiTheme="minorHAnsi" w:hAnsiTheme="minorHAnsi" w:cstheme="minorHAnsi"/>
                <w:b/>
                <w:bCs/>
                <w:color w:val="000000"/>
                <w:sz w:val="20"/>
                <w:szCs w:val="20"/>
              </w:rPr>
              <w:t>Fund Type</w:t>
            </w:r>
          </w:p>
        </w:tc>
        <w:tc>
          <w:tcPr>
            <w:tcW w:w="1843" w:type="dxa"/>
            <w:tcBorders>
              <w:top w:val="nil"/>
              <w:left w:val="nil"/>
              <w:bottom w:val="single" w:sz="8" w:space="0" w:color="auto"/>
              <w:right w:val="single" w:sz="8" w:space="0" w:color="auto"/>
            </w:tcBorders>
            <w:noWrap/>
            <w:vAlign w:val="center"/>
            <w:hideMark/>
          </w:tcPr>
          <w:p w14:paraId="2A3F1CA1" w14:textId="77777777" w:rsidR="00732AF2" w:rsidRPr="00212FB2" w:rsidRDefault="00732AF2" w:rsidP="007441C5">
            <w:pPr>
              <w:jc w:val="center"/>
              <w:rPr>
                <w:rFonts w:asciiTheme="minorHAnsi" w:hAnsiTheme="minorHAnsi" w:cstheme="minorHAnsi"/>
                <w:color w:val="000000"/>
                <w:sz w:val="20"/>
                <w:szCs w:val="20"/>
              </w:rPr>
            </w:pPr>
            <w:r w:rsidRPr="00212FB2">
              <w:rPr>
                <w:rFonts w:asciiTheme="minorHAnsi" w:hAnsiTheme="minorHAnsi" w:cstheme="minorHAnsi"/>
                <w:color w:val="000000"/>
                <w:sz w:val="20"/>
                <w:szCs w:val="20"/>
              </w:rPr>
              <w:t>External</w:t>
            </w:r>
          </w:p>
        </w:tc>
        <w:tc>
          <w:tcPr>
            <w:tcW w:w="1843" w:type="dxa"/>
            <w:tcBorders>
              <w:top w:val="nil"/>
              <w:left w:val="nil"/>
              <w:bottom w:val="single" w:sz="8" w:space="0" w:color="auto"/>
              <w:right w:val="single" w:sz="8" w:space="0" w:color="auto"/>
            </w:tcBorders>
            <w:vAlign w:val="center"/>
            <w:hideMark/>
          </w:tcPr>
          <w:p w14:paraId="523A0A14" w14:textId="77777777" w:rsidR="00732AF2" w:rsidRPr="00212FB2" w:rsidRDefault="00732AF2" w:rsidP="007441C5">
            <w:pPr>
              <w:jc w:val="center"/>
              <w:rPr>
                <w:rFonts w:asciiTheme="minorHAnsi" w:hAnsiTheme="minorHAnsi" w:cstheme="minorHAnsi"/>
                <w:color w:val="000000"/>
                <w:sz w:val="20"/>
                <w:szCs w:val="20"/>
              </w:rPr>
            </w:pPr>
            <w:r w:rsidRPr="00212FB2">
              <w:rPr>
                <w:rFonts w:asciiTheme="minorHAnsi" w:hAnsiTheme="minorHAnsi" w:cstheme="minorHAnsi"/>
                <w:color w:val="000000"/>
                <w:sz w:val="20"/>
                <w:szCs w:val="20"/>
              </w:rPr>
              <w:t>External</w:t>
            </w:r>
          </w:p>
        </w:tc>
        <w:tc>
          <w:tcPr>
            <w:tcW w:w="2410" w:type="dxa"/>
            <w:tcBorders>
              <w:top w:val="nil"/>
              <w:left w:val="nil"/>
              <w:bottom w:val="single" w:sz="8" w:space="0" w:color="auto"/>
              <w:right w:val="single" w:sz="8" w:space="0" w:color="auto"/>
            </w:tcBorders>
            <w:noWrap/>
            <w:vAlign w:val="center"/>
            <w:hideMark/>
          </w:tcPr>
          <w:p w14:paraId="17A186F2" w14:textId="77777777" w:rsidR="00732AF2" w:rsidRPr="00212FB2" w:rsidRDefault="00732AF2" w:rsidP="007441C5">
            <w:pPr>
              <w:jc w:val="center"/>
              <w:rPr>
                <w:rFonts w:asciiTheme="minorHAnsi" w:hAnsiTheme="minorHAnsi" w:cstheme="minorHAnsi"/>
                <w:color w:val="000000"/>
                <w:sz w:val="20"/>
                <w:szCs w:val="20"/>
              </w:rPr>
            </w:pPr>
            <w:r w:rsidRPr="00212FB2">
              <w:rPr>
                <w:rFonts w:asciiTheme="minorHAnsi" w:hAnsiTheme="minorHAnsi" w:cstheme="minorHAnsi"/>
                <w:color w:val="000000"/>
                <w:sz w:val="20"/>
                <w:szCs w:val="20"/>
              </w:rPr>
              <w:t>External</w:t>
            </w:r>
          </w:p>
        </w:tc>
      </w:tr>
      <w:tr w:rsidR="00732AF2" w:rsidRPr="00732AF2" w14:paraId="1E73964A" w14:textId="77777777" w:rsidTr="007441C5">
        <w:trPr>
          <w:trHeight w:val="270"/>
        </w:trPr>
        <w:tc>
          <w:tcPr>
            <w:tcW w:w="2258" w:type="dxa"/>
            <w:tcBorders>
              <w:top w:val="nil"/>
              <w:left w:val="single" w:sz="8" w:space="0" w:color="auto"/>
              <w:bottom w:val="single" w:sz="8" w:space="0" w:color="auto"/>
              <w:right w:val="single" w:sz="8" w:space="0" w:color="auto"/>
            </w:tcBorders>
            <w:noWrap/>
            <w:vAlign w:val="center"/>
            <w:hideMark/>
          </w:tcPr>
          <w:p w14:paraId="0B1B7ECD" w14:textId="77777777" w:rsidR="00732AF2" w:rsidRPr="005E7C0A" w:rsidRDefault="00732AF2" w:rsidP="007441C5">
            <w:pPr>
              <w:rPr>
                <w:rFonts w:asciiTheme="minorHAnsi" w:hAnsiTheme="minorHAnsi" w:cstheme="minorHAnsi"/>
                <w:b/>
                <w:bCs/>
                <w:color w:val="000000"/>
                <w:sz w:val="20"/>
                <w:szCs w:val="20"/>
              </w:rPr>
            </w:pPr>
            <w:r w:rsidRPr="005E7C0A">
              <w:rPr>
                <w:rFonts w:asciiTheme="minorHAnsi" w:hAnsiTheme="minorHAnsi" w:cstheme="minorHAnsi"/>
                <w:b/>
                <w:bCs/>
                <w:color w:val="000000"/>
                <w:sz w:val="20"/>
                <w:szCs w:val="20"/>
              </w:rPr>
              <w:t>External Fund Management Fee</w:t>
            </w:r>
          </w:p>
        </w:tc>
        <w:tc>
          <w:tcPr>
            <w:tcW w:w="1843" w:type="dxa"/>
            <w:tcBorders>
              <w:top w:val="nil"/>
              <w:left w:val="nil"/>
              <w:bottom w:val="single" w:sz="8" w:space="0" w:color="auto"/>
              <w:right w:val="single" w:sz="8" w:space="0" w:color="auto"/>
            </w:tcBorders>
            <w:noWrap/>
            <w:vAlign w:val="center"/>
            <w:hideMark/>
          </w:tcPr>
          <w:p w14:paraId="38DC3B2A" w14:textId="718F3DC8" w:rsidR="00732AF2" w:rsidRPr="00212FB2" w:rsidRDefault="00732AF2" w:rsidP="007441C5">
            <w:pPr>
              <w:jc w:val="center"/>
              <w:rPr>
                <w:rFonts w:asciiTheme="minorHAnsi" w:hAnsiTheme="minorHAnsi" w:cstheme="minorHAnsi"/>
                <w:color w:val="000000"/>
                <w:sz w:val="20"/>
                <w:szCs w:val="20"/>
              </w:rPr>
            </w:pPr>
            <w:r w:rsidRPr="00212FB2">
              <w:rPr>
                <w:rFonts w:asciiTheme="minorHAnsi" w:hAnsiTheme="minorHAnsi" w:cstheme="minorHAnsi"/>
                <w:color w:val="000000"/>
                <w:sz w:val="20"/>
                <w:szCs w:val="20"/>
              </w:rPr>
              <w:t>0.</w:t>
            </w:r>
            <w:r w:rsidR="00A83526" w:rsidRPr="00921EF1">
              <w:rPr>
                <w:rFonts w:asciiTheme="minorHAnsi" w:hAnsiTheme="minorHAnsi" w:cstheme="minorHAnsi"/>
                <w:color w:val="000000"/>
                <w:sz w:val="20"/>
                <w:szCs w:val="20"/>
              </w:rPr>
              <w:t>65</w:t>
            </w:r>
            <w:r w:rsidRPr="00212FB2">
              <w:rPr>
                <w:rFonts w:asciiTheme="minorHAnsi" w:hAnsiTheme="minorHAnsi" w:cstheme="minorHAnsi"/>
                <w:color w:val="000000"/>
                <w:sz w:val="20"/>
                <w:szCs w:val="20"/>
              </w:rPr>
              <w:t>%</w:t>
            </w:r>
          </w:p>
        </w:tc>
        <w:tc>
          <w:tcPr>
            <w:tcW w:w="1843" w:type="dxa"/>
            <w:tcBorders>
              <w:top w:val="nil"/>
              <w:left w:val="nil"/>
              <w:bottom w:val="single" w:sz="8" w:space="0" w:color="auto"/>
              <w:right w:val="single" w:sz="8" w:space="0" w:color="auto"/>
            </w:tcBorders>
            <w:vAlign w:val="center"/>
            <w:hideMark/>
          </w:tcPr>
          <w:p w14:paraId="73D6990A" w14:textId="1F422203" w:rsidR="00732AF2" w:rsidRPr="00212FB2" w:rsidRDefault="00732AF2" w:rsidP="007441C5">
            <w:pPr>
              <w:jc w:val="center"/>
              <w:rPr>
                <w:rFonts w:asciiTheme="minorHAnsi" w:hAnsiTheme="minorHAnsi" w:cstheme="minorHAnsi"/>
                <w:color w:val="000000"/>
                <w:sz w:val="20"/>
                <w:szCs w:val="20"/>
              </w:rPr>
            </w:pPr>
            <w:r w:rsidRPr="00212FB2">
              <w:rPr>
                <w:rFonts w:asciiTheme="minorHAnsi" w:hAnsiTheme="minorHAnsi" w:cstheme="minorHAnsi"/>
                <w:color w:val="000000"/>
                <w:sz w:val="20"/>
                <w:szCs w:val="20"/>
              </w:rPr>
              <w:t>0.</w:t>
            </w:r>
            <w:r w:rsidR="00A83526" w:rsidRPr="00921EF1">
              <w:rPr>
                <w:rFonts w:asciiTheme="minorHAnsi" w:hAnsiTheme="minorHAnsi" w:cstheme="minorHAnsi"/>
                <w:color w:val="000000"/>
                <w:sz w:val="20"/>
                <w:szCs w:val="20"/>
              </w:rPr>
              <w:t>59</w:t>
            </w:r>
            <w:r w:rsidRPr="00212FB2">
              <w:rPr>
                <w:rFonts w:asciiTheme="minorHAnsi" w:hAnsiTheme="minorHAnsi" w:cstheme="minorHAnsi"/>
                <w:color w:val="000000"/>
                <w:sz w:val="20"/>
                <w:szCs w:val="20"/>
              </w:rPr>
              <w:t>%</w:t>
            </w:r>
          </w:p>
        </w:tc>
        <w:tc>
          <w:tcPr>
            <w:tcW w:w="2410" w:type="dxa"/>
            <w:tcBorders>
              <w:top w:val="nil"/>
              <w:left w:val="nil"/>
              <w:bottom w:val="single" w:sz="8" w:space="0" w:color="auto"/>
              <w:right w:val="single" w:sz="8" w:space="0" w:color="auto"/>
            </w:tcBorders>
            <w:noWrap/>
            <w:vAlign w:val="center"/>
            <w:hideMark/>
          </w:tcPr>
          <w:p w14:paraId="0ABA0C39" w14:textId="471F8669" w:rsidR="00732AF2" w:rsidRPr="00212FB2" w:rsidRDefault="00732AF2" w:rsidP="007441C5">
            <w:pPr>
              <w:jc w:val="center"/>
              <w:rPr>
                <w:rFonts w:asciiTheme="minorHAnsi" w:hAnsiTheme="minorHAnsi" w:cstheme="minorHAnsi"/>
                <w:color w:val="000000"/>
                <w:sz w:val="20"/>
                <w:szCs w:val="20"/>
              </w:rPr>
            </w:pPr>
            <w:r w:rsidRPr="00212FB2">
              <w:rPr>
                <w:rFonts w:asciiTheme="minorHAnsi" w:hAnsiTheme="minorHAnsi" w:cstheme="minorHAnsi"/>
                <w:color w:val="000000"/>
                <w:sz w:val="20"/>
                <w:szCs w:val="20"/>
              </w:rPr>
              <w:t>0.</w:t>
            </w:r>
            <w:r w:rsidR="00A83526" w:rsidRPr="00921EF1">
              <w:rPr>
                <w:rFonts w:asciiTheme="minorHAnsi" w:hAnsiTheme="minorHAnsi" w:cstheme="minorHAnsi"/>
                <w:color w:val="000000"/>
                <w:sz w:val="20"/>
                <w:szCs w:val="20"/>
              </w:rPr>
              <w:t>49</w:t>
            </w:r>
            <w:r w:rsidRPr="00212FB2">
              <w:rPr>
                <w:rFonts w:asciiTheme="minorHAnsi" w:hAnsiTheme="minorHAnsi" w:cstheme="minorHAnsi"/>
                <w:color w:val="000000"/>
                <w:sz w:val="20"/>
                <w:szCs w:val="20"/>
              </w:rPr>
              <w:t>%</w:t>
            </w:r>
          </w:p>
        </w:tc>
      </w:tr>
      <w:tr w:rsidR="00732AF2" w:rsidRPr="00E82EE5" w14:paraId="79C89F61" w14:textId="77777777" w:rsidTr="007441C5">
        <w:trPr>
          <w:trHeight w:val="270"/>
        </w:trPr>
        <w:tc>
          <w:tcPr>
            <w:tcW w:w="2258" w:type="dxa"/>
            <w:tcBorders>
              <w:top w:val="nil"/>
              <w:left w:val="single" w:sz="8" w:space="0" w:color="auto"/>
              <w:bottom w:val="single" w:sz="8" w:space="0" w:color="auto"/>
              <w:right w:val="single" w:sz="8" w:space="0" w:color="auto"/>
            </w:tcBorders>
            <w:noWrap/>
            <w:vAlign w:val="center"/>
            <w:hideMark/>
          </w:tcPr>
          <w:p w14:paraId="53595578" w14:textId="77777777" w:rsidR="00732AF2" w:rsidRPr="005E7C0A" w:rsidRDefault="00732AF2" w:rsidP="007441C5">
            <w:pPr>
              <w:rPr>
                <w:rFonts w:asciiTheme="minorHAnsi" w:hAnsiTheme="minorHAnsi" w:cstheme="minorHAnsi"/>
                <w:b/>
                <w:bCs/>
                <w:color w:val="000000"/>
                <w:sz w:val="20"/>
                <w:szCs w:val="20"/>
              </w:rPr>
            </w:pPr>
            <w:r w:rsidRPr="005E7C0A">
              <w:rPr>
                <w:rFonts w:asciiTheme="minorHAnsi" w:hAnsiTheme="minorHAnsi" w:cstheme="minorHAnsi"/>
                <w:b/>
                <w:bCs/>
                <w:color w:val="000000"/>
                <w:sz w:val="20"/>
                <w:szCs w:val="20"/>
              </w:rPr>
              <w:t>Fund ISIN</w:t>
            </w:r>
          </w:p>
        </w:tc>
        <w:tc>
          <w:tcPr>
            <w:tcW w:w="1843" w:type="dxa"/>
            <w:tcBorders>
              <w:top w:val="nil"/>
              <w:left w:val="nil"/>
              <w:bottom w:val="single" w:sz="8" w:space="0" w:color="auto"/>
              <w:right w:val="single" w:sz="8" w:space="0" w:color="auto"/>
            </w:tcBorders>
            <w:noWrap/>
            <w:vAlign w:val="center"/>
            <w:hideMark/>
          </w:tcPr>
          <w:p w14:paraId="2530CC77" w14:textId="1F744243" w:rsidR="00732AF2" w:rsidRPr="00212FB2" w:rsidRDefault="005077A1" w:rsidP="007441C5">
            <w:pPr>
              <w:jc w:val="center"/>
              <w:rPr>
                <w:rFonts w:asciiTheme="minorHAnsi" w:hAnsiTheme="minorHAnsi" w:cstheme="minorHAnsi"/>
                <w:color w:val="000000"/>
                <w:sz w:val="20"/>
                <w:szCs w:val="20"/>
              </w:rPr>
            </w:pPr>
            <w:r w:rsidRPr="00921EF1">
              <w:rPr>
                <w:rFonts w:asciiTheme="minorHAnsi" w:hAnsiTheme="minorHAnsi" w:cstheme="minorHAnsi"/>
                <w:color w:val="000000"/>
                <w:sz w:val="20"/>
                <w:szCs w:val="20"/>
              </w:rPr>
              <w:t>LU30</w:t>
            </w:r>
            <w:r w:rsidR="00361713" w:rsidRPr="00921EF1">
              <w:rPr>
                <w:rFonts w:asciiTheme="minorHAnsi" w:hAnsiTheme="minorHAnsi" w:cstheme="minorHAnsi"/>
                <w:color w:val="000000"/>
                <w:sz w:val="20"/>
                <w:szCs w:val="20"/>
              </w:rPr>
              <w:t>68734824</w:t>
            </w:r>
          </w:p>
        </w:tc>
        <w:tc>
          <w:tcPr>
            <w:tcW w:w="1843" w:type="dxa"/>
            <w:tcBorders>
              <w:top w:val="nil"/>
              <w:left w:val="nil"/>
              <w:bottom w:val="single" w:sz="8" w:space="0" w:color="auto"/>
              <w:right w:val="single" w:sz="8" w:space="0" w:color="auto"/>
            </w:tcBorders>
            <w:vAlign w:val="center"/>
            <w:hideMark/>
          </w:tcPr>
          <w:p w14:paraId="5C20ABF9" w14:textId="4A1ECF31" w:rsidR="00732AF2" w:rsidRPr="00212FB2" w:rsidRDefault="00361713" w:rsidP="007441C5">
            <w:pPr>
              <w:jc w:val="center"/>
              <w:rPr>
                <w:rFonts w:asciiTheme="minorHAnsi" w:hAnsiTheme="minorHAnsi" w:cstheme="minorHAnsi"/>
                <w:color w:val="000000"/>
                <w:sz w:val="20"/>
                <w:szCs w:val="20"/>
              </w:rPr>
            </w:pPr>
            <w:r w:rsidRPr="00921EF1">
              <w:rPr>
                <w:rFonts w:asciiTheme="minorHAnsi" w:hAnsiTheme="minorHAnsi" w:cstheme="minorHAnsi"/>
                <w:color w:val="000000"/>
                <w:sz w:val="20"/>
                <w:szCs w:val="20"/>
              </w:rPr>
              <w:t>LU30687</w:t>
            </w:r>
            <w:r w:rsidR="00FC5BAA" w:rsidRPr="00921EF1">
              <w:rPr>
                <w:rFonts w:asciiTheme="minorHAnsi" w:hAnsiTheme="minorHAnsi" w:cstheme="minorHAnsi"/>
                <w:color w:val="000000"/>
                <w:sz w:val="20"/>
                <w:szCs w:val="20"/>
              </w:rPr>
              <w:t>34667</w:t>
            </w:r>
          </w:p>
        </w:tc>
        <w:tc>
          <w:tcPr>
            <w:tcW w:w="2410" w:type="dxa"/>
            <w:tcBorders>
              <w:top w:val="nil"/>
              <w:left w:val="nil"/>
              <w:bottom w:val="single" w:sz="8" w:space="0" w:color="auto"/>
              <w:right w:val="single" w:sz="8" w:space="0" w:color="auto"/>
            </w:tcBorders>
            <w:noWrap/>
            <w:vAlign w:val="center"/>
            <w:hideMark/>
          </w:tcPr>
          <w:p w14:paraId="6C7258E1" w14:textId="1AFF7640" w:rsidR="00732AF2" w:rsidRPr="00212FB2" w:rsidRDefault="00FC5BAA" w:rsidP="007441C5">
            <w:pPr>
              <w:jc w:val="center"/>
              <w:rPr>
                <w:rFonts w:asciiTheme="minorHAnsi" w:hAnsiTheme="minorHAnsi" w:cstheme="minorHAnsi"/>
                <w:color w:val="000000"/>
                <w:sz w:val="20"/>
                <w:szCs w:val="20"/>
              </w:rPr>
            </w:pPr>
            <w:r w:rsidRPr="00212FB2">
              <w:rPr>
                <w:rFonts w:asciiTheme="minorHAnsi" w:hAnsiTheme="minorHAnsi" w:cstheme="minorHAnsi"/>
                <w:color w:val="000000"/>
                <w:sz w:val="20"/>
                <w:szCs w:val="20"/>
              </w:rPr>
              <w:t>LU30687</w:t>
            </w:r>
            <w:r w:rsidR="00991990" w:rsidRPr="00212FB2">
              <w:rPr>
                <w:rFonts w:asciiTheme="minorHAnsi" w:hAnsiTheme="minorHAnsi" w:cstheme="minorHAnsi"/>
                <w:color w:val="000000"/>
                <w:sz w:val="20"/>
                <w:szCs w:val="20"/>
              </w:rPr>
              <w:t>34238</w:t>
            </w:r>
          </w:p>
        </w:tc>
      </w:tr>
    </w:tbl>
    <w:p w14:paraId="20C2D417" w14:textId="77777777" w:rsidR="00382B12" w:rsidRDefault="00382B12" w:rsidP="00382B12">
      <w:pPr>
        <w:pStyle w:val="i"/>
        <w:ind w:left="0" w:firstLine="0"/>
        <w:rPr>
          <w:rFonts w:asciiTheme="minorHAnsi" w:hAnsiTheme="minorHAnsi" w:cstheme="minorHAnsi"/>
          <w:b/>
          <w:bCs/>
          <w:sz w:val="20"/>
          <w:lang w:val="en-US"/>
        </w:rPr>
      </w:pPr>
    </w:p>
    <w:tbl>
      <w:tblPr>
        <w:tblW w:w="9564" w:type="dxa"/>
        <w:tblLook w:val="04A0" w:firstRow="1" w:lastRow="0" w:firstColumn="1" w:lastColumn="0" w:noHBand="0" w:noVBand="1"/>
      </w:tblPr>
      <w:tblGrid>
        <w:gridCol w:w="2207"/>
        <w:gridCol w:w="2461"/>
        <w:gridCol w:w="1651"/>
        <w:gridCol w:w="1802"/>
        <w:gridCol w:w="1443"/>
      </w:tblGrid>
      <w:tr w:rsidR="00732AF2" w:rsidRPr="00732AF2" w14:paraId="266C0EDA" w14:textId="77777777" w:rsidTr="00921EF1">
        <w:trPr>
          <w:trHeight w:val="525"/>
        </w:trPr>
        <w:tc>
          <w:tcPr>
            <w:tcW w:w="2207" w:type="dxa"/>
            <w:tcBorders>
              <w:top w:val="single" w:sz="8" w:space="0" w:color="auto"/>
              <w:left w:val="single" w:sz="8" w:space="0" w:color="auto"/>
              <w:bottom w:val="single" w:sz="8" w:space="0" w:color="auto"/>
              <w:right w:val="single" w:sz="8" w:space="0" w:color="auto"/>
            </w:tcBorders>
            <w:noWrap/>
            <w:vAlign w:val="center"/>
            <w:hideMark/>
          </w:tcPr>
          <w:p w14:paraId="00EEEBE1" w14:textId="77777777" w:rsidR="00732AF2" w:rsidRPr="005E7C0A" w:rsidRDefault="00732AF2" w:rsidP="007441C5">
            <w:pPr>
              <w:rPr>
                <w:rFonts w:asciiTheme="minorHAnsi" w:hAnsiTheme="minorHAnsi" w:cstheme="minorHAnsi"/>
                <w:b/>
                <w:bCs/>
                <w:color w:val="000000"/>
                <w:sz w:val="20"/>
                <w:szCs w:val="20"/>
              </w:rPr>
            </w:pPr>
            <w:r w:rsidRPr="005E7C0A">
              <w:rPr>
                <w:rFonts w:asciiTheme="minorHAnsi" w:hAnsiTheme="minorHAnsi" w:cstheme="minorHAnsi"/>
                <w:b/>
                <w:bCs/>
                <w:color w:val="000000"/>
                <w:sz w:val="20"/>
                <w:szCs w:val="20"/>
              </w:rPr>
              <w:t>Fund Name</w:t>
            </w:r>
          </w:p>
        </w:tc>
        <w:tc>
          <w:tcPr>
            <w:tcW w:w="2461" w:type="dxa"/>
            <w:tcBorders>
              <w:top w:val="single" w:sz="8" w:space="0" w:color="auto"/>
              <w:left w:val="nil"/>
              <w:bottom w:val="single" w:sz="8" w:space="0" w:color="auto"/>
              <w:right w:val="single" w:sz="8" w:space="0" w:color="auto"/>
            </w:tcBorders>
            <w:noWrap/>
            <w:vAlign w:val="center"/>
            <w:hideMark/>
          </w:tcPr>
          <w:p w14:paraId="68DBBD79" w14:textId="77777777" w:rsidR="00732AF2" w:rsidRPr="0088645F" w:rsidRDefault="00732AF2" w:rsidP="007441C5">
            <w:pPr>
              <w:jc w:val="center"/>
              <w:rPr>
                <w:rFonts w:asciiTheme="minorHAnsi" w:hAnsiTheme="minorHAnsi" w:cstheme="minorHAnsi"/>
                <w:color w:val="000000"/>
                <w:sz w:val="20"/>
                <w:szCs w:val="20"/>
              </w:rPr>
            </w:pPr>
            <w:r w:rsidRPr="0088645F">
              <w:rPr>
                <w:rFonts w:asciiTheme="minorHAnsi" w:hAnsiTheme="minorHAnsi" w:cstheme="minorHAnsi"/>
                <w:color w:val="000000"/>
                <w:sz w:val="20"/>
                <w:szCs w:val="20"/>
              </w:rPr>
              <w:t>Allianz Best Styles Global Equity SRI</w:t>
            </w:r>
          </w:p>
        </w:tc>
        <w:tc>
          <w:tcPr>
            <w:tcW w:w="1651" w:type="dxa"/>
            <w:tcBorders>
              <w:top w:val="single" w:sz="8" w:space="0" w:color="auto"/>
              <w:left w:val="nil"/>
              <w:bottom w:val="single" w:sz="8" w:space="0" w:color="auto"/>
              <w:right w:val="single" w:sz="8" w:space="0" w:color="auto"/>
            </w:tcBorders>
            <w:vAlign w:val="center"/>
            <w:hideMark/>
          </w:tcPr>
          <w:p w14:paraId="5100C7A3" w14:textId="77777777" w:rsidR="00732AF2" w:rsidRPr="0088645F" w:rsidRDefault="00732AF2" w:rsidP="007441C5">
            <w:pPr>
              <w:jc w:val="center"/>
              <w:rPr>
                <w:rFonts w:asciiTheme="minorHAnsi" w:hAnsiTheme="minorHAnsi" w:cstheme="minorHAnsi"/>
                <w:color w:val="000000"/>
                <w:sz w:val="20"/>
                <w:szCs w:val="20"/>
              </w:rPr>
            </w:pPr>
            <w:r w:rsidRPr="0088645F">
              <w:rPr>
                <w:rFonts w:asciiTheme="minorHAnsi" w:hAnsiTheme="minorHAnsi" w:cstheme="minorHAnsi"/>
                <w:color w:val="000000"/>
                <w:sz w:val="20"/>
                <w:szCs w:val="20"/>
              </w:rPr>
              <w:t>Allianz Advanced Fixed Income Short Duration</w:t>
            </w:r>
          </w:p>
        </w:tc>
        <w:tc>
          <w:tcPr>
            <w:tcW w:w="1802" w:type="dxa"/>
            <w:tcBorders>
              <w:top w:val="single" w:sz="8" w:space="0" w:color="auto"/>
              <w:left w:val="nil"/>
              <w:bottom w:val="single" w:sz="8" w:space="0" w:color="auto"/>
              <w:right w:val="single" w:sz="8" w:space="0" w:color="auto"/>
            </w:tcBorders>
            <w:noWrap/>
            <w:vAlign w:val="center"/>
            <w:hideMark/>
          </w:tcPr>
          <w:p w14:paraId="25F7A71C" w14:textId="77777777" w:rsidR="00732AF2" w:rsidRPr="0088645F" w:rsidRDefault="00732AF2" w:rsidP="007441C5">
            <w:pPr>
              <w:jc w:val="center"/>
              <w:rPr>
                <w:rFonts w:asciiTheme="minorHAnsi" w:hAnsiTheme="minorHAnsi" w:cstheme="minorHAnsi"/>
                <w:color w:val="000000"/>
                <w:sz w:val="20"/>
                <w:szCs w:val="20"/>
              </w:rPr>
            </w:pPr>
            <w:r w:rsidRPr="0088645F">
              <w:rPr>
                <w:rFonts w:asciiTheme="minorHAnsi" w:hAnsiTheme="minorHAnsi" w:cstheme="minorHAnsi"/>
                <w:color w:val="000000"/>
                <w:sz w:val="20"/>
                <w:szCs w:val="20"/>
              </w:rPr>
              <w:t>Allianz Advanced Fixed Income Euro</w:t>
            </w:r>
          </w:p>
        </w:tc>
        <w:tc>
          <w:tcPr>
            <w:tcW w:w="1443" w:type="dxa"/>
            <w:tcBorders>
              <w:top w:val="single" w:sz="8" w:space="0" w:color="auto"/>
              <w:left w:val="nil"/>
              <w:bottom w:val="single" w:sz="8" w:space="0" w:color="auto"/>
              <w:right w:val="single" w:sz="8" w:space="0" w:color="auto"/>
            </w:tcBorders>
          </w:tcPr>
          <w:p w14:paraId="28D2B06B" w14:textId="77777777" w:rsidR="00732AF2" w:rsidRPr="0088645F" w:rsidRDefault="00732AF2" w:rsidP="007441C5">
            <w:pPr>
              <w:jc w:val="center"/>
              <w:rPr>
                <w:rFonts w:asciiTheme="minorHAnsi" w:hAnsiTheme="minorHAnsi" w:cstheme="minorHAnsi"/>
                <w:color w:val="000000"/>
                <w:sz w:val="20"/>
                <w:szCs w:val="20"/>
              </w:rPr>
            </w:pPr>
          </w:p>
          <w:p w14:paraId="35C6CB25" w14:textId="77777777" w:rsidR="00732AF2" w:rsidRPr="0088645F" w:rsidRDefault="00732AF2" w:rsidP="007441C5">
            <w:pPr>
              <w:jc w:val="center"/>
              <w:rPr>
                <w:rFonts w:asciiTheme="minorHAnsi" w:hAnsiTheme="minorHAnsi" w:cstheme="minorHAnsi"/>
                <w:color w:val="000000"/>
                <w:sz w:val="20"/>
                <w:szCs w:val="20"/>
              </w:rPr>
            </w:pPr>
            <w:r w:rsidRPr="0088645F">
              <w:rPr>
                <w:rFonts w:asciiTheme="minorHAnsi" w:hAnsiTheme="minorHAnsi" w:cstheme="minorHAnsi"/>
                <w:color w:val="000000"/>
                <w:sz w:val="20"/>
                <w:szCs w:val="20"/>
              </w:rPr>
              <w:t>Allianz Euro Cash</w:t>
            </w:r>
          </w:p>
        </w:tc>
      </w:tr>
      <w:tr w:rsidR="00732AF2" w:rsidRPr="00732AF2" w14:paraId="0216671B" w14:textId="77777777" w:rsidTr="00921EF1">
        <w:trPr>
          <w:trHeight w:val="270"/>
        </w:trPr>
        <w:tc>
          <w:tcPr>
            <w:tcW w:w="2207" w:type="dxa"/>
            <w:tcBorders>
              <w:top w:val="nil"/>
              <w:left w:val="single" w:sz="8" w:space="0" w:color="auto"/>
              <w:bottom w:val="single" w:sz="8" w:space="0" w:color="auto"/>
              <w:right w:val="single" w:sz="8" w:space="0" w:color="auto"/>
            </w:tcBorders>
            <w:noWrap/>
            <w:vAlign w:val="center"/>
            <w:hideMark/>
          </w:tcPr>
          <w:p w14:paraId="1A8294D1" w14:textId="77777777" w:rsidR="00732AF2" w:rsidRPr="005E7C0A" w:rsidRDefault="00732AF2" w:rsidP="007441C5">
            <w:pPr>
              <w:rPr>
                <w:rFonts w:asciiTheme="minorHAnsi" w:hAnsiTheme="minorHAnsi" w:cstheme="minorHAnsi"/>
                <w:b/>
                <w:bCs/>
                <w:color w:val="000000"/>
                <w:sz w:val="20"/>
                <w:szCs w:val="20"/>
              </w:rPr>
            </w:pPr>
            <w:r w:rsidRPr="005E7C0A">
              <w:rPr>
                <w:rFonts w:asciiTheme="minorHAnsi" w:hAnsiTheme="minorHAnsi" w:cstheme="minorHAnsi"/>
                <w:b/>
                <w:bCs/>
                <w:color w:val="000000"/>
                <w:sz w:val="20"/>
                <w:szCs w:val="20"/>
              </w:rPr>
              <w:t>Fund Type</w:t>
            </w:r>
          </w:p>
        </w:tc>
        <w:tc>
          <w:tcPr>
            <w:tcW w:w="2461" w:type="dxa"/>
            <w:tcBorders>
              <w:top w:val="nil"/>
              <w:left w:val="nil"/>
              <w:bottom w:val="single" w:sz="8" w:space="0" w:color="auto"/>
              <w:right w:val="single" w:sz="8" w:space="0" w:color="auto"/>
            </w:tcBorders>
            <w:noWrap/>
            <w:vAlign w:val="center"/>
            <w:hideMark/>
          </w:tcPr>
          <w:p w14:paraId="1E93E4AE" w14:textId="77777777" w:rsidR="00732AF2" w:rsidRPr="00212FB2" w:rsidRDefault="00732AF2" w:rsidP="007441C5">
            <w:pPr>
              <w:jc w:val="center"/>
              <w:rPr>
                <w:rFonts w:asciiTheme="minorHAnsi" w:hAnsiTheme="minorHAnsi" w:cstheme="minorHAnsi"/>
                <w:color w:val="000000"/>
                <w:sz w:val="20"/>
                <w:szCs w:val="20"/>
              </w:rPr>
            </w:pPr>
            <w:r w:rsidRPr="00212FB2">
              <w:rPr>
                <w:rFonts w:asciiTheme="minorHAnsi" w:hAnsiTheme="minorHAnsi" w:cstheme="minorHAnsi"/>
                <w:color w:val="000000"/>
                <w:sz w:val="20"/>
                <w:szCs w:val="20"/>
              </w:rPr>
              <w:t>External</w:t>
            </w:r>
          </w:p>
        </w:tc>
        <w:tc>
          <w:tcPr>
            <w:tcW w:w="1651" w:type="dxa"/>
            <w:tcBorders>
              <w:top w:val="nil"/>
              <w:left w:val="nil"/>
              <w:bottom w:val="single" w:sz="8" w:space="0" w:color="auto"/>
              <w:right w:val="single" w:sz="8" w:space="0" w:color="auto"/>
            </w:tcBorders>
            <w:vAlign w:val="center"/>
            <w:hideMark/>
          </w:tcPr>
          <w:p w14:paraId="2AB89704" w14:textId="77777777" w:rsidR="00732AF2" w:rsidRPr="00212FB2" w:rsidRDefault="00732AF2" w:rsidP="007441C5">
            <w:pPr>
              <w:jc w:val="center"/>
              <w:rPr>
                <w:rFonts w:asciiTheme="minorHAnsi" w:hAnsiTheme="minorHAnsi" w:cstheme="minorHAnsi"/>
                <w:color w:val="000000"/>
                <w:sz w:val="20"/>
                <w:szCs w:val="20"/>
              </w:rPr>
            </w:pPr>
            <w:r w:rsidRPr="00212FB2">
              <w:rPr>
                <w:rFonts w:asciiTheme="minorHAnsi" w:hAnsiTheme="minorHAnsi" w:cstheme="minorHAnsi"/>
                <w:color w:val="000000"/>
                <w:sz w:val="20"/>
                <w:szCs w:val="20"/>
              </w:rPr>
              <w:t>External</w:t>
            </w:r>
          </w:p>
        </w:tc>
        <w:tc>
          <w:tcPr>
            <w:tcW w:w="1802" w:type="dxa"/>
            <w:tcBorders>
              <w:top w:val="nil"/>
              <w:left w:val="nil"/>
              <w:bottom w:val="single" w:sz="8" w:space="0" w:color="auto"/>
              <w:right w:val="single" w:sz="8" w:space="0" w:color="auto"/>
            </w:tcBorders>
            <w:noWrap/>
            <w:vAlign w:val="center"/>
            <w:hideMark/>
          </w:tcPr>
          <w:p w14:paraId="068649F3" w14:textId="77777777" w:rsidR="00732AF2" w:rsidRPr="00212FB2" w:rsidRDefault="00732AF2" w:rsidP="007441C5">
            <w:pPr>
              <w:jc w:val="center"/>
              <w:rPr>
                <w:rFonts w:asciiTheme="minorHAnsi" w:hAnsiTheme="minorHAnsi" w:cstheme="minorHAnsi"/>
                <w:color w:val="000000"/>
                <w:sz w:val="20"/>
                <w:szCs w:val="20"/>
              </w:rPr>
            </w:pPr>
            <w:r w:rsidRPr="00212FB2">
              <w:rPr>
                <w:rFonts w:asciiTheme="minorHAnsi" w:hAnsiTheme="minorHAnsi" w:cstheme="minorHAnsi"/>
                <w:color w:val="000000"/>
                <w:sz w:val="20"/>
                <w:szCs w:val="20"/>
              </w:rPr>
              <w:t>External</w:t>
            </w:r>
          </w:p>
        </w:tc>
        <w:tc>
          <w:tcPr>
            <w:tcW w:w="1443" w:type="dxa"/>
            <w:tcBorders>
              <w:top w:val="nil"/>
              <w:left w:val="nil"/>
              <w:bottom w:val="single" w:sz="8" w:space="0" w:color="auto"/>
              <w:right w:val="single" w:sz="8" w:space="0" w:color="auto"/>
            </w:tcBorders>
          </w:tcPr>
          <w:p w14:paraId="68CFAC6B" w14:textId="77777777" w:rsidR="00732AF2" w:rsidRPr="00212FB2" w:rsidRDefault="00732AF2" w:rsidP="007441C5">
            <w:pPr>
              <w:jc w:val="center"/>
              <w:rPr>
                <w:rFonts w:asciiTheme="minorHAnsi" w:hAnsiTheme="minorHAnsi" w:cstheme="minorHAnsi"/>
                <w:color w:val="000000"/>
                <w:sz w:val="20"/>
                <w:szCs w:val="20"/>
              </w:rPr>
            </w:pPr>
            <w:r w:rsidRPr="00212FB2">
              <w:rPr>
                <w:rFonts w:asciiTheme="minorHAnsi" w:hAnsiTheme="minorHAnsi" w:cstheme="minorHAnsi"/>
                <w:color w:val="000000"/>
                <w:sz w:val="20"/>
                <w:szCs w:val="20"/>
              </w:rPr>
              <w:t>External</w:t>
            </w:r>
          </w:p>
        </w:tc>
      </w:tr>
      <w:tr w:rsidR="00732AF2" w:rsidRPr="00732AF2" w14:paraId="0562D177" w14:textId="77777777" w:rsidTr="00921EF1">
        <w:trPr>
          <w:trHeight w:val="270"/>
        </w:trPr>
        <w:tc>
          <w:tcPr>
            <w:tcW w:w="2207" w:type="dxa"/>
            <w:tcBorders>
              <w:top w:val="nil"/>
              <w:left w:val="single" w:sz="8" w:space="0" w:color="auto"/>
              <w:bottom w:val="single" w:sz="8" w:space="0" w:color="auto"/>
              <w:right w:val="single" w:sz="8" w:space="0" w:color="auto"/>
            </w:tcBorders>
            <w:noWrap/>
            <w:vAlign w:val="center"/>
            <w:hideMark/>
          </w:tcPr>
          <w:p w14:paraId="307E2F4E" w14:textId="77777777" w:rsidR="00732AF2" w:rsidRPr="005E7C0A" w:rsidRDefault="00732AF2" w:rsidP="007441C5">
            <w:pPr>
              <w:rPr>
                <w:rFonts w:asciiTheme="minorHAnsi" w:hAnsiTheme="minorHAnsi" w:cstheme="minorHAnsi"/>
                <w:b/>
                <w:bCs/>
                <w:color w:val="000000"/>
                <w:sz w:val="20"/>
                <w:szCs w:val="20"/>
              </w:rPr>
            </w:pPr>
            <w:r w:rsidRPr="005E7C0A">
              <w:rPr>
                <w:rFonts w:asciiTheme="minorHAnsi" w:hAnsiTheme="minorHAnsi" w:cstheme="minorHAnsi"/>
                <w:b/>
                <w:bCs/>
                <w:color w:val="000000"/>
                <w:sz w:val="20"/>
                <w:szCs w:val="20"/>
              </w:rPr>
              <w:t>External Fund Management Fee</w:t>
            </w:r>
          </w:p>
        </w:tc>
        <w:tc>
          <w:tcPr>
            <w:tcW w:w="2461" w:type="dxa"/>
            <w:tcBorders>
              <w:top w:val="nil"/>
              <w:left w:val="nil"/>
              <w:bottom w:val="single" w:sz="8" w:space="0" w:color="auto"/>
              <w:right w:val="single" w:sz="8" w:space="0" w:color="auto"/>
            </w:tcBorders>
            <w:noWrap/>
            <w:vAlign w:val="center"/>
            <w:hideMark/>
          </w:tcPr>
          <w:p w14:paraId="73E99B87" w14:textId="55683ADB" w:rsidR="00732AF2" w:rsidRPr="00212FB2" w:rsidRDefault="00732AF2" w:rsidP="007441C5">
            <w:pPr>
              <w:jc w:val="center"/>
              <w:rPr>
                <w:rFonts w:asciiTheme="minorHAnsi" w:hAnsiTheme="minorHAnsi" w:cstheme="minorHAnsi"/>
                <w:color w:val="000000"/>
                <w:sz w:val="20"/>
                <w:szCs w:val="20"/>
              </w:rPr>
            </w:pPr>
            <w:r w:rsidRPr="00212FB2">
              <w:rPr>
                <w:rFonts w:asciiTheme="minorHAnsi" w:hAnsiTheme="minorHAnsi" w:cstheme="minorHAnsi"/>
                <w:color w:val="000000"/>
                <w:sz w:val="20"/>
                <w:szCs w:val="20"/>
              </w:rPr>
              <w:t>0.</w:t>
            </w:r>
            <w:r w:rsidR="004048F5" w:rsidRPr="00921EF1">
              <w:rPr>
                <w:rFonts w:asciiTheme="minorHAnsi" w:hAnsiTheme="minorHAnsi" w:cstheme="minorHAnsi"/>
                <w:color w:val="000000"/>
                <w:sz w:val="20"/>
                <w:szCs w:val="20"/>
              </w:rPr>
              <w:t>45</w:t>
            </w:r>
            <w:r w:rsidRPr="00212FB2">
              <w:rPr>
                <w:rFonts w:asciiTheme="minorHAnsi" w:hAnsiTheme="minorHAnsi" w:cstheme="minorHAnsi"/>
                <w:color w:val="000000"/>
                <w:sz w:val="20"/>
                <w:szCs w:val="20"/>
              </w:rPr>
              <w:t>%</w:t>
            </w:r>
          </w:p>
        </w:tc>
        <w:tc>
          <w:tcPr>
            <w:tcW w:w="1651" w:type="dxa"/>
            <w:tcBorders>
              <w:top w:val="nil"/>
              <w:left w:val="nil"/>
              <w:bottom w:val="single" w:sz="8" w:space="0" w:color="auto"/>
              <w:right w:val="single" w:sz="8" w:space="0" w:color="auto"/>
            </w:tcBorders>
            <w:vAlign w:val="center"/>
            <w:hideMark/>
          </w:tcPr>
          <w:p w14:paraId="640072DE" w14:textId="77777777" w:rsidR="00732AF2" w:rsidRPr="00212FB2" w:rsidRDefault="00732AF2" w:rsidP="007441C5">
            <w:pPr>
              <w:jc w:val="center"/>
              <w:rPr>
                <w:rFonts w:asciiTheme="minorHAnsi" w:hAnsiTheme="minorHAnsi" w:cstheme="minorHAnsi"/>
                <w:color w:val="000000"/>
                <w:sz w:val="20"/>
                <w:szCs w:val="20"/>
              </w:rPr>
            </w:pPr>
            <w:r w:rsidRPr="00212FB2">
              <w:rPr>
                <w:rFonts w:asciiTheme="minorHAnsi" w:hAnsiTheme="minorHAnsi" w:cstheme="minorHAnsi"/>
                <w:color w:val="000000"/>
                <w:sz w:val="20"/>
                <w:szCs w:val="20"/>
              </w:rPr>
              <w:t>0.22%</w:t>
            </w:r>
          </w:p>
        </w:tc>
        <w:tc>
          <w:tcPr>
            <w:tcW w:w="1802" w:type="dxa"/>
            <w:tcBorders>
              <w:top w:val="nil"/>
              <w:left w:val="nil"/>
              <w:bottom w:val="single" w:sz="8" w:space="0" w:color="auto"/>
              <w:right w:val="single" w:sz="8" w:space="0" w:color="auto"/>
            </w:tcBorders>
            <w:noWrap/>
            <w:vAlign w:val="center"/>
            <w:hideMark/>
          </w:tcPr>
          <w:p w14:paraId="00438CFD" w14:textId="77777777" w:rsidR="00732AF2" w:rsidRPr="00212FB2" w:rsidRDefault="00732AF2" w:rsidP="007441C5">
            <w:pPr>
              <w:jc w:val="center"/>
              <w:rPr>
                <w:rFonts w:asciiTheme="minorHAnsi" w:hAnsiTheme="minorHAnsi" w:cstheme="minorHAnsi"/>
                <w:color w:val="000000"/>
                <w:sz w:val="20"/>
                <w:szCs w:val="20"/>
              </w:rPr>
            </w:pPr>
            <w:r w:rsidRPr="00212FB2">
              <w:rPr>
                <w:rFonts w:asciiTheme="minorHAnsi" w:hAnsiTheme="minorHAnsi" w:cstheme="minorHAnsi"/>
                <w:color w:val="000000"/>
                <w:sz w:val="20"/>
                <w:szCs w:val="20"/>
              </w:rPr>
              <w:t>0.27%</w:t>
            </w:r>
          </w:p>
        </w:tc>
        <w:tc>
          <w:tcPr>
            <w:tcW w:w="1443" w:type="dxa"/>
            <w:tcBorders>
              <w:top w:val="nil"/>
              <w:left w:val="nil"/>
              <w:bottom w:val="single" w:sz="8" w:space="0" w:color="auto"/>
              <w:right w:val="single" w:sz="8" w:space="0" w:color="auto"/>
            </w:tcBorders>
            <w:vAlign w:val="center"/>
          </w:tcPr>
          <w:p w14:paraId="3A846D53" w14:textId="77777777" w:rsidR="00732AF2" w:rsidRPr="00212FB2" w:rsidRDefault="00732AF2" w:rsidP="004B4EED">
            <w:pPr>
              <w:jc w:val="center"/>
              <w:rPr>
                <w:rFonts w:asciiTheme="minorHAnsi" w:hAnsiTheme="minorHAnsi" w:cstheme="minorHAnsi"/>
                <w:color w:val="000000"/>
                <w:sz w:val="20"/>
                <w:szCs w:val="20"/>
              </w:rPr>
            </w:pPr>
            <w:r w:rsidRPr="00212FB2">
              <w:rPr>
                <w:rFonts w:asciiTheme="minorHAnsi" w:hAnsiTheme="minorHAnsi" w:cstheme="minorHAnsi"/>
                <w:color w:val="000000" w:themeColor="text1"/>
                <w:sz w:val="20"/>
                <w:szCs w:val="20"/>
              </w:rPr>
              <w:t>0.16%</w:t>
            </w:r>
          </w:p>
        </w:tc>
      </w:tr>
      <w:tr w:rsidR="00732AF2" w:rsidRPr="00E82EE5" w14:paraId="2C9A1CF2" w14:textId="77777777" w:rsidTr="00921EF1">
        <w:trPr>
          <w:trHeight w:val="270"/>
        </w:trPr>
        <w:tc>
          <w:tcPr>
            <w:tcW w:w="2207" w:type="dxa"/>
            <w:tcBorders>
              <w:top w:val="nil"/>
              <w:left w:val="single" w:sz="8" w:space="0" w:color="auto"/>
              <w:bottom w:val="single" w:sz="8" w:space="0" w:color="auto"/>
              <w:right w:val="single" w:sz="8" w:space="0" w:color="auto"/>
            </w:tcBorders>
            <w:noWrap/>
            <w:vAlign w:val="center"/>
            <w:hideMark/>
          </w:tcPr>
          <w:p w14:paraId="3B0A6898" w14:textId="77777777" w:rsidR="00732AF2" w:rsidRPr="005E7C0A" w:rsidRDefault="00732AF2" w:rsidP="007441C5">
            <w:pPr>
              <w:rPr>
                <w:rFonts w:asciiTheme="minorHAnsi" w:hAnsiTheme="minorHAnsi" w:cstheme="minorHAnsi"/>
                <w:b/>
                <w:bCs/>
                <w:color w:val="000000"/>
                <w:sz w:val="20"/>
                <w:szCs w:val="20"/>
              </w:rPr>
            </w:pPr>
            <w:r w:rsidRPr="005E7C0A">
              <w:rPr>
                <w:rFonts w:asciiTheme="minorHAnsi" w:hAnsiTheme="minorHAnsi" w:cstheme="minorHAnsi"/>
                <w:b/>
                <w:bCs/>
                <w:color w:val="000000"/>
                <w:sz w:val="20"/>
                <w:szCs w:val="20"/>
              </w:rPr>
              <w:t>Fund ISIN</w:t>
            </w:r>
          </w:p>
        </w:tc>
        <w:tc>
          <w:tcPr>
            <w:tcW w:w="2461" w:type="dxa"/>
            <w:tcBorders>
              <w:top w:val="nil"/>
              <w:left w:val="nil"/>
              <w:bottom w:val="single" w:sz="8" w:space="0" w:color="auto"/>
              <w:right w:val="single" w:sz="8" w:space="0" w:color="auto"/>
            </w:tcBorders>
            <w:noWrap/>
            <w:vAlign w:val="center"/>
            <w:hideMark/>
          </w:tcPr>
          <w:p w14:paraId="195B690F" w14:textId="1AA6D9F3" w:rsidR="00732AF2" w:rsidRPr="00212FB2" w:rsidRDefault="00A7551B" w:rsidP="007441C5">
            <w:pPr>
              <w:jc w:val="center"/>
              <w:rPr>
                <w:rFonts w:asciiTheme="minorHAnsi" w:hAnsiTheme="minorHAnsi" w:cstheme="minorHAnsi"/>
                <w:color w:val="000000"/>
                <w:sz w:val="20"/>
                <w:szCs w:val="20"/>
              </w:rPr>
            </w:pPr>
            <w:r w:rsidRPr="00921EF1">
              <w:rPr>
                <w:rFonts w:asciiTheme="minorHAnsi" w:hAnsiTheme="minorHAnsi" w:cstheme="minorHAnsi"/>
                <w:color w:val="000000"/>
                <w:sz w:val="20"/>
                <w:szCs w:val="20"/>
              </w:rPr>
              <w:t>LU</w:t>
            </w:r>
            <w:r w:rsidR="00D66AFA" w:rsidRPr="00921EF1">
              <w:rPr>
                <w:rFonts w:asciiTheme="minorHAnsi" w:hAnsiTheme="minorHAnsi" w:cstheme="minorHAnsi"/>
                <w:color w:val="000000"/>
                <w:sz w:val="20"/>
                <w:szCs w:val="20"/>
              </w:rPr>
              <w:t>2437558831</w:t>
            </w:r>
          </w:p>
        </w:tc>
        <w:tc>
          <w:tcPr>
            <w:tcW w:w="1651" w:type="dxa"/>
            <w:tcBorders>
              <w:top w:val="nil"/>
              <w:left w:val="nil"/>
              <w:bottom w:val="single" w:sz="8" w:space="0" w:color="auto"/>
              <w:right w:val="single" w:sz="8" w:space="0" w:color="auto"/>
            </w:tcBorders>
            <w:vAlign w:val="center"/>
            <w:hideMark/>
          </w:tcPr>
          <w:p w14:paraId="62DA361F" w14:textId="77777777" w:rsidR="00732AF2" w:rsidRPr="00212FB2" w:rsidRDefault="00732AF2" w:rsidP="007441C5">
            <w:pPr>
              <w:jc w:val="center"/>
              <w:rPr>
                <w:rFonts w:asciiTheme="minorHAnsi" w:hAnsiTheme="minorHAnsi" w:cstheme="minorHAnsi"/>
                <w:color w:val="000000"/>
                <w:sz w:val="20"/>
                <w:szCs w:val="20"/>
              </w:rPr>
            </w:pPr>
            <w:r w:rsidRPr="00212FB2">
              <w:rPr>
                <w:rFonts w:asciiTheme="minorHAnsi" w:hAnsiTheme="minorHAnsi" w:cstheme="minorHAnsi"/>
                <w:color w:val="000000"/>
                <w:sz w:val="20"/>
                <w:szCs w:val="20"/>
              </w:rPr>
              <w:t>LU1328247389</w:t>
            </w:r>
          </w:p>
        </w:tc>
        <w:tc>
          <w:tcPr>
            <w:tcW w:w="1802" w:type="dxa"/>
            <w:tcBorders>
              <w:top w:val="nil"/>
              <w:left w:val="nil"/>
              <w:bottom w:val="single" w:sz="8" w:space="0" w:color="auto"/>
              <w:right w:val="single" w:sz="8" w:space="0" w:color="auto"/>
            </w:tcBorders>
            <w:noWrap/>
            <w:vAlign w:val="center"/>
            <w:hideMark/>
          </w:tcPr>
          <w:p w14:paraId="685B1CA6" w14:textId="77777777" w:rsidR="00732AF2" w:rsidRPr="00212FB2" w:rsidRDefault="00732AF2" w:rsidP="007441C5">
            <w:pPr>
              <w:jc w:val="center"/>
              <w:rPr>
                <w:rFonts w:asciiTheme="minorHAnsi" w:hAnsiTheme="minorHAnsi" w:cstheme="minorHAnsi"/>
                <w:color w:val="000000"/>
                <w:sz w:val="20"/>
                <w:szCs w:val="20"/>
              </w:rPr>
            </w:pPr>
            <w:r w:rsidRPr="00212FB2">
              <w:rPr>
                <w:rFonts w:asciiTheme="minorHAnsi" w:hAnsiTheme="minorHAnsi" w:cstheme="minorHAnsi"/>
                <w:color w:val="000000"/>
                <w:sz w:val="20"/>
                <w:szCs w:val="20"/>
              </w:rPr>
              <w:t>LU2190101332</w:t>
            </w:r>
          </w:p>
        </w:tc>
        <w:tc>
          <w:tcPr>
            <w:tcW w:w="1443" w:type="dxa"/>
            <w:tcBorders>
              <w:top w:val="nil"/>
              <w:left w:val="nil"/>
              <w:bottom w:val="single" w:sz="8" w:space="0" w:color="auto"/>
              <w:right w:val="single" w:sz="8" w:space="0" w:color="auto"/>
            </w:tcBorders>
          </w:tcPr>
          <w:p w14:paraId="0A6700E6" w14:textId="77777777" w:rsidR="00732AF2" w:rsidRPr="00212FB2" w:rsidRDefault="00732AF2" w:rsidP="007441C5">
            <w:pPr>
              <w:jc w:val="center"/>
              <w:rPr>
                <w:rFonts w:asciiTheme="minorHAnsi" w:hAnsiTheme="minorHAnsi" w:cstheme="minorHAnsi"/>
                <w:color w:val="000000"/>
                <w:sz w:val="20"/>
                <w:szCs w:val="20"/>
              </w:rPr>
            </w:pPr>
            <w:r w:rsidRPr="00212FB2">
              <w:rPr>
                <w:rFonts w:asciiTheme="minorHAnsi" w:hAnsiTheme="minorHAnsi" w:cstheme="minorHAnsi"/>
                <w:color w:val="000000"/>
                <w:sz w:val="20"/>
                <w:szCs w:val="20"/>
              </w:rPr>
              <w:t>LU2575878199</w:t>
            </w:r>
          </w:p>
        </w:tc>
      </w:tr>
    </w:tbl>
    <w:p w14:paraId="5E6DDE57" w14:textId="77777777" w:rsidR="00382B12" w:rsidRDefault="00382B12" w:rsidP="00B46C2C">
      <w:pPr>
        <w:pStyle w:val="i"/>
        <w:ind w:left="0" w:firstLine="0"/>
        <w:rPr>
          <w:rFonts w:asciiTheme="minorHAnsi" w:hAnsiTheme="minorHAnsi" w:cstheme="minorHAnsi"/>
          <w:b/>
          <w:bCs/>
          <w:sz w:val="20"/>
        </w:rPr>
      </w:pPr>
    </w:p>
    <w:p w14:paraId="5E0C2858" w14:textId="77777777" w:rsidR="00382B12" w:rsidRDefault="00382B12" w:rsidP="00B46C2C">
      <w:pPr>
        <w:pStyle w:val="i"/>
        <w:ind w:left="0" w:firstLine="0"/>
        <w:rPr>
          <w:rFonts w:asciiTheme="minorHAnsi" w:hAnsiTheme="minorHAnsi" w:cstheme="minorHAnsi"/>
          <w:b/>
          <w:bCs/>
          <w:sz w:val="20"/>
        </w:rPr>
      </w:pPr>
    </w:p>
    <w:p w14:paraId="1EC54189" w14:textId="77777777" w:rsidR="00623350" w:rsidRDefault="00623350" w:rsidP="00623350">
      <w:pPr>
        <w:pStyle w:val="i"/>
        <w:ind w:left="0" w:firstLine="0"/>
        <w:rPr>
          <w:sz w:val="20"/>
        </w:rPr>
      </w:pPr>
    </w:p>
    <w:tbl>
      <w:tblPr>
        <w:tblW w:w="9140" w:type="dxa"/>
        <w:tblLook w:val="04A0" w:firstRow="1" w:lastRow="0" w:firstColumn="1" w:lastColumn="0" w:noHBand="0" w:noVBand="1"/>
      </w:tblPr>
      <w:tblGrid>
        <w:gridCol w:w="2020"/>
        <w:gridCol w:w="2560"/>
        <w:gridCol w:w="2440"/>
        <w:gridCol w:w="2120"/>
      </w:tblGrid>
      <w:tr w:rsidR="00623350" w14:paraId="12784CCC" w14:textId="77777777" w:rsidTr="00623F46">
        <w:trPr>
          <w:trHeight w:val="270"/>
        </w:trPr>
        <w:tc>
          <w:tcPr>
            <w:tcW w:w="2020" w:type="dxa"/>
            <w:tcBorders>
              <w:top w:val="single" w:sz="8" w:space="0" w:color="auto"/>
              <w:left w:val="single" w:sz="8" w:space="0" w:color="auto"/>
              <w:bottom w:val="single" w:sz="8" w:space="0" w:color="auto"/>
              <w:right w:val="single" w:sz="8" w:space="0" w:color="auto"/>
            </w:tcBorders>
            <w:noWrap/>
            <w:vAlign w:val="center"/>
            <w:hideMark/>
          </w:tcPr>
          <w:p w14:paraId="106FF0C0" w14:textId="77777777" w:rsidR="00623350" w:rsidRDefault="00623350" w:rsidP="00623F46">
            <w:pPr>
              <w:rPr>
                <w:rFonts w:ascii="Calibri" w:hAnsi="Calibri" w:cs="Calibri"/>
                <w:b/>
                <w:bCs/>
                <w:color w:val="000000"/>
                <w:sz w:val="20"/>
                <w:szCs w:val="20"/>
                <w:lang w:val="en-US" w:eastAsia="en-US"/>
              </w:rPr>
            </w:pPr>
            <w:r>
              <w:rPr>
                <w:rFonts w:ascii="Calibri" w:hAnsi="Calibri" w:cs="Calibri"/>
                <w:b/>
                <w:bCs/>
                <w:color w:val="000000"/>
                <w:sz w:val="20"/>
                <w:szCs w:val="20"/>
              </w:rPr>
              <w:t>Fund Name</w:t>
            </w:r>
          </w:p>
        </w:tc>
        <w:tc>
          <w:tcPr>
            <w:tcW w:w="2560" w:type="dxa"/>
            <w:tcBorders>
              <w:top w:val="single" w:sz="8" w:space="0" w:color="auto"/>
              <w:left w:val="nil"/>
              <w:bottom w:val="single" w:sz="8" w:space="0" w:color="auto"/>
              <w:right w:val="single" w:sz="8" w:space="0" w:color="auto"/>
            </w:tcBorders>
            <w:noWrap/>
            <w:vAlign w:val="center"/>
            <w:hideMark/>
          </w:tcPr>
          <w:p w14:paraId="3173B045" w14:textId="77777777" w:rsidR="00623350" w:rsidRDefault="00623350" w:rsidP="00623F46">
            <w:pPr>
              <w:jc w:val="center"/>
              <w:rPr>
                <w:rFonts w:ascii="Calibri" w:hAnsi="Calibri" w:cs="Calibri"/>
                <w:color w:val="000000"/>
                <w:sz w:val="20"/>
                <w:szCs w:val="20"/>
              </w:rPr>
            </w:pPr>
            <w:r>
              <w:rPr>
                <w:rFonts w:ascii="Calibri" w:hAnsi="Calibri" w:cs="Calibri"/>
                <w:color w:val="000000"/>
                <w:sz w:val="20"/>
                <w:szCs w:val="20"/>
              </w:rPr>
              <w:t>HSBC Euro Stoxx 50 UCITS ETF</w:t>
            </w:r>
          </w:p>
        </w:tc>
        <w:tc>
          <w:tcPr>
            <w:tcW w:w="2440" w:type="dxa"/>
            <w:tcBorders>
              <w:top w:val="single" w:sz="8" w:space="0" w:color="auto"/>
              <w:left w:val="nil"/>
              <w:bottom w:val="single" w:sz="8" w:space="0" w:color="auto"/>
              <w:right w:val="single" w:sz="8" w:space="0" w:color="auto"/>
            </w:tcBorders>
            <w:noWrap/>
            <w:vAlign w:val="center"/>
            <w:hideMark/>
          </w:tcPr>
          <w:p w14:paraId="3E3E1B96" w14:textId="77777777" w:rsidR="00623350" w:rsidRDefault="00623350" w:rsidP="00623F46">
            <w:pPr>
              <w:jc w:val="center"/>
              <w:rPr>
                <w:rFonts w:ascii="Calibri" w:hAnsi="Calibri" w:cs="Calibri"/>
                <w:color w:val="000000"/>
                <w:sz w:val="20"/>
                <w:szCs w:val="20"/>
              </w:rPr>
            </w:pPr>
            <w:r>
              <w:rPr>
                <w:rFonts w:ascii="Calibri" w:hAnsi="Calibri" w:cs="Calibri"/>
                <w:color w:val="000000"/>
                <w:sz w:val="20"/>
                <w:szCs w:val="20"/>
              </w:rPr>
              <w:t>HSBC MSCI World UCITS ETF</w:t>
            </w:r>
          </w:p>
        </w:tc>
        <w:tc>
          <w:tcPr>
            <w:tcW w:w="2120" w:type="dxa"/>
            <w:tcBorders>
              <w:top w:val="single" w:sz="8" w:space="0" w:color="auto"/>
              <w:left w:val="nil"/>
              <w:bottom w:val="single" w:sz="8" w:space="0" w:color="auto"/>
              <w:right w:val="single" w:sz="8" w:space="0" w:color="auto"/>
            </w:tcBorders>
            <w:noWrap/>
            <w:vAlign w:val="center"/>
            <w:hideMark/>
          </w:tcPr>
          <w:p w14:paraId="6FB51F22" w14:textId="77777777" w:rsidR="00623350" w:rsidRDefault="00623350" w:rsidP="00623F46">
            <w:pPr>
              <w:jc w:val="center"/>
              <w:rPr>
                <w:rFonts w:ascii="Calibri" w:hAnsi="Calibri" w:cs="Calibri"/>
                <w:color w:val="000000"/>
                <w:sz w:val="20"/>
                <w:szCs w:val="20"/>
              </w:rPr>
            </w:pPr>
            <w:r>
              <w:rPr>
                <w:rFonts w:ascii="Calibri" w:hAnsi="Calibri" w:cs="Calibri"/>
                <w:color w:val="000000"/>
                <w:sz w:val="20"/>
                <w:szCs w:val="20"/>
              </w:rPr>
              <w:t>HSBC S&amp;P 500 UCITS ETF</w:t>
            </w:r>
          </w:p>
        </w:tc>
      </w:tr>
      <w:tr w:rsidR="00623350" w14:paraId="791931A2" w14:textId="77777777" w:rsidTr="00623F46">
        <w:trPr>
          <w:trHeight w:val="270"/>
        </w:trPr>
        <w:tc>
          <w:tcPr>
            <w:tcW w:w="2020" w:type="dxa"/>
            <w:tcBorders>
              <w:top w:val="nil"/>
              <w:left w:val="single" w:sz="8" w:space="0" w:color="auto"/>
              <w:bottom w:val="single" w:sz="8" w:space="0" w:color="auto"/>
              <w:right w:val="single" w:sz="8" w:space="0" w:color="auto"/>
            </w:tcBorders>
            <w:noWrap/>
            <w:vAlign w:val="center"/>
            <w:hideMark/>
          </w:tcPr>
          <w:p w14:paraId="2C26E1E3" w14:textId="77777777" w:rsidR="00623350" w:rsidRDefault="00623350" w:rsidP="00623F46">
            <w:pPr>
              <w:rPr>
                <w:rFonts w:ascii="Calibri" w:hAnsi="Calibri" w:cs="Calibri"/>
                <w:b/>
                <w:bCs/>
                <w:color w:val="000000"/>
                <w:sz w:val="20"/>
                <w:szCs w:val="20"/>
              </w:rPr>
            </w:pPr>
            <w:r>
              <w:rPr>
                <w:rFonts w:ascii="Calibri" w:hAnsi="Calibri" w:cs="Calibri"/>
                <w:b/>
                <w:bCs/>
                <w:color w:val="000000"/>
                <w:sz w:val="20"/>
                <w:szCs w:val="20"/>
              </w:rPr>
              <w:t>Fund Type</w:t>
            </w:r>
          </w:p>
        </w:tc>
        <w:tc>
          <w:tcPr>
            <w:tcW w:w="2560" w:type="dxa"/>
            <w:tcBorders>
              <w:top w:val="nil"/>
              <w:left w:val="nil"/>
              <w:bottom w:val="single" w:sz="8" w:space="0" w:color="auto"/>
              <w:right w:val="single" w:sz="8" w:space="0" w:color="auto"/>
            </w:tcBorders>
            <w:noWrap/>
            <w:vAlign w:val="center"/>
            <w:hideMark/>
          </w:tcPr>
          <w:p w14:paraId="6AB488A5" w14:textId="77777777" w:rsidR="00623350" w:rsidRDefault="00623350" w:rsidP="00623F46">
            <w:pPr>
              <w:jc w:val="center"/>
              <w:rPr>
                <w:rFonts w:ascii="Calibri" w:hAnsi="Calibri" w:cs="Calibri"/>
                <w:color w:val="000000"/>
                <w:sz w:val="20"/>
                <w:szCs w:val="20"/>
              </w:rPr>
            </w:pPr>
            <w:r>
              <w:rPr>
                <w:rFonts w:ascii="Calibri" w:hAnsi="Calibri" w:cs="Calibri"/>
                <w:color w:val="000000"/>
                <w:sz w:val="20"/>
                <w:szCs w:val="20"/>
              </w:rPr>
              <w:t>External</w:t>
            </w:r>
          </w:p>
        </w:tc>
        <w:tc>
          <w:tcPr>
            <w:tcW w:w="2440" w:type="dxa"/>
            <w:tcBorders>
              <w:top w:val="nil"/>
              <w:left w:val="nil"/>
              <w:bottom w:val="single" w:sz="8" w:space="0" w:color="auto"/>
              <w:right w:val="single" w:sz="8" w:space="0" w:color="auto"/>
            </w:tcBorders>
            <w:noWrap/>
            <w:vAlign w:val="center"/>
            <w:hideMark/>
          </w:tcPr>
          <w:p w14:paraId="2AEB1136" w14:textId="77777777" w:rsidR="00623350" w:rsidRDefault="00623350" w:rsidP="00623F46">
            <w:pPr>
              <w:jc w:val="center"/>
              <w:rPr>
                <w:rFonts w:ascii="Calibri" w:hAnsi="Calibri" w:cs="Calibri"/>
                <w:color w:val="000000"/>
                <w:sz w:val="20"/>
                <w:szCs w:val="20"/>
              </w:rPr>
            </w:pPr>
            <w:r>
              <w:rPr>
                <w:rFonts w:ascii="Calibri" w:hAnsi="Calibri" w:cs="Calibri"/>
                <w:color w:val="000000"/>
                <w:sz w:val="20"/>
                <w:szCs w:val="20"/>
              </w:rPr>
              <w:t>External</w:t>
            </w:r>
          </w:p>
        </w:tc>
        <w:tc>
          <w:tcPr>
            <w:tcW w:w="2120" w:type="dxa"/>
            <w:tcBorders>
              <w:top w:val="nil"/>
              <w:left w:val="nil"/>
              <w:bottom w:val="single" w:sz="8" w:space="0" w:color="auto"/>
              <w:right w:val="single" w:sz="8" w:space="0" w:color="auto"/>
            </w:tcBorders>
            <w:noWrap/>
            <w:vAlign w:val="center"/>
            <w:hideMark/>
          </w:tcPr>
          <w:p w14:paraId="17001458" w14:textId="77777777" w:rsidR="00623350" w:rsidRDefault="00623350" w:rsidP="00623F46">
            <w:pPr>
              <w:jc w:val="center"/>
              <w:rPr>
                <w:rFonts w:ascii="Calibri" w:hAnsi="Calibri" w:cs="Calibri"/>
                <w:color w:val="000000"/>
                <w:sz w:val="20"/>
                <w:szCs w:val="20"/>
              </w:rPr>
            </w:pPr>
            <w:r>
              <w:rPr>
                <w:rFonts w:ascii="Calibri" w:hAnsi="Calibri" w:cs="Calibri"/>
                <w:color w:val="000000"/>
                <w:sz w:val="20"/>
                <w:szCs w:val="20"/>
              </w:rPr>
              <w:t>External</w:t>
            </w:r>
          </w:p>
        </w:tc>
      </w:tr>
      <w:tr w:rsidR="00623350" w14:paraId="31055D4D" w14:textId="77777777" w:rsidTr="00623F46">
        <w:trPr>
          <w:trHeight w:val="525"/>
        </w:trPr>
        <w:tc>
          <w:tcPr>
            <w:tcW w:w="2020" w:type="dxa"/>
            <w:tcBorders>
              <w:top w:val="nil"/>
              <w:left w:val="single" w:sz="8" w:space="0" w:color="auto"/>
              <w:bottom w:val="single" w:sz="8" w:space="0" w:color="auto"/>
              <w:right w:val="single" w:sz="8" w:space="0" w:color="auto"/>
            </w:tcBorders>
            <w:vAlign w:val="center"/>
            <w:hideMark/>
          </w:tcPr>
          <w:p w14:paraId="5692007F" w14:textId="77777777" w:rsidR="00623350" w:rsidRDefault="00623350" w:rsidP="00623F46">
            <w:pPr>
              <w:rPr>
                <w:rFonts w:ascii="Calibri" w:hAnsi="Calibri" w:cs="Calibri"/>
                <w:b/>
                <w:bCs/>
                <w:color w:val="000000"/>
                <w:sz w:val="20"/>
                <w:szCs w:val="20"/>
              </w:rPr>
            </w:pPr>
            <w:r>
              <w:rPr>
                <w:rFonts w:ascii="Calibri" w:hAnsi="Calibri" w:cs="Calibri"/>
                <w:b/>
                <w:bCs/>
                <w:color w:val="000000"/>
                <w:sz w:val="20"/>
                <w:szCs w:val="20"/>
              </w:rPr>
              <w:t>External Fund Management Fee</w:t>
            </w:r>
          </w:p>
        </w:tc>
        <w:tc>
          <w:tcPr>
            <w:tcW w:w="2560" w:type="dxa"/>
            <w:tcBorders>
              <w:top w:val="nil"/>
              <w:left w:val="nil"/>
              <w:bottom w:val="single" w:sz="8" w:space="0" w:color="auto"/>
              <w:right w:val="single" w:sz="8" w:space="0" w:color="auto"/>
            </w:tcBorders>
            <w:noWrap/>
            <w:vAlign w:val="center"/>
            <w:hideMark/>
          </w:tcPr>
          <w:p w14:paraId="3A29F0AA" w14:textId="77777777" w:rsidR="00623350" w:rsidRDefault="00623350" w:rsidP="00623F46">
            <w:pPr>
              <w:jc w:val="center"/>
              <w:rPr>
                <w:rFonts w:ascii="Calibri" w:hAnsi="Calibri" w:cs="Calibri"/>
                <w:color w:val="000000"/>
                <w:sz w:val="20"/>
                <w:szCs w:val="20"/>
              </w:rPr>
            </w:pPr>
            <w:r>
              <w:rPr>
                <w:rFonts w:ascii="Calibri" w:hAnsi="Calibri" w:cs="Calibri"/>
                <w:color w:val="000000"/>
                <w:sz w:val="20"/>
                <w:szCs w:val="20"/>
              </w:rPr>
              <w:t>0.05%</w:t>
            </w:r>
          </w:p>
        </w:tc>
        <w:tc>
          <w:tcPr>
            <w:tcW w:w="2440" w:type="dxa"/>
            <w:tcBorders>
              <w:top w:val="nil"/>
              <w:left w:val="nil"/>
              <w:bottom w:val="single" w:sz="8" w:space="0" w:color="auto"/>
              <w:right w:val="single" w:sz="8" w:space="0" w:color="auto"/>
            </w:tcBorders>
            <w:noWrap/>
            <w:vAlign w:val="center"/>
            <w:hideMark/>
          </w:tcPr>
          <w:p w14:paraId="76026C24" w14:textId="77777777" w:rsidR="00623350" w:rsidRDefault="00623350" w:rsidP="00623F46">
            <w:pPr>
              <w:jc w:val="center"/>
              <w:rPr>
                <w:rFonts w:ascii="Calibri" w:hAnsi="Calibri" w:cs="Calibri"/>
                <w:color w:val="000000"/>
                <w:sz w:val="20"/>
                <w:szCs w:val="20"/>
              </w:rPr>
            </w:pPr>
            <w:r>
              <w:rPr>
                <w:rFonts w:ascii="Calibri" w:hAnsi="Calibri" w:cs="Calibri"/>
                <w:color w:val="000000"/>
                <w:sz w:val="20"/>
                <w:szCs w:val="20"/>
              </w:rPr>
              <w:t>0.15%</w:t>
            </w:r>
          </w:p>
        </w:tc>
        <w:tc>
          <w:tcPr>
            <w:tcW w:w="2120" w:type="dxa"/>
            <w:tcBorders>
              <w:top w:val="nil"/>
              <w:left w:val="nil"/>
              <w:bottom w:val="single" w:sz="8" w:space="0" w:color="auto"/>
              <w:right w:val="single" w:sz="8" w:space="0" w:color="auto"/>
            </w:tcBorders>
            <w:noWrap/>
            <w:vAlign w:val="center"/>
            <w:hideMark/>
          </w:tcPr>
          <w:p w14:paraId="55FB9EBB" w14:textId="77777777" w:rsidR="00623350" w:rsidRDefault="00623350" w:rsidP="00623F46">
            <w:pPr>
              <w:jc w:val="center"/>
              <w:rPr>
                <w:rFonts w:ascii="Calibri" w:hAnsi="Calibri" w:cs="Calibri"/>
                <w:color w:val="000000"/>
                <w:sz w:val="20"/>
                <w:szCs w:val="20"/>
              </w:rPr>
            </w:pPr>
            <w:r>
              <w:rPr>
                <w:rFonts w:ascii="Calibri" w:hAnsi="Calibri" w:cs="Calibri"/>
                <w:color w:val="000000"/>
                <w:sz w:val="20"/>
                <w:szCs w:val="20"/>
              </w:rPr>
              <w:t>0.09%</w:t>
            </w:r>
          </w:p>
        </w:tc>
      </w:tr>
      <w:tr w:rsidR="00623350" w14:paraId="1E7D05EF" w14:textId="77777777" w:rsidTr="00623F46">
        <w:trPr>
          <w:trHeight w:val="270"/>
        </w:trPr>
        <w:tc>
          <w:tcPr>
            <w:tcW w:w="2020" w:type="dxa"/>
            <w:tcBorders>
              <w:top w:val="nil"/>
              <w:left w:val="single" w:sz="8" w:space="0" w:color="auto"/>
              <w:bottom w:val="single" w:sz="8" w:space="0" w:color="auto"/>
              <w:right w:val="single" w:sz="8" w:space="0" w:color="auto"/>
            </w:tcBorders>
            <w:noWrap/>
            <w:vAlign w:val="center"/>
            <w:hideMark/>
          </w:tcPr>
          <w:p w14:paraId="35D925FF" w14:textId="77777777" w:rsidR="00623350" w:rsidRDefault="00623350" w:rsidP="00623F46">
            <w:pPr>
              <w:rPr>
                <w:rFonts w:ascii="Calibri" w:hAnsi="Calibri" w:cs="Calibri"/>
                <w:b/>
                <w:bCs/>
                <w:color w:val="000000"/>
                <w:sz w:val="20"/>
                <w:szCs w:val="20"/>
              </w:rPr>
            </w:pPr>
            <w:r>
              <w:rPr>
                <w:rFonts w:ascii="Calibri" w:hAnsi="Calibri" w:cs="Calibri"/>
                <w:b/>
                <w:bCs/>
                <w:color w:val="000000"/>
                <w:sz w:val="20"/>
                <w:szCs w:val="20"/>
              </w:rPr>
              <w:t>Base Currency</w:t>
            </w:r>
          </w:p>
        </w:tc>
        <w:tc>
          <w:tcPr>
            <w:tcW w:w="2560" w:type="dxa"/>
            <w:tcBorders>
              <w:top w:val="nil"/>
              <w:left w:val="nil"/>
              <w:bottom w:val="single" w:sz="8" w:space="0" w:color="auto"/>
              <w:right w:val="single" w:sz="8" w:space="0" w:color="auto"/>
            </w:tcBorders>
            <w:noWrap/>
            <w:vAlign w:val="center"/>
            <w:hideMark/>
          </w:tcPr>
          <w:p w14:paraId="66936500" w14:textId="77777777" w:rsidR="00623350" w:rsidRDefault="00623350" w:rsidP="00623F46">
            <w:pPr>
              <w:jc w:val="center"/>
              <w:rPr>
                <w:rFonts w:ascii="Calibri" w:hAnsi="Calibri" w:cs="Calibri"/>
                <w:color w:val="000000"/>
                <w:sz w:val="20"/>
                <w:szCs w:val="20"/>
              </w:rPr>
            </w:pPr>
            <w:r>
              <w:rPr>
                <w:rFonts w:ascii="Calibri" w:hAnsi="Calibri" w:cs="Calibri"/>
                <w:color w:val="000000"/>
                <w:sz w:val="20"/>
                <w:szCs w:val="20"/>
              </w:rPr>
              <w:t>Euro</w:t>
            </w:r>
          </w:p>
        </w:tc>
        <w:tc>
          <w:tcPr>
            <w:tcW w:w="2440" w:type="dxa"/>
            <w:tcBorders>
              <w:top w:val="nil"/>
              <w:left w:val="nil"/>
              <w:bottom w:val="single" w:sz="8" w:space="0" w:color="auto"/>
              <w:right w:val="single" w:sz="8" w:space="0" w:color="auto"/>
            </w:tcBorders>
            <w:noWrap/>
            <w:vAlign w:val="center"/>
            <w:hideMark/>
          </w:tcPr>
          <w:p w14:paraId="3F96A823" w14:textId="77777777" w:rsidR="00623350" w:rsidRDefault="00623350" w:rsidP="00623F46">
            <w:pPr>
              <w:jc w:val="center"/>
              <w:rPr>
                <w:rFonts w:ascii="Calibri" w:hAnsi="Calibri" w:cs="Calibri"/>
                <w:color w:val="000000"/>
                <w:sz w:val="20"/>
                <w:szCs w:val="20"/>
              </w:rPr>
            </w:pPr>
            <w:r>
              <w:rPr>
                <w:rFonts w:ascii="Calibri" w:hAnsi="Calibri" w:cs="Calibri"/>
                <w:color w:val="000000"/>
                <w:sz w:val="20"/>
                <w:szCs w:val="20"/>
              </w:rPr>
              <w:t>USD</w:t>
            </w:r>
          </w:p>
        </w:tc>
        <w:tc>
          <w:tcPr>
            <w:tcW w:w="2120" w:type="dxa"/>
            <w:tcBorders>
              <w:top w:val="nil"/>
              <w:left w:val="nil"/>
              <w:bottom w:val="single" w:sz="8" w:space="0" w:color="auto"/>
              <w:right w:val="single" w:sz="8" w:space="0" w:color="auto"/>
            </w:tcBorders>
            <w:noWrap/>
            <w:vAlign w:val="center"/>
            <w:hideMark/>
          </w:tcPr>
          <w:p w14:paraId="11BD1937" w14:textId="77777777" w:rsidR="00623350" w:rsidRDefault="00623350" w:rsidP="00623F46">
            <w:pPr>
              <w:jc w:val="center"/>
              <w:rPr>
                <w:rFonts w:ascii="Calibri" w:hAnsi="Calibri" w:cs="Calibri"/>
                <w:color w:val="000000"/>
                <w:sz w:val="20"/>
                <w:szCs w:val="20"/>
              </w:rPr>
            </w:pPr>
            <w:r>
              <w:rPr>
                <w:rFonts w:ascii="Calibri" w:hAnsi="Calibri" w:cs="Calibri"/>
                <w:color w:val="000000"/>
                <w:sz w:val="20"/>
                <w:szCs w:val="20"/>
              </w:rPr>
              <w:t>USD</w:t>
            </w:r>
          </w:p>
        </w:tc>
      </w:tr>
      <w:tr w:rsidR="00623350" w14:paraId="059306FB" w14:textId="77777777" w:rsidTr="00623F46">
        <w:trPr>
          <w:trHeight w:val="270"/>
        </w:trPr>
        <w:tc>
          <w:tcPr>
            <w:tcW w:w="2020" w:type="dxa"/>
            <w:tcBorders>
              <w:top w:val="nil"/>
              <w:left w:val="single" w:sz="8" w:space="0" w:color="auto"/>
              <w:bottom w:val="single" w:sz="8" w:space="0" w:color="auto"/>
              <w:right w:val="single" w:sz="8" w:space="0" w:color="auto"/>
            </w:tcBorders>
            <w:noWrap/>
            <w:vAlign w:val="center"/>
            <w:hideMark/>
          </w:tcPr>
          <w:p w14:paraId="3D596915" w14:textId="77777777" w:rsidR="00623350" w:rsidRDefault="00623350" w:rsidP="00623F46">
            <w:pPr>
              <w:rPr>
                <w:rFonts w:ascii="Calibri" w:hAnsi="Calibri" w:cs="Calibri"/>
                <w:b/>
                <w:bCs/>
                <w:color w:val="000000"/>
                <w:sz w:val="20"/>
                <w:szCs w:val="20"/>
              </w:rPr>
            </w:pPr>
            <w:r>
              <w:rPr>
                <w:rFonts w:ascii="Calibri" w:hAnsi="Calibri" w:cs="Calibri"/>
                <w:b/>
                <w:bCs/>
                <w:color w:val="000000"/>
                <w:sz w:val="20"/>
                <w:szCs w:val="20"/>
              </w:rPr>
              <w:t>Fund ISIN</w:t>
            </w:r>
          </w:p>
        </w:tc>
        <w:tc>
          <w:tcPr>
            <w:tcW w:w="2560" w:type="dxa"/>
            <w:tcBorders>
              <w:top w:val="nil"/>
              <w:left w:val="nil"/>
              <w:bottom w:val="single" w:sz="8" w:space="0" w:color="auto"/>
              <w:right w:val="single" w:sz="8" w:space="0" w:color="auto"/>
            </w:tcBorders>
            <w:noWrap/>
            <w:vAlign w:val="center"/>
            <w:hideMark/>
          </w:tcPr>
          <w:p w14:paraId="2A211A81" w14:textId="77777777" w:rsidR="00623350" w:rsidRDefault="00623350" w:rsidP="00623F46">
            <w:pPr>
              <w:jc w:val="center"/>
              <w:rPr>
                <w:rFonts w:ascii="Calibri" w:hAnsi="Calibri" w:cs="Calibri"/>
                <w:color w:val="000000"/>
                <w:sz w:val="20"/>
                <w:szCs w:val="20"/>
              </w:rPr>
            </w:pPr>
            <w:r>
              <w:rPr>
                <w:rFonts w:ascii="Calibri" w:hAnsi="Calibri" w:cs="Calibri"/>
                <w:color w:val="000000"/>
                <w:sz w:val="20"/>
                <w:szCs w:val="20"/>
              </w:rPr>
              <w:t>IE000MWUQBJ0</w:t>
            </w:r>
          </w:p>
        </w:tc>
        <w:tc>
          <w:tcPr>
            <w:tcW w:w="2440" w:type="dxa"/>
            <w:tcBorders>
              <w:top w:val="nil"/>
              <w:left w:val="nil"/>
              <w:bottom w:val="single" w:sz="8" w:space="0" w:color="auto"/>
              <w:right w:val="single" w:sz="8" w:space="0" w:color="auto"/>
            </w:tcBorders>
            <w:noWrap/>
            <w:vAlign w:val="center"/>
            <w:hideMark/>
          </w:tcPr>
          <w:p w14:paraId="53029277" w14:textId="77777777" w:rsidR="00623350" w:rsidRDefault="00623350" w:rsidP="00623F46">
            <w:pPr>
              <w:jc w:val="center"/>
              <w:rPr>
                <w:rFonts w:ascii="Calibri" w:hAnsi="Calibri" w:cs="Calibri"/>
                <w:color w:val="000000"/>
                <w:sz w:val="20"/>
                <w:szCs w:val="20"/>
              </w:rPr>
            </w:pPr>
            <w:r>
              <w:rPr>
                <w:rFonts w:ascii="Calibri" w:hAnsi="Calibri" w:cs="Calibri"/>
                <w:color w:val="000000"/>
                <w:sz w:val="20"/>
                <w:szCs w:val="20"/>
              </w:rPr>
              <w:t>IE000UQND7H4</w:t>
            </w:r>
          </w:p>
        </w:tc>
        <w:tc>
          <w:tcPr>
            <w:tcW w:w="2120" w:type="dxa"/>
            <w:tcBorders>
              <w:top w:val="nil"/>
              <w:left w:val="nil"/>
              <w:bottom w:val="single" w:sz="8" w:space="0" w:color="auto"/>
              <w:right w:val="single" w:sz="8" w:space="0" w:color="auto"/>
            </w:tcBorders>
            <w:noWrap/>
            <w:vAlign w:val="center"/>
            <w:hideMark/>
          </w:tcPr>
          <w:p w14:paraId="24B9C3A3" w14:textId="77777777" w:rsidR="00623350" w:rsidRDefault="00623350" w:rsidP="00623F46">
            <w:pPr>
              <w:jc w:val="center"/>
              <w:rPr>
                <w:rFonts w:ascii="Calibri" w:hAnsi="Calibri" w:cs="Calibri"/>
                <w:color w:val="000000"/>
                <w:sz w:val="20"/>
                <w:szCs w:val="20"/>
              </w:rPr>
            </w:pPr>
            <w:r>
              <w:rPr>
                <w:rFonts w:ascii="Calibri" w:hAnsi="Calibri" w:cs="Calibri"/>
                <w:color w:val="000000"/>
                <w:sz w:val="20"/>
                <w:szCs w:val="20"/>
              </w:rPr>
              <w:t>IE000JZ473P7</w:t>
            </w:r>
          </w:p>
        </w:tc>
      </w:tr>
    </w:tbl>
    <w:p w14:paraId="625343E7" w14:textId="77777777" w:rsidR="005751E6" w:rsidRDefault="005751E6" w:rsidP="00B46C2C">
      <w:pPr>
        <w:pStyle w:val="i"/>
        <w:ind w:left="0" w:firstLine="0"/>
        <w:rPr>
          <w:rFonts w:asciiTheme="minorHAnsi" w:hAnsiTheme="minorHAnsi" w:cstheme="minorHAnsi"/>
          <w:b/>
          <w:bCs/>
          <w:sz w:val="20"/>
        </w:rPr>
      </w:pPr>
    </w:p>
    <w:p w14:paraId="628090E2" w14:textId="77777777" w:rsidR="005751E6" w:rsidRDefault="005751E6" w:rsidP="00B46C2C">
      <w:pPr>
        <w:pStyle w:val="i"/>
        <w:ind w:left="0" w:firstLine="0"/>
        <w:rPr>
          <w:rFonts w:asciiTheme="minorHAnsi" w:hAnsiTheme="minorHAnsi" w:cstheme="minorHAnsi"/>
          <w:b/>
          <w:bCs/>
          <w:sz w:val="20"/>
        </w:rPr>
      </w:pPr>
    </w:p>
    <w:p w14:paraId="370A08D0" w14:textId="77777777" w:rsidR="005751E6" w:rsidRPr="00E82EE5" w:rsidRDefault="005751E6" w:rsidP="00B46C2C">
      <w:pPr>
        <w:pStyle w:val="i"/>
        <w:ind w:left="0" w:firstLine="0"/>
        <w:rPr>
          <w:rFonts w:asciiTheme="minorHAnsi" w:hAnsiTheme="minorHAnsi" w:cstheme="minorHAnsi"/>
          <w:b/>
          <w:bCs/>
          <w:sz w:val="20"/>
        </w:rPr>
      </w:pPr>
    </w:p>
    <w:p w14:paraId="69B85021" w14:textId="77777777" w:rsidR="00927B0C" w:rsidRPr="00E82EE5" w:rsidRDefault="00927B0C" w:rsidP="00927B0C">
      <w:pPr>
        <w:pStyle w:val="i"/>
        <w:ind w:left="0" w:firstLine="0"/>
        <w:rPr>
          <w:rFonts w:asciiTheme="minorHAnsi" w:hAnsiTheme="minorHAnsi" w:cstheme="minorHAnsi"/>
          <w:b/>
          <w:bCs/>
          <w:szCs w:val="24"/>
          <w:u w:val="single"/>
        </w:rPr>
      </w:pPr>
      <w:r w:rsidRPr="00E82EE5">
        <w:rPr>
          <w:rFonts w:asciiTheme="minorHAnsi" w:hAnsiTheme="minorHAnsi" w:cstheme="minorHAnsi"/>
          <w:b/>
          <w:bCs/>
          <w:szCs w:val="24"/>
          <w:u w:val="single"/>
        </w:rPr>
        <w:t>GMAB Coverage Funds (7.3.2)</w:t>
      </w:r>
    </w:p>
    <w:p w14:paraId="32224D35" w14:textId="77777777" w:rsidR="00B46C2C" w:rsidRPr="00E82EE5" w:rsidRDefault="00B46C2C" w:rsidP="00B46C2C">
      <w:pPr>
        <w:pStyle w:val="i"/>
        <w:ind w:left="0" w:firstLine="0"/>
        <w:rPr>
          <w:rFonts w:asciiTheme="minorHAnsi" w:hAnsiTheme="minorHAnsi" w:cstheme="minorHAnsi"/>
          <w:sz w:val="20"/>
        </w:rPr>
      </w:pPr>
    </w:p>
    <w:tbl>
      <w:tblPr>
        <w:tblW w:w="6754" w:type="dxa"/>
        <w:tblLook w:val="04A0" w:firstRow="1" w:lastRow="0" w:firstColumn="1" w:lastColumn="0" w:noHBand="0" w:noVBand="1"/>
      </w:tblPr>
      <w:tblGrid>
        <w:gridCol w:w="1890"/>
        <w:gridCol w:w="1629"/>
        <w:gridCol w:w="1606"/>
        <w:gridCol w:w="1629"/>
      </w:tblGrid>
      <w:tr w:rsidR="0037109E" w:rsidRPr="00E82EE5" w14:paraId="5724E4DC" w14:textId="77777777" w:rsidTr="0037109E">
        <w:trPr>
          <w:trHeight w:val="227"/>
        </w:trPr>
        <w:tc>
          <w:tcPr>
            <w:tcW w:w="1890" w:type="dxa"/>
            <w:tcBorders>
              <w:top w:val="single" w:sz="8" w:space="0" w:color="auto"/>
              <w:left w:val="single" w:sz="8" w:space="0" w:color="auto"/>
              <w:bottom w:val="single" w:sz="8" w:space="0" w:color="auto"/>
              <w:right w:val="single" w:sz="8" w:space="0" w:color="auto"/>
            </w:tcBorders>
            <w:noWrap/>
            <w:vAlign w:val="center"/>
            <w:hideMark/>
          </w:tcPr>
          <w:p w14:paraId="68F8C930" w14:textId="77777777" w:rsidR="0037109E" w:rsidRPr="00E82EE5" w:rsidRDefault="0037109E" w:rsidP="00B15CE0">
            <w:pPr>
              <w:rPr>
                <w:rFonts w:asciiTheme="minorHAnsi" w:hAnsiTheme="minorHAnsi" w:cstheme="minorHAnsi"/>
                <w:b/>
                <w:bCs/>
                <w:color w:val="000000"/>
                <w:sz w:val="20"/>
                <w:szCs w:val="20"/>
                <w:lang w:val="en-US"/>
              </w:rPr>
            </w:pPr>
            <w:r w:rsidRPr="00E82EE5">
              <w:rPr>
                <w:rFonts w:asciiTheme="minorHAnsi" w:hAnsiTheme="minorHAnsi" w:cstheme="minorHAnsi"/>
                <w:b/>
                <w:bCs/>
                <w:color w:val="000000"/>
                <w:sz w:val="20"/>
                <w:szCs w:val="20"/>
              </w:rPr>
              <w:t>Fund Name</w:t>
            </w:r>
          </w:p>
        </w:tc>
        <w:tc>
          <w:tcPr>
            <w:tcW w:w="1629" w:type="dxa"/>
            <w:tcBorders>
              <w:top w:val="single" w:sz="8" w:space="0" w:color="auto"/>
              <w:left w:val="nil"/>
              <w:bottom w:val="single" w:sz="8" w:space="0" w:color="auto"/>
              <w:right w:val="single" w:sz="8" w:space="0" w:color="auto"/>
            </w:tcBorders>
            <w:noWrap/>
            <w:vAlign w:val="center"/>
            <w:hideMark/>
          </w:tcPr>
          <w:p w14:paraId="2B4B1599" w14:textId="77777777" w:rsidR="0037109E" w:rsidRPr="00E82EE5" w:rsidRDefault="0037109E" w:rsidP="00B15CE0">
            <w:pPr>
              <w:jc w:val="center"/>
              <w:rPr>
                <w:rFonts w:asciiTheme="minorHAnsi" w:hAnsiTheme="minorHAnsi" w:cstheme="minorHAnsi"/>
                <w:color w:val="000000"/>
                <w:sz w:val="20"/>
                <w:szCs w:val="20"/>
                <w:lang w:val="en-US"/>
              </w:rPr>
            </w:pPr>
            <w:r w:rsidRPr="00E82EE5">
              <w:rPr>
                <w:rFonts w:asciiTheme="minorHAnsi" w:hAnsiTheme="minorHAnsi" w:cstheme="minorHAnsi"/>
                <w:color w:val="000000"/>
                <w:sz w:val="20"/>
                <w:szCs w:val="20"/>
              </w:rPr>
              <w:t>Allianz Strategy Select 30</w:t>
            </w:r>
          </w:p>
        </w:tc>
        <w:tc>
          <w:tcPr>
            <w:tcW w:w="1606" w:type="dxa"/>
            <w:tcBorders>
              <w:top w:val="single" w:sz="8" w:space="0" w:color="auto"/>
              <w:left w:val="nil"/>
              <w:bottom w:val="single" w:sz="8" w:space="0" w:color="auto"/>
              <w:right w:val="single" w:sz="8" w:space="0" w:color="auto"/>
            </w:tcBorders>
            <w:noWrap/>
            <w:vAlign w:val="center"/>
            <w:hideMark/>
          </w:tcPr>
          <w:p w14:paraId="5C491DDB" w14:textId="77777777" w:rsidR="0037109E" w:rsidRPr="00E82EE5" w:rsidRDefault="0037109E" w:rsidP="00B15CE0">
            <w:pPr>
              <w:jc w:val="center"/>
              <w:rPr>
                <w:rFonts w:asciiTheme="minorHAnsi" w:hAnsiTheme="minorHAnsi" w:cstheme="minorHAnsi"/>
                <w:color w:val="000000"/>
                <w:sz w:val="20"/>
                <w:szCs w:val="20"/>
                <w:lang w:val="en-US"/>
              </w:rPr>
            </w:pPr>
            <w:r w:rsidRPr="00E82EE5">
              <w:rPr>
                <w:rFonts w:asciiTheme="minorHAnsi" w:hAnsiTheme="minorHAnsi" w:cstheme="minorHAnsi"/>
                <w:color w:val="000000"/>
                <w:sz w:val="20"/>
                <w:szCs w:val="20"/>
              </w:rPr>
              <w:t>Allianz Strategy Select 50</w:t>
            </w:r>
          </w:p>
        </w:tc>
        <w:tc>
          <w:tcPr>
            <w:tcW w:w="1629" w:type="dxa"/>
            <w:tcBorders>
              <w:top w:val="single" w:sz="8" w:space="0" w:color="auto"/>
              <w:left w:val="nil"/>
              <w:bottom w:val="single" w:sz="8" w:space="0" w:color="auto"/>
              <w:right w:val="single" w:sz="8" w:space="0" w:color="auto"/>
            </w:tcBorders>
            <w:noWrap/>
            <w:vAlign w:val="center"/>
            <w:hideMark/>
          </w:tcPr>
          <w:p w14:paraId="7C0B4361" w14:textId="77777777" w:rsidR="0037109E" w:rsidRPr="00E82EE5" w:rsidRDefault="0037109E" w:rsidP="00B15CE0">
            <w:pPr>
              <w:jc w:val="center"/>
              <w:rPr>
                <w:rFonts w:asciiTheme="minorHAnsi" w:hAnsiTheme="minorHAnsi" w:cstheme="minorHAnsi"/>
                <w:color w:val="000000"/>
                <w:sz w:val="20"/>
                <w:szCs w:val="20"/>
                <w:lang w:val="en-US"/>
              </w:rPr>
            </w:pPr>
            <w:r w:rsidRPr="00E82EE5">
              <w:rPr>
                <w:rFonts w:asciiTheme="minorHAnsi" w:hAnsiTheme="minorHAnsi" w:cstheme="minorHAnsi"/>
                <w:color w:val="000000"/>
                <w:sz w:val="20"/>
                <w:szCs w:val="20"/>
              </w:rPr>
              <w:t>Allianz Strategy Select 75</w:t>
            </w:r>
          </w:p>
        </w:tc>
      </w:tr>
      <w:tr w:rsidR="0037109E" w:rsidRPr="00E82EE5" w14:paraId="3A129235" w14:textId="77777777" w:rsidTr="0037109E">
        <w:trPr>
          <w:trHeight w:val="227"/>
        </w:trPr>
        <w:tc>
          <w:tcPr>
            <w:tcW w:w="1890" w:type="dxa"/>
            <w:tcBorders>
              <w:top w:val="nil"/>
              <w:left w:val="single" w:sz="8" w:space="0" w:color="auto"/>
              <w:bottom w:val="single" w:sz="8" w:space="0" w:color="auto"/>
              <w:right w:val="single" w:sz="8" w:space="0" w:color="auto"/>
            </w:tcBorders>
            <w:noWrap/>
            <w:vAlign w:val="center"/>
            <w:hideMark/>
          </w:tcPr>
          <w:p w14:paraId="3D6CB93E" w14:textId="77777777" w:rsidR="0037109E" w:rsidRPr="00E82EE5" w:rsidRDefault="0037109E" w:rsidP="00B15CE0">
            <w:pPr>
              <w:rPr>
                <w:rFonts w:asciiTheme="minorHAnsi" w:hAnsiTheme="minorHAnsi" w:cstheme="minorHAnsi"/>
                <w:b/>
                <w:bCs/>
                <w:color w:val="000000"/>
                <w:sz w:val="20"/>
                <w:szCs w:val="20"/>
                <w:lang w:val="en-US"/>
              </w:rPr>
            </w:pPr>
            <w:r w:rsidRPr="00E82EE5">
              <w:rPr>
                <w:rFonts w:asciiTheme="minorHAnsi" w:hAnsiTheme="minorHAnsi" w:cstheme="minorHAnsi"/>
                <w:b/>
                <w:bCs/>
                <w:color w:val="000000"/>
                <w:sz w:val="20"/>
                <w:szCs w:val="20"/>
              </w:rPr>
              <w:t>Fund Type</w:t>
            </w:r>
          </w:p>
        </w:tc>
        <w:tc>
          <w:tcPr>
            <w:tcW w:w="1629" w:type="dxa"/>
            <w:tcBorders>
              <w:top w:val="nil"/>
              <w:left w:val="nil"/>
              <w:bottom w:val="single" w:sz="8" w:space="0" w:color="auto"/>
              <w:right w:val="single" w:sz="8" w:space="0" w:color="auto"/>
            </w:tcBorders>
            <w:noWrap/>
            <w:vAlign w:val="center"/>
            <w:hideMark/>
          </w:tcPr>
          <w:p w14:paraId="0F0B59E4" w14:textId="77777777" w:rsidR="0037109E" w:rsidRPr="00E82EE5" w:rsidRDefault="0037109E" w:rsidP="00B15CE0">
            <w:pPr>
              <w:jc w:val="center"/>
              <w:rPr>
                <w:rFonts w:asciiTheme="minorHAnsi" w:hAnsiTheme="minorHAnsi" w:cstheme="minorHAnsi"/>
                <w:color w:val="000000"/>
                <w:sz w:val="20"/>
                <w:szCs w:val="20"/>
                <w:lang w:val="en-US"/>
              </w:rPr>
            </w:pPr>
            <w:r w:rsidRPr="00E82EE5">
              <w:rPr>
                <w:rFonts w:asciiTheme="minorHAnsi" w:hAnsiTheme="minorHAnsi" w:cstheme="minorHAnsi"/>
                <w:color w:val="000000"/>
                <w:sz w:val="20"/>
                <w:szCs w:val="20"/>
              </w:rPr>
              <w:t>External</w:t>
            </w:r>
          </w:p>
        </w:tc>
        <w:tc>
          <w:tcPr>
            <w:tcW w:w="1606" w:type="dxa"/>
            <w:tcBorders>
              <w:top w:val="nil"/>
              <w:left w:val="nil"/>
              <w:bottom w:val="single" w:sz="8" w:space="0" w:color="auto"/>
              <w:right w:val="single" w:sz="8" w:space="0" w:color="auto"/>
            </w:tcBorders>
            <w:noWrap/>
            <w:vAlign w:val="center"/>
            <w:hideMark/>
          </w:tcPr>
          <w:p w14:paraId="08074522" w14:textId="77777777" w:rsidR="0037109E" w:rsidRPr="00E82EE5" w:rsidRDefault="0037109E" w:rsidP="00B15CE0">
            <w:pPr>
              <w:jc w:val="center"/>
              <w:rPr>
                <w:rFonts w:asciiTheme="minorHAnsi" w:hAnsiTheme="minorHAnsi" w:cstheme="minorHAnsi"/>
                <w:color w:val="000000"/>
                <w:sz w:val="20"/>
                <w:szCs w:val="20"/>
                <w:lang w:val="en-US"/>
              </w:rPr>
            </w:pPr>
            <w:r w:rsidRPr="00E82EE5">
              <w:rPr>
                <w:rFonts w:asciiTheme="minorHAnsi" w:hAnsiTheme="minorHAnsi" w:cstheme="minorHAnsi"/>
                <w:color w:val="000000"/>
                <w:sz w:val="20"/>
                <w:szCs w:val="20"/>
              </w:rPr>
              <w:t>External</w:t>
            </w:r>
          </w:p>
        </w:tc>
        <w:tc>
          <w:tcPr>
            <w:tcW w:w="1629" w:type="dxa"/>
            <w:tcBorders>
              <w:top w:val="nil"/>
              <w:left w:val="nil"/>
              <w:bottom w:val="single" w:sz="8" w:space="0" w:color="auto"/>
              <w:right w:val="single" w:sz="8" w:space="0" w:color="auto"/>
            </w:tcBorders>
            <w:noWrap/>
            <w:vAlign w:val="center"/>
            <w:hideMark/>
          </w:tcPr>
          <w:p w14:paraId="19F3D3D7" w14:textId="77777777" w:rsidR="0037109E" w:rsidRPr="00E82EE5" w:rsidRDefault="0037109E" w:rsidP="00B15CE0">
            <w:pPr>
              <w:jc w:val="center"/>
              <w:rPr>
                <w:rFonts w:asciiTheme="minorHAnsi" w:hAnsiTheme="minorHAnsi" w:cstheme="minorHAnsi"/>
                <w:color w:val="000000"/>
                <w:sz w:val="20"/>
                <w:szCs w:val="20"/>
                <w:lang w:val="en-US"/>
              </w:rPr>
            </w:pPr>
            <w:r w:rsidRPr="00E82EE5">
              <w:rPr>
                <w:rFonts w:asciiTheme="minorHAnsi" w:hAnsiTheme="minorHAnsi" w:cstheme="minorHAnsi"/>
                <w:color w:val="000000"/>
                <w:sz w:val="20"/>
                <w:szCs w:val="20"/>
              </w:rPr>
              <w:t>External</w:t>
            </w:r>
          </w:p>
        </w:tc>
      </w:tr>
      <w:tr w:rsidR="0037109E" w:rsidRPr="00E82EE5" w14:paraId="6ABDA819" w14:textId="77777777" w:rsidTr="0037109E">
        <w:trPr>
          <w:trHeight w:val="227"/>
        </w:trPr>
        <w:tc>
          <w:tcPr>
            <w:tcW w:w="1890" w:type="dxa"/>
            <w:tcBorders>
              <w:top w:val="nil"/>
              <w:left w:val="single" w:sz="8" w:space="0" w:color="auto"/>
              <w:bottom w:val="single" w:sz="8" w:space="0" w:color="auto"/>
              <w:right w:val="single" w:sz="8" w:space="0" w:color="auto"/>
            </w:tcBorders>
            <w:noWrap/>
            <w:vAlign w:val="center"/>
            <w:hideMark/>
          </w:tcPr>
          <w:p w14:paraId="757FD072" w14:textId="77777777" w:rsidR="0037109E" w:rsidRPr="00E82EE5" w:rsidRDefault="0037109E" w:rsidP="00B15CE0">
            <w:pPr>
              <w:rPr>
                <w:rFonts w:asciiTheme="minorHAnsi" w:hAnsiTheme="minorHAnsi" w:cstheme="minorHAnsi"/>
                <w:b/>
                <w:bCs/>
                <w:color w:val="000000"/>
                <w:sz w:val="20"/>
                <w:szCs w:val="20"/>
                <w:lang w:val="en-US"/>
              </w:rPr>
            </w:pPr>
            <w:r w:rsidRPr="00E82EE5">
              <w:rPr>
                <w:rFonts w:asciiTheme="minorHAnsi" w:hAnsiTheme="minorHAnsi" w:cstheme="minorHAnsi"/>
                <w:b/>
                <w:bCs/>
                <w:color w:val="000000"/>
                <w:sz w:val="20"/>
                <w:szCs w:val="20"/>
              </w:rPr>
              <w:t>External Fund Management Fee</w:t>
            </w:r>
          </w:p>
        </w:tc>
        <w:tc>
          <w:tcPr>
            <w:tcW w:w="1629" w:type="dxa"/>
            <w:tcBorders>
              <w:top w:val="nil"/>
              <w:left w:val="nil"/>
              <w:bottom w:val="single" w:sz="8" w:space="0" w:color="auto"/>
              <w:right w:val="single" w:sz="8" w:space="0" w:color="auto"/>
            </w:tcBorders>
            <w:noWrap/>
            <w:vAlign w:val="center"/>
            <w:hideMark/>
          </w:tcPr>
          <w:p w14:paraId="436C9369" w14:textId="77777777" w:rsidR="0037109E" w:rsidRPr="00E82EE5" w:rsidRDefault="0037109E" w:rsidP="00B15CE0">
            <w:pPr>
              <w:jc w:val="center"/>
              <w:rPr>
                <w:rFonts w:asciiTheme="minorHAnsi" w:hAnsiTheme="minorHAnsi" w:cstheme="minorHAnsi"/>
                <w:color w:val="000000"/>
                <w:sz w:val="20"/>
                <w:szCs w:val="20"/>
                <w:lang w:val="en-US"/>
              </w:rPr>
            </w:pPr>
            <w:r w:rsidRPr="00E82EE5">
              <w:rPr>
                <w:rFonts w:asciiTheme="minorHAnsi" w:hAnsiTheme="minorHAnsi" w:cstheme="minorHAnsi"/>
                <w:color w:val="000000"/>
                <w:sz w:val="20"/>
                <w:szCs w:val="20"/>
              </w:rPr>
              <w:t>0.25%</w:t>
            </w:r>
          </w:p>
        </w:tc>
        <w:tc>
          <w:tcPr>
            <w:tcW w:w="1606" w:type="dxa"/>
            <w:tcBorders>
              <w:top w:val="nil"/>
              <w:left w:val="nil"/>
              <w:bottom w:val="single" w:sz="8" w:space="0" w:color="auto"/>
              <w:right w:val="single" w:sz="8" w:space="0" w:color="auto"/>
            </w:tcBorders>
            <w:noWrap/>
            <w:vAlign w:val="center"/>
            <w:hideMark/>
          </w:tcPr>
          <w:p w14:paraId="7673B87F" w14:textId="77777777" w:rsidR="0037109E" w:rsidRPr="00E82EE5" w:rsidRDefault="0037109E" w:rsidP="00B15CE0">
            <w:pPr>
              <w:jc w:val="center"/>
              <w:rPr>
                <w:rFonts w:asciiTheme="minorHAnsi" w:hAnsiTheme="minorHAnsi" w:cstheme="minorHAnsi"/>
                <w:color w:val="000000"/>
                <w:sz w:val="20"/>
                <w:szCs w:val="20"/>
                <w:lang w:val="en-US"/>
              </w:rPr>
            </w:pPr>
            <w:r w:rsidRPr="00E82EE5">
              <w:rPr>
                <w:rFonts w:asciiTheme="minorHAnsi" w:hAnsiTheme="minorHAnsi" w:cstheme="minorHAnsi"/>
                <w:color w:val="000000"/>
                <w:sz w:val="20"/>
                <w:szCs w:val="20"/>
              </w:rPr>
              <w:t>0.25%</w:t>
            </w:r>
          </w:p>
        </w:tc>
        <w:tc>
          <w:tcPr>
            <w:tcW w:w="1629" w:type="dxa"/>
            <w:tcBorders>
              <w:top w:val="nil"/>
              <w:left w:val="nil"/>
              <w:bottom w:val="single" w:sz="8" w:space="0" w:color="auto"/>
              <w:right w:val="single" w:sz="8" w:space="0" w:color="auto"/>
            </w:tcBorders>
            <w:noWrap/>
            <w:vAlign w:val="center"/>
            <w:hideMark/>
          </w:tcPr>
          <w:p w14:paraId="5079C66A" w14:textId="77777777" w:rsidR="0037109E" w:rsidRPr="00E82EE5" w:rsidRDefault="0037109E" w:rsidP="00B15CE0">
            <w:pPr>
              <w:jc w:val="center"/>
              <w:rPr>
                <w:rFonts w:asciiTheme="minorHAnsi" w:hAnsiTheme="minorHAnsi" w:cstheme="minorHAnsi"/>
                <w:color w:val="000000"/>
                <w:sz w:val="20"/>
                <w:szCs w:val="20"/>
                <w:lang w:val="en-US"/>
              </w:rPr>
            </w:pPr>
            <w:r w:rsidRPr="00E82EE5">
              <w:rPr>
                <w:rFonts w:asciiTheme="minorHAnsi" w:hAnsiTheme="minorHAnsi" w:cstheme="minorHAnsi"/>
                <w:color w:val="000000"/>
                <w:sz w:val="20"/>
                <w:szCs w:val="20"/>
              </w:rPr>
              <w:t>0.25%</w:t>
            </w:r>
          </w:p>
        </w:tc>
      </w:tr>
      <w:tr w:rsidR="0037109E" w:rsidRPr="00E82EE5" w14:paraId="328F764E" w14:textId="77777777" w:rsidTr="0037109E">
        <w:trPr>
          <w:trHeight w:val="227"/>
        </w:trPr>
        <w:tc>
          <w:tcPr>
            <w:tcW w:w="1890" w:type="dxa"/>
            <w:tcBorders>
              <w:top w:val="nil"/>
              <w:left w:val="single" w:sz="8" w:space="0" w:color="auto"/>
              <w:bottom w:val="single" w:sz="8" w:space="0" w:color="auto"/>
              <w:right w:val="single" w:sz="8" w:space="0" w:color="auto"/>
            </w:tcBorders>
            <w:noWrap/>
            <w:vAlign w:val="center"/>
            <w:hideMark/>
          </w:tcPr>
          <w:p w14:paraId="08E6ADE3" w14:textId="77777777" w:rsidR="0037109E" w:rsidRPr="00E82EE5" w:rsidRDefault="0037109E" w:rsidP="00B15CE0">
            <w:pPr>
              <w:rPr>
                <w:rFonts w:asciiTheme="minorHAnsi" w:hAnsiTheme="minorHAnsi" w:cstheme="minorHAnsi"/>
                <w:b/>
                <w:bCs/>
                <w:color w:val="000000"/>
                <w:sz w:val="20"/>
                <w:szCs w:val="20"/>
                <w:lang w:val="en-US"/>
              </w:rPr>
            </w:pPr>
            <w:r w:rsidRPr="00E82EE5">
              <w:rPr>
                <w:rFonts w:asciiTheme="minorHAnsi" w:hAnsiTheme="minorHAnsi" w:cstheme="minorHAnsi"/>
                <w:b/>
                <w:bCs/>
                <w:color w:val="000000"/>
                <w:sz w:val="20"/>
                <w:szCs w:val="20"/>
              </w:rPr>
              <w:t>Fund ISIN</w:t>
            </w:r>
          </w:p>
        </w:tc>
        <w:tc>
          <w:tcPr>
            <w:tcW w:w="1629" w:type="dxa"/>
            <w:tcBorders>
              <w:top w:val="nil"/>
              <w:left w:val="nil"/>
              <w:bottom w:val="single" w:sz="8" w:space="0" w:color="auto"/>
              <w:right w:val="single" w:sz="8" w:space="0" w:color="auto"/>
            </w:tcBorders>
            <w:noWrap/>
            <w:vAlign w:val="center"/>
            <w:hideMark/>
          </w:tcPr>
          <w:p w14:paraId="14A99909" w14:textId="77777777" w:rsidR="0037109E" w:rsidRPr="00E82EE5" w:rsidRDefault="0037109E" w:rsidP="00B15CE0">
            <w:pPr>
              <w:jc w:val="center"/>
              <w:rPr>
                <w:rFonts w:asciiTheme="minorHAnsi" w:hAnsiTheme="minorHAnsi" w:cstheme="minorHAnsi"/>
                <w:color w:val="000000"/>
                <w:sz w:val="20"/>
                <w:szCs w:val="20"/>
                <w:lang w:val="en-US"/>
              </w:rPr>
            </w:pPr>
            <w:r w:rsidRPr="00E82EE5">
              <w:rPr>
                <w:rFonts w:asciiTheme="minorHAnsi" w:hAnsiTheme="minorHAnsi" w:cstheme="minorHAnsi"/>
                <w:color w:val="000000"/>
                <w:sz w:val="20"/>
                <w:szCs w:val="20"/>
              </w:rPr>
              <w:t>LU1901058732</w:t>
            </w:r>
          </w:p>
        </w:tc>
        <w:tc>
          <w:tcPr>
            <w:tcW w:w="1606" w:type="dxa"/>
            <w:tcBorders>
              <w:top w:val="nil"/>
              <w:left w:val="nil"/>
              <w:bottom w:val="single" w:sz="8" w:space="0" w:color="auto"/>
              <w:right w:val="single" w:sz="8" w:space="0" w:color="auto"/>
            </w:tcBorders>
            <w:noWrap/>
            <w:vAlign w:val="center"/>
            <w:hideMark/>
          </w:tcPr>
          <w:p w14:paraId="1D7CF34A" w14:textId="77777777" w:rsidR="0037109E" w:rsidRPr="00E82EE5" w:rsidRDefault="0037109E" w:rsidP="00B15CE0">
            <w:pPr>
              <w:jc w:val="center"/>
              <w:rPr>
                <w:rFonts w:asciiTheme="minorHAnsi" w:hAnsiTheme="minorHAnsi" w:cstheme="minorHAnsi"/>
                <w:color w:val="000000"/>
                <w:sz w:val="20"/>
                <w:szCs w:val="20"/>
                <w:lang w:val="en-US"/>
              </w:rPr>
            </w:pPr>
            <w:r w:rsidRPr="00E82EE5">
              <w:rPr>
                <w:rFonts w:asciiTheme="minorHAnsi" w:hAnsiTheme="minorHAnsi" w:cstheme="minorHAnsi"/>
                <w:color w:val="000000"/>
                <w:sz w:val="20"/>
                <w:szCs w:val="20"/>
              </w:rPr>
              <w:t>LU1462180164</w:t>
            </w:r>
          </w:p>
        </w:tc>
        <w:tc>
          <w:tcPr>
            <w:tcW w:w="1629" w:type="dxa"/>
            <w:tcBorders>
              <w:top w:val="nil"/>
              <w:left w:val="nil"/>
              <w:bottom w:val="single" w:sz="8" w:space="0" w:color="auto"/>
              <w:right w:val="single" w:sz="8" w:space="0" w:color="auto"/>
            </w:tcBorders>
            <w:noWrap/>
            <w:vAlign w:val="center"/>
            <w:hideMark/>
          </w:tcPr>
          <w:p w14:paraId="5D8E2E34" w14:textId="77777777" w:rsidR="0037109E" w:rsidRPr="00E82EE5" w:rsidRDefault="0037109E" w:rsidP="00B15CE0">
            <w:pPr>
              <w:jc w:val="center"/>
              <w:rPr>
                <w:rFonts w:asciiTheme="minorHAnsi" w:hAnsiTheme="minorHAnsi" w:cstheme="minorHAnsi"/>
                <w:color w:val="000000"/>
                <w:sz w:val="20"/>
                <w:szCs w:val="20"/>
                <w:lang w:val="en-US"/>
              </w:rPr>
            </w:pPr>
            <w:r w:rsidRPr="00E82EE5">
              <w:rPr>
                <w:rFonts w:asciiTheme="minorHAnsi" w:hAnsiTheme="minorHAnsi" w:cstheme="minorHAnsi"/>
                <w:color w:val="000000"/>
                <w:sz w:val="20"/>
                <w:szCs w:val="20"/>
              </w:rPr>
              <w:t>LU1462191526</w:t>
            </w:r>
          </w:p>
        </w:tc>
      </w:tr>
    </w:tbl>
    <w:p w14:paraId="44BA5A03" w14:textId="77777777" w:rsidR="00B46C2C" w:rsidRDefault="00B46C2C" w:rsidP="00B46C2C">
      <w:pPr>
        <w:pStyle w:val="i"/>
        <w:ind w:left="0" w:firstLine="0"/>
        <w:rPr>
          <w:sz w:val="20"/>
        </w:rPr>
      </w:pPr>
    </w:p>
    <w:p w14:paraId="50AE5691" w14:textId="77777777" w:rsidR="00E950C2" w:rsidRDefault="00E950C2" w:rsidP="00E950C2">
      <w:pPr>
        <w:pStyle w:val="i"/>
        <w:ind w:left="0" w:firstLine="0"/>
        <w:rPr>
          <w:rFonts w:asciiTheme="minorHAnsi" w:hAnsiTheme="minorHAnsi" w:cstheme="minorHAnsi"/>
          <w:b/>
          <w:bCs/>
          <w:sz w:val="20"/>
          <w:lang w:val="en-US"/>
        </w:rPr>
      </w:pPr>
    </w:p>
    <w:p w14:paraId="5B5FEEFA" w14:textId="1C17E166" w:rsidR="00E950C2" w:rsidRPr="00921EF1" w:rsidDel="00F85E20" w:rsidRDefault="00E950C2" w:rsidP="00E950C2">
      <w:pPr>
        <w:pStyle w:val="i"/>
        <w:ind w:left="0" w:firstLine="0"/>
        <w:rPr>
          <w:del w:id="2219" w:author="Gannon, Hugh (Allianz Global Life)" w:date="2026-06-30T11:15:00Z" w16du:dateUtc="2026-06-30T10:15:00Z"/>
          <w:rFonts w:asciiTheme="minorHAnsi" w:hAnsiTheme="minorHAnsi" w:cstheme="minorHAnsi"/>
          <w:sz w:val="20"/>
          <w:lang w:val="en-US"/>
        </w:rPr>
      </w:pPr>
      <w:del w:id="2220" w:author="Gannon, Hugh (Allianz Global Life)" w:date="2026-06-30T11:15:00Z" w16du:dateUtc="2026-06-30T10:15:00Z">
        <w:r w:rsidRPr="00921EF1" w:rsidDel="00F85E20">
          <w:rPr>
            <w:rFonts w:asciiTheme="minorHAnsi" w:hAnsiTheme="minorHAnsi" w:cstheme="minorHAnsi"/>
            <w:sz w:val="20"/>
            <w:lang w:val="en-US"/>
          </w:rPr>
          <w:delText xml:space="preserve">All in force policies will have their funds </w:delText>
        </w:r>
        <w:r w:rsidR="007917D5" w:rsidDel="00F85E20">
          <w:rPr>
            <w:rFonts w:asciiTheme="minorHAnsi" w:hAnsiTheme="minorHAnsi" w:cstheme="minorHAnsi"/>
            <w:sz w:val="20"/>
            <w:lang w:val="en-US"/>
          </w:rPr>
          <w:delText xml:space="preserve">automatically </w:delText>
        </w:r>
        <w:r w:rsidRPr="00921EF1" w:rsidDel="00F85E20">
          <w:rPr>
            <w:rFonts w:asciiTheme="minorHAnsi" w:hAnsiTheme="minorHAnsi" w:cstheme="minorHAnsi"/>
            <w:sz w:val="20"/>
            <w:lang w:val="en-US"/>
          </w:rPr>
          <w:delText xml:space="preserve">switched to the </w:delText>
        </w:r>
        <w:r w:rsidR="005252D7" w:rsidRPr="00921EF1" w:rsidDel="00F85E20">
          <w:rPr>
            <w:rFonts w:asciiTheme="minorHAnsi" w:hAnsiTheme="minorHAnsi" w:cstheme="minorHAnsi"/>
            <w:sz w:val="20"/>
            <w:lang w:val="en-US"/>
          </w:rPr>
          <w:delText>equivalent fund below</w:delText>
        </w:r>
      </w:del>
    </w:p>
    <w:p w14:paraId="4D130A4D" w14:textId="77777777" w:rsidR="00E950C2" w:rsidRDefault="00E950C2" w:rsidP="00B46C2C">
      <w:pPr>
        <w:pStyle w:val="i"/>
        <w:ind w:left="0" w:firstLine="0"/>
        <w:rPr>
          <w:sz w:val="20"/>
        </w:rPr>
      </w:pPr>
    </w:p>
    <w:p w14:paraId="3D77A662" w14:textId="75698518" w:rsidR="00F26064" w:rsidRPr="00F26064" w:rsidRDefault="00F26064" w:rsidP="00F26064">
      <w:pPr>
        <w:pStyle w:val="Heading1"/>
        <w:ind w:left="0" w:firstLine="0"/>
      </w:pPr>
      <w:bookmarkStart w:id="2221" w:name="_Toc226536618"/>
      <w:r>
        <w:t>Appendi</w:t>
      </w:r>
      <w:r w:rsidR="006B6885">
        <w:t>x</w:t>
      </w:r>
      <w:bookmarkEnd w:id="2221"/>
    </w:p>
    <w:p w14:paraId="6FB5296B" w14:textId="509A6A6A" w:rsidR="008E40F1" w:rsidRDefault="00E80521">
      <w:pPr>
        <w:pStyle w:val="Heading2"/>
        <w:ind w:left="0" w:firstLine="0"/>
      </w:pPr>
      <w:bookmarkStart w:id="2222" w:name="_Toc226536619"/>
      <w:r>
        <w:t>A</w:t>
      </w:r>
      <w:r w:rsidR="00F26064">
        <w:t xml:space="preserve">llianz </w:t>
      </w:r>
      <w:r w:rsidR="0054777D">
        <w:t>Vantage</w:t>
      </w:r>
      <w:r w:rsidR="00F26064">
        <w:t xml:space="preserve"> </w:t>
      </w:r>
      <w:r w:rsidR="00CE4814">
        <w:t>Investment Bond</w:t>
      </w:r>
      <w:r w:rsidR="00F26064">
        <w:t xml:space="preserve"> </w:t>
      </w:r>
      <w:r w:rsidR="0054777D">
        <w:t>Product Charges and Commission Summary</w:t>
      </w:r>
      <w:bookmarkEnd w:id="2222"/>
    </w:p>
    <w:tbl>
      <w:tblPr>
        <w:tblW w:w="5840" w:type="dxa"/>
        <w:tblLook w:val="04A0" w:firstRow="1" w:lastRow="0" w:firstColumn="1" w:lastColumn="0" w:noHBand="0" w:noVBand="1"/>
        <w:tblPrChange w:id="2223" w:author="Gannon, Hugh (Allianz Global Life)" w:date="2026-06-30T11:28:00Z" w16du:dateUtc="2026-06-30T10:28:00Z">
          <w:tblPr>
            <w:tblW w:w="5840" w:type="dxa"/>
            <w:tblLook w:val="04A0" w:firstRow="1" w:lastRow="0" w:firstColumn="1" w:lastColumn="0" w:noHBand="0" w:noVBand="1"/>
          </w:tblPr>
        </w:tblPrChange>
      </w:tblPr>
      <w:tblGrid>
        <w:gridCol w:w="974"/>
        <w:gridCol w:w="974"/>
        <w:gridCol w:w="1458"/>
        <w:gridCol w:w="1476"/>
        <w:gridCol w:w="958"/>
        <w:tblGridChange w:id="2224">
          <w:tblGrid>
            <w:gridCol w:w="974"/>
            <w:gridCol w:w="974"/>
            <w:gridCol w:w="1458"/>
            <w:gridCol w:w="1476"/>
            <w:gridCol w:w="958"/>
          </w:tblGrid>
        </w:tblGridChange>
      </w:tblGrid>
      <w:tr w:rsidR="00072586" w:rsidDel="009D62CD" w14:paraId="1A859DD8" w14:textId="7EDD9B0F" w:rsidTr="009D62CD">
        <w:trPr>
          <w:trHeight w:val="585"/>
          <w:del w:id="2225" w:author="Gannon, Hugh (Allianz Global Life)" w:date="2026-06-30T11:28:00Z"/>
          <w:trPrChange w:id="2226" w:author="Gannon, Hugh (Allianz Global Life)" w:date="2026-06-30T11:28:00Z" w16du:dateUtc="2026-06-30T10:28:00Z">
            <w:trPr>
              <w:trHeight w:val="585"/>
            </w:trPr>
          </w:trPrChange>
        </w:trPr>
        <w:tc>
          <w:tcPr>
            <w:tcW w:w="974" w:type="dxa"/>
            <w:tcBorders>
              <w:top w:val="single" w:sz="8" w:space="0" w:color="auto"/>
              <w:left w:val="single" w:sz="8" w:space="0" w:color="auto"/>
              <w:bottom w:val="nil"/>
              <w:right w:val="nil"/>
            </w:tcBorders>
            <w:shd w:val="clear" w:color="000000" w:fill="122B54"/>
            <w:vAlign w:val="center"/>
            <w:hideMark/>
            <w:tcPrChange w:id="2227" w:author="Gannon, Hugh (Allianz Global Life)" w:date="2026-06-30T11:28:00Z" w16du:dateUtc="2026-06-30T10:28:00Z">
              <w:tcPr>
                <w:tcW w:w="960" w:type="dxa"/>
                <w:tcBorders>
                  <w:top w:val="single" w:sz="8" w:space="0" w:color="auto"/>
                  <w:left w:val="single" w:sz="8" w:space="0" w:color="auto"/>
                  <w:bottom w:val="nil"/>
                  <w:right w:val="nil"/>
                </w:tcBorders>
                <w:shd w:val="clear" w:color="000000" w:fill="122B54"/>
                <w:vAlign w:val="center"/>
                <w:hideMark/>
              </w:tcPr>
            </w:tcPrChange>
          </w:tcPr>
          <w:p w14:paraId="1E0F036D" w14:textId="17D6C4CE" w:rsidR="00072586" w:rsidDel="009D62CD" w:rsidRDefault="00072586">
            <w:pPr>
              <w:jc w:val="center"/>
              <w:rPr>
                <w:del w:id="2228" w:author="Gannon, Hugh (Allianz Global Life)" w:date="2026-06-30T11:28:00Z" w16du:dateUtc="2026-06-30T10:28:00Z"/>
                <w:b/>
                <w:bCs/>
                <w:color w:val="FFFFFF"/>
                <w:sz w:val="22"/>
                <w:szCs w:val="22"/>
              </w:rPr>
            </w:pPr>
            <w:del w:id="2229" w:author="Gannon, Hugh (Allianz Global Life)" w:date="2026-06-30T11:28:00Z" w16du:dateUtc="2026-06-30T10:28:00Z">
              <w:r w:rsidDel="009D62CD">
                <w:rPr>
                  <w:rFonts w:cs="Arial"/>
                  <w:b/>
                  <w:bCs/>
                  <w:color w:val="FFFFFF"/>
                  <w:sz w:val="22"/>
                  <w:szCs w:val="22"/>
                </w:rPr>
                <w:delText>Product Version</w:delText>
              </w:r>
            </w:del>
          </w:p>
        </w:tc>
        <w:tc>
          <w:tcPr>
            <w:tcW w:w="974" w:type="dxa"/>
            <w:tcBorders>
              <w:top w:val="single" w:sz="8" w:space="0" w:color="auto"/>
              <w:left w:val="nil"/>
              <w:bottom w:val="single" w:sz="8" w:space="0" w:color="FFFFFF"/>
              <w:right w:val="nil"/>
            </w:tcBorders>
            <w:shd w:val="clear" w:color="000000" w:fill="122B54"/>
            <w:vAlign w:val="center"/>
            <w:hideMark/>
            <w:tcPrChange w:id="2230" w:author="Gannon, Hugh (Allianz Global Life)" w:date="2026-06-30T11:28:00Z" w16du:dateUtc="2026-06-30T10:28:00Z">
              <w:tcPr>
                <w:tcW w:w="960" w:type="dxa"/>
                <w:tcBorders>
                  <w:top w:val="single" w:sz="8" w:space="0" w:color="auto"/>
                  <w:left w:val="nil"/>
                  <w:bottom w:val="single" w:sz="8" w:space="0" w:color="FFFFFF"/>
                  <w:right w:val="nil"/>
                </w:tcBorders>
                <w:shd w:val="clear" w:color="000000" w:fill="122B54"/>
                <w:vAlign w:val="center"/>
                <w:hideMark/>
              </w:tcPr>
            </w:tcPrChange>
          </w:tcPr>
          <w:p w14:paraId="41032E03" w14:textId="762E82BD" w:rsidR="00072586" w:rsidDel="009D62CD" w:rsidRDefault="00072586">
            <w:pPr>
              <w:jc w:val="center"/>
              <w:rPr>
                <w:del w:id="2231" w:author="Gannon, Hugh (Allianz Global Life)" w:date="2026-06-30T11:28:00Z" w16du:dateUtc="2026-06-30T10:28:00Z"/>
                <w:b/>
                <w:bCs/>
                <w:color w:val="FFFFFF"/>
                <w:sz w:val="22"/>
                <w:szCs w:val="22"/>
              </w:rPr>
            </w:pPr>
            <w:del w:id="2232" w:author="Gannon, Hugh (Allianz Global Life)" w:date="2026-06-30T11:28:00Z" w16du:dateUtc="2026-06-30T10:28:00Z">
              <w:r w:rsidDel="009D62CD">
                <w:rPr>
                  <w:rFonts w:cs="Arial"/>
                  <w:b/>
                  <w:bCs/>
                  <w:color w:val="FFFFFF"/>
                  <w:sz w:val="22"/>
                  <w:szCs w:val="22"/>
                </w:rPr>
                <w:delText>Product Code</w:delText>
              </w:r>
            </w:del>
          </w:p>
        </w:tc>
        <w:tc>
          <w:tcPr>
            <w:tcW w:w="1458" w:type="dxa"/>
            <w:tcBorders>
              <w:top w:val="single" w:sz="8" w:space="0" w:color="auto"/>
              <w:left w:val="nil"/>
              <w:bottom w:val="single" w:sz="8" w:space="0" w:color="FFFFFF"/>
              <w:right w:val="nil"/>
            </w:tcBorders>
            <w:shd w:val="clear" w:color="000000" w:fill="122B54"/>
            <w:vAlign w:val="center"/>
            <w:hideMark/>
            <w:tcPrChange w:id="2233" w:author="Gannon, Hugh (Allianz Global Life)" w:date="2026-06-30T11:28:00Z" w16du:dateUtc="2026-06-30T10:28:00Z">
              <w:tcPr>
                <w:tcW w:w="1480" w:type="dxa"/>
                <w:tcBorders>
                  <w:top w:val="single" w:sz="8" w:space="0" w:color="auto"/>
                  <w:left w:val="nil"/>
                  <w:bottom w:val="single" w:sz="8" w:space="0" w:color="FFFFFF"/>
                  <w:right w:val="nil"/>
                </w:tcBorders>
                <w:shd w:val="clear" w:color="000000" w:fill="122B54"/>
                <w:vAlign w:val="center"/>
                <w:hideMark/>
              </w:tcPr>
            </w:tcPrChange>
          </w:tcPr>
          <w:p w14:paraId="3208F285" w14:textId="36629412" w:rsidR="00072586" w:rsidDel="009D62CD" w:rsidRDefault="00072586">
            <w:pPr>
              <w:jc w:val="center"/>
              <w:rPr>
                <w:del w:id="2234" w:author="Gannon, Hugh (Allianz Global Life)" w:date="2026-06-30T11:28:00Z" w16du:dateUtc="2026-06-30T10:28:00Z"/>
                <w:b/>
                <w:bCs/>
                <w:color w:val="FFFFFF"/>
                <w:sz w:val="22"/>
                <w:szCs w:val="22"/>
              </w:rPr>
            </w:pPr>
            <w:del w:id="2235" w:author="Gannon, Hugh (Allianz Global Life)" w:date="2026-06-30T11:28:00Z" w16du:dateUtc="2026-06-30T10:28:00Z">
              <w:r w:rsidDel="009D62CD">
                <w:rPr>
                  <w:rFonts w:cs="Arial"/>
                  <w:b/>
                  <w:bCs/>
                  <w:color w:val="FFFFFF"/>
                  <w:sz w:val="22"/>
                  <w:szCs w:val="22"/>
                </w:rPr>
                <w:delText>SP Upfront Comm</w:delText>
              </w:r>
            </w:del>
          </w:p>
        </w:tc>
        <w:tc>
          <w:tcPr>
            <w:tcW w:w="1476" w:type="dxa"/>
            <w:tcBorders>
              <w:top w:val="single" w:sz="8" w:space="0" w:color="auto"/>
              <w:left w:val="nil"/>
              <w:bottom w:val="single" w:sz="8" w:space="0" w:color="FFFFFF"/>
              <w:right w:val="nil"/>
            </w:tcBorders>
            <w:shd w:val="clear" w:color="000000" w:fill="122B54"/>
            <w:vAlign w:val="center"/>
            <w:hideMark/>
            <w:tcPrChange w:id="2236" w:author="Gannon, Hugh (Allianz Global Life)" w:date="2026-06-30T11:28:00Z" w16du:dateUtc="2026-06-30T10:28:00Z">
              <w:tcPr>
                <w:tcW w:w="1480" w:type="dxa"/>
                <w:tcBorders>
                  <w:top w:val="single" w:sz="8" w:space="0" w:color="auto"/>
                  <w:left w:val="nil"/>
                  <w:bottom w:val="single" w:sz="8" w:space="0" w:color="FFFFFF"/>
                  <w:right w:val="nil"/>
                </w:tcBorders>
                <w:shd w:val="clear" w:color="000000" w:fill="122B54"/>
                <w:vAlign w:val="center"/>
                <w:hideMark/>
              </w:tcPr>
            </w:tcPrChange>
          </w:tcPr>
          <w:p w14:paraId="1C4CB275" w14:textId="229888EA" w:rsidR="00072586" w:rsidDel="009D62CD" w:rsidRDefault="00072586">
            <w:pPr>
              <w:jc w:val="center"/>
              <w:rPr>
                <w:del w:id="2237" w:author="Gannon, Hugh (Allianz Global Life)" w:date="2026-06-30T11:28:00Z" w16du:dateUtc="2026-06-30T10:28:00Z"/>
                <w:b/>
                <w:bCs/>
                <w:color w:val="FFFFFF"/>
                <w:sz w:val="22"/>
                <w:szCs w:val="22"/>
              </w:rPr>
            </w:pPr>
            <w:del w:id="2238" w:author="Gannon, Hugh (Allianz Global Life)" w:date="2026-06-30T11:28:00Z" w16du:dateUtc="2026-06-30T10:28:00Z">
              <w:r w:rsidDel="009D62CD">
                <w:rPr>
                  <w:rFonts w:cs="Arial"/>
                  <w:b/>
                  <w:bCs/>
                  <w:color w:val="FFFFFF"/>
                  <w:sz w:val="22"/>
                  <w:szCs w:val="22"/>
                </w:rPr>
                <w:delText>Fund-based Commission</w:delText>
              </w:r>
            </w:del>
          </w:p>
        </w:tc>
        <w:tc>
          <w:tcPr>
            <w:tcW w:w="958" w:type="dxa"/>
            <w:tcBorders>
              <w:top w:val="single" w:sz="8" w:space="0" w:color="auto"/>
              <w:left w:val="nil"/>
              <w:bottom w:val="single" w:sz="8" w:space="0" w:color="FFFFFF"/>
              <w:right w:val="single" w:sz="8" w:space="0" w:color="auto"/>
            </w:tcBorders>
            <w:shd w:val="clear" w:color="000000" w:fill="122B54"/>
            <w:vAlign w:val="center"/>
            <w:hideMark/>
            <w:tcPrChange w:id="2239" w:author="Gannon, Hugh (Allianz Global Life)" w:date="2026-06-30T11:28:00Z" w16du:dateUtc="2026-06-30T10:28:00Z">
              <w:tcPr>
                <w:tcW w:w="960" w:type="dxa"/>
                <w:tcBorders>
                  <w:top w:val="single" w:sz="8" w:space="0" w:color="auto"/>
                  <w:left w:val="nil"/>
                  <w:bottom w:val="single" w:sz="8" w:space="0" w:color="FFFFFF"/>
                  <w:right w:val="single" w:sz="8" w:space="0" w:color="auto"/>
                </w:tcBorders>
                <w:shd w:val="clear" w:color="000000" w:fill="122B54"/>
                <w:vAlign w:val="center"/>
                <w:hideMark/>
              </w:tcPr>
            </w:tcPrChange>
          </w:tcPr>
          <w:p w14:paraId="4566F9B0" w14:textId="55FDA631" w:rsidR="00072586" w:rsidDel="009D62CD" w:rsidRDefault="00072586">
            <w:pPr>
              <w:jc w:val="center"/>
              <w:rPr>
                <w:del w:id="2240" w:author="Gannon, Hugh (Allianz Global Life)" w:date="2026-06-30T11:28:00Z" w16du:dateUtc="2026-06-30T10:28:00Z"/>
                <w:b/>
                <w:bCs/>
                <w:color w:val="FFFFFF"/>
                <w:sz w:val="22"/>
                <w:szCs w:val="22"/>
              </w:rPr>
            </w:pPr>
            <w:del w:id="2241" w:author="Gannon, Hugh (Allianz Global Life)" w:date="2026-06-30T11:28:00Z" w16du:dateUtc="2026-06-30T10:28:00Z">
              <w:r w:rsidDel="009D62CD">
                <w:rPr>
                  <w:rFonts w:cs="Arial"/>
                  <w:b/>
                  <w:bCs/>
                  <w:color w:val="FFFFFF"/>
                  <w:sz w:val="22"/>
                  <w:szCs w:val="22"/>
                </w:rPr>
                <w:delText>Admin Charge</w:delText>
              </w:r>
            </w:del>
          </w:p>
        </w:tc>
      </w:tr>
      <w:tr w:rsidR="00072586" w:rsidDel="009D62CD" w14:paraId="19F426C6" w14:textId="7C8C611F" w:rsidTr="009D62CD">
        <w:trPr>
          <w:trHeight w:val="315"/>
          <w:del w:id="2242" w:author="Gannon, Hugh (Allianz Global Life)" w:date="2026-06-30T11:28:00Z"/>
          <w:trPrChange w:id="2243" w:author="Gannon, Hugh (Allianz Global Life)" w:date="2026-06-30T11:28:00Z" w16du:dateUtc="2026-06-30T10:28:00Z">
            <w:trPr>
              <w:trHeight w:val="315"/>
            </w:trPr>
          </w:trPrChange>
        </w:trPr>
        <w:tc>
          <w:tcPr>
            <w:tcW w:w="974" w:type="dxa"/>
            <w:vMerge w:val="restart"/>
            <w:tcBorders>
              <w:top w:val="single" w:sz="8" w:space="0" w:color="FFFFFF"/>
              <w:left w:val="single" w:sz="8" w:space="0" w:color="auto"/>
              <w:bottom w:val="single" w:sz="8" w:space="0" w:color="FFFFFF"/>
              <w:right w:val="nil"/>
            </w:tcBorders>
            <w:shd w:val="clear" w:color="000000" w:fill="122B54"/>
            <w:vAlign w:val="center"/>
            <w:hideMark/>
            <w:tcPrChange w:id="2244" w:author="Gannon, Hugh (Allianz Global Life)" w:date="2026-06-30T11:28:00Z" w16du:dateUtc="2026-06-30T10:28:00Z">
              <w:tcPr>
                <w:tcW w:w="960" w:type="dxa"/>
                <w:vMerge w:val="restart"/>
                <w:tcBorders>
                  <w:top w:val="single" w:sz="8" w:space="0" w:color="FFFFFF"/>
                  <w:left w:val="single" w:sz="8" w:space="0" w:color="auto"/>
                  <w:bottom w:val="single" w:sz="8" w:space="0" w:color="FFFFFF"/>
                  <w:right w:val="nil"/>
                </w:tcBorders>
                <w:shd w:val="clear" w:color="000000" w:fill="122B54"/>
                <w:vAlign w:val="center"/>
                <w:hideMark/>
              </w:tcPr>
            </w:tcPrChange>
          </w:tcPr>
          <w:p w14:paraId="13053732" w14:textId="11013CA0" w:rsidR="00072586" w:rsidDel="009D62CD" w:rsidRDefault="00072586">
            <w:pPr>
              <w:jc w:val="center"/>
              <w:rPr>
                <w:del w:id="2245" w:author="Gannon, Hugh (Allianz Global Life)" w:date="2026-06-30T11:28:00Z" w16du:dateUtc="2026-06-30T10:28:00Z"/>
                <w:b/>
                <w:bCs/>
                <w:color w:val="FFFFFF"/>
              </w:rPr>
            </w:pPr>
            <w:del w:id="2246" w:author="Gannon, Hugh (Allianz Global Life)" w:date="2026-06-30T11:28:00Z" w16du:dateUtc="2026-06-30T10:28:00Z">
              <w:r w:rsidDel="009D62CD">
                <w:rPr>
                  <w:b/>
                  <w:bCs/>
                  <w:color w:val="FFFFFF"/>
                </w:rPr>
                <w:delText>A</w:delText>
              </w:r>
            </w:del>
          </w:p>
        </w:tc>
        <w:tc>
          <w:tcPr>
            <w:tcW w:w="974" w:type="dxa"/>
            <w:tcBorders>
              <w:top w:val="nil"/>
              <w:left w:val="nil"/>
              <w:bottom w:val="nil"/>
              <w:right w:val="nil"/>
            </w:tcBorders>
            <w:shd w:val="clear" w:color="000000" w:fill="122B54"/>
            <w:vAlign w:val="center"/>
            <w:hideMark/>
            <w:tcPrChange w:id="2247" w:author="Gannon, Hugh (Allianz Global Life)" w:date="2026-06-30T11:28:00Z" w16du:dateUtc="2026-06-30T10:28:00Z">
              <w:tcPr>
                <w:tcW w:w="960" w:type="dxa"/>
                <w:tcBorders>
                  <w:top w:val="nil"/>
                  <w:left w:val="nil"/>
                  <w:bottom w:val="nil"/>
                  <w:right w:val="nil"/>
                </w:tcBorders>
                <w:shd w:val="clear" w:color="000000" w:fill="122B54"/>
                <w:vAlign w:val="center"/>
                <w:hideMark/>
              </w:tcPr>
            </w:tcPrChange>
          </w:tcPr>
          <w:p w14:paraId="4A2336D4" w14:textId="71F868A3" w:rsidR="00072586" w:rsidDel="009D62CD" w:rsidRDefault="00072586">
            <w:pPr>
              <w:jc w:val="center"/>
              <w:rPr>
                <w:del w:id="2248" w:author="Gannon, Hugh (Allianz Global Life)" w:date="2026-06-30T11:28:00Z" w16du:dateUtc="2026-06-30T10:28:00Z"/>
                <w:b/>
                <w:bCs/>
                <w:color w:val="FFFFFF"/>
              </w:rPr>
            </w:pPr>
            <w:del w:id="2249" w:author="Gannon, Hugh (Allianz Global Life)" w:date="2026-06-30T11:28:00Z" w16du:dateUtc="2026-06-30T10:28:00Z">
              <w:r w:rsidDel="009D62CD">
                <w:rPr>
                  <w:b/>
                  <w:bCs/>
                  <w:color w:val="FFFFFF"/>
                </w:rPr>
                <w:delText>A1</w:delText>
              </w:r>
            </w:del>
          </w:p>
        </w:tc>
        <w:tc>
          <w:tcPr>
            <w:tcW w:w="1458" w:type="dxa"/>
            <w:tcBorders>
              <w:top w:val="nil"/>
              <w:left w:val="nil"/>
              <w:bottom w:val="nil"/>
              <w:right w:val="nil"/>
            </w:tcBorders>
            <w:shd w:val="clear" w:color="000000" w:fill="122B54"/>
            <w:vAlign w:val="center"/>
            <w:hideMark/>
            <w:tcPrChange w:id="2250" w:author="Gannon, Hugh (Allianz Global Life)" w:date="2026-06-30T11:28:00Z" w16du:dateUtc="2026-06-30T10:28:00Z">
              <w:tcPr>
                <w:tcW w:w="1480" w:type="dxa"/>
                <w:tcBorders>
                  <w:top w:val="nil"/>
                  <w:left w:val="nil"/>
                  <w:bottom w:val="nil"/>
                  <w:right w:val="nil"/>
                </w:tcBorders>
                <w:shd w:val="clear" w:color="000000" w:fill="122B54"/>
                <w:vAlign w:val="center"/>
                <w:hideMark/>
              </w:tcPr>
            </w:tcPrChange>
          </w:tcPr>
          <w:p w14:paraId="43FB4FA9" w14:textId="7F0B57BC" w:rsidR="00072586" w:rsidDel="009D62CD" w:rsidRDefault="00072586">
            <w:pPr>
              <w:jc w:val="center"/>
              <w:rPr>
                <w:del w:id="2251" w:author="Gannon, Hugh (Allianz Global Life)" w:date="2026-06-30T11:28:00Z" w16du:dateUtc="2026-06-30T10:28:00Z"/>
                <w:color w:val="FFFFFF"/>
              </w:rPr>
            </w:pPr>
            <w:del w:id="2252" w:author="Gannon, Hugh (Allianz Global Life)" w:date="2026-06-30T11:28:00Z" w16du:dateUtc="2026-06-30T10:28:00Z">
              <w:r w:rsidDel="009D62CD">
                <w:rPr>
                  <w:color w:val="FFFFFF"/>
                </w:rPr>
                <w:delText>0%</w:delText>
              </w:r>
            </w:del>
          </w:p>
        </w:tc>
        <w:tc>
          <w:tcPr>
            <w:tcW w:w="1476" w:type="dxa"/>
            <w:tcBorders>
              <w:top w:val="nil"/>
              <w:left w:val="nil"/>
              <w:bottom w:val="nil"/>
              <w:right w:val="nil"/>
            </w:tcBorders>
            <w:shd w:val="clear" w:color="000000" w:fill="122B54"/>
            <w:vAlign w:val="center"/>
            <w:hideMark/>
            <w:tcPrChange w:id="2253" w:author="Gannon, Hugh (Allianz Global Life)" w:date="2026-06-30T11:28:00Z" w16du:dateUtc="2026-06-30T10:28:00Z">
              <w:tcPr>
                <w:tcW w:w="1480" w:type="dxa"/>
                <w:tcBorders>
                  <w:top w:val="nil"/>
                  <w:left w:val="nil"/>
                  <w:bottom w:val="nil"/>
                  <w:right w:val="nil"/>
                </w:tcBorders>
                <w:shd w:val="clear" w:color="000000" w:fill="122B54"/>
                <w:vAlign w:val="center"/>
                <w:hideMark/>
              </w:tcPr>
            </w:tcPrChange>
          </w:tcPr>
          <w:p w14:paraId="1B2BEEC6" w14:textId="1D71AEAB" w:rsidR="00072586" w:rsidDel="009D62CD" w:rsidRDefault="00072586">
            <w:pPr>
              <w:jc w:val="center"/>
              <w:rPr>
                <w:del w:id="2254" w:author="Gannon, Hugh (Allianz Global Life)" w:date="2026-06-30T11:28:00Z" w16du:dateUtc="2026-06-30T10:28:00Z"/>
                <w:color w:val="FFFFFF"/>
              </w:rPr>
            </w:pPr>
            <w:del w:id="2255" w:author="Gannon, Hugh (Allianz Global Life)" w:date="2026-06-30T11:28:00Z" w16du:dateUtc="2026-06-30T10:28:00Z">
              <w:r w:rsidDel="009D62CD">
                <w:rPr>
                  <w:color w:val="FFFFFF"/>
                </w:rPr>
                <w:delText>0.75%</w:delText>
              </w:r>
            </w:del>
          </w:p>
        </w:tc>
        <w:tc>
          <w:tcPr>
            <w:tcW w:w="958" w:type="dxa"/>
            <w:tcBorders>
              <w:top w:val="nil"/>
              <w:left w:val="nil"/>
              <w:bottom w:val="nil"/>
              <w:right w:val="single" w:sz="8" w:space="0" w:color="auto"/>
            </w:tcBorders>
            <w:shd w:val="clear" w:color="000000" w:fill="FFFFFF"/>
            <w:vAlign w:val="center"/>
            <w:hideMark/>
            <w:tcPrChange w:id="2256" w:author="Gannon, Hugh (Allianz Global Life)" w:date="2026-06-30T11:28:00Z" w16du:dateUtc="2026-06-30T10:28:00Z">
              <w:tcPr>
                <w:tcW w:w="960" w:type="dxa"/>
                <w:tcBorders>
                  <w:top w:val="nil"/>
                  <w:left w:val="nil"/>
                  <w:bottom w:val="nil"/>
                  <w:right w:val="single" w:sz="8" w:space="0" w:color="auto"/>
                </w:tcBorders>
                <w:shd w:val="clear" w:color="000000" w:fill="FFFFFF"/>
                <w:vAlign w:val="center"/>
                <w:hideMark/>
              </w:tcPr>
            </w:tcPrChange>
          </w:tcPr>
          <w:p w14:paraId="7F73D660" w14:textId="05788B80" w:rsidR="00072586" w:rsidDel="009D62CD" w:rsidRDefault="00072586">
            <w:pPr>
              <w:jc w:val="center"/>
              <w:rPr>
                <w:del w:id="2257" w:author="Gannon, Hugh (Allianz Global Life)" w:date="2026-06-30T11:28:00Z" w16du:dateUtc="2026-06-30T10:28:00Z"/>
                <w:b/>
                <w:bCs/>
                <w:color w:val="003781"/>
              </w:rPr>
            </w:pPr>
            <w:del w:id="2258" w:author="Gannon, Hugh (Allianz Global Life)" w:date="2026-06-30T11:28:00Z" w16du:dateUtc="2026-06-30T10:28:00Z">
              <w:r w:rsidDel="009D62CD">
                <w:rPr>
                  <w:b/>
                  <w:bCs/>
                  <w:color w:val="003781"/>
                </w:rPr>
                <w:delText>1.10%</w:delText>
              </w:r>
            </w:del>
          </w:p>
        </w:tc>
      </w:tr>
      <w:tr w:rsidR="00072586" w:rsidDel="009D62CD" w14:paraId="017DD1D9" w14:textId="27A7F0A3" w:rsidTr="009D62CD">
        <w:trPr>
          <w:trHeight w:val="315"/>
          <w:del w:id="2259" w:author="Gannon, Hugh (Allianz Global Life)" w:date="2026-06-30T11:28:00Z"/>
          <w:trPrChange w:id="2260" w:author="Gannon, Hugh (Allianz Global Life)" w:date="2026-06-30T11:28:00Z" w16du:dateUtc="2026-06-30T10:28:00Z">
            <w:trPr>
              <w:trHeight w:val="315"/>
            </w:trPr>
          </w:trPrChange>
        </w:trPr>
        <w:tc>
          <w:tcPr>
            <w:tcW w:w="974" w:type="dxa"/>
            <w:vMerge/>
            <w:tcBorders>
              <w:top w:val="single" w:sz="8" w:space="0" w:color="FFFFFF"/>
              <w:left w:val="single" w:sz="8" w:space="0" w:color="auto"/>
              <w:bottom w:val="single" w:sz="8" w:space="0" w:color="FFFFFF"/>
              <w:right w:val="nil"/>
            </w:tcBorders>
            <w:vAlign w:val="center"/>
            <w:hideMark/>
            <w:tcPrChange w:id="2261" w:author="Gannon, Hugh (Allianz Global Life)" w:date="2026-06-30T11:28:00Z" w16du:dateUtc="2026-06-30T10:28:00Z">
              <w:tcPr>
                <w:tcW w:w="960" w:type="dxa"/>
                <w:vMerge/>
                <w:tcBorders>
                  <w:top w:val="single" w:sz="8" w:space="0" w:color="FFFFFF"/>
                  <w:left w:val="single" w:sz="8" w:space="0" w:color="auto"/>
                  <w:bottom w:val="single" w:sz="8" w:space="0" w:color="FFFFFF"/>
                  <w:right w:val="nil"/>
                </w:tcBorders>
                <w:vAlign w:val="center"/>
                <w:hideMark/>
              </w:tcPr>
            </w:tcPrChange>
          </w:tcPr>
          <w:p w14:paraId="4680442F" w14:textId="3076E83C" w:rsidR="00072586" w:rsidDel="009D62CD" w:rsidRDefault="00072586">
            <w:pPr>
              <w:rPr>
                <w:del w:id="2262" w:author="Gannon, Hugh (Allianz Global Life)" w:date="2026-06-30T11:28:00Z" w16du:dateUtc="2026-06-30T10:28:00Z"/>
                <w:b/>
                <w:bCs/>
                <w:color w:val="FFFFFF"/>
              </w:rPr>
            </w:pPr>
          </w:p>
        </w:tc>
        <w:tc>
          <w:tcPr>
            <w:tcW w:w="974" w:type="dxa"/>
            <w:tcBorders>
              <w:top w:val="nil"/>
              <w:left w:val="nil"/>
              <w:bottom w:val="nil"/>
              <w:right w:val="nil"/>
            </w:tcBorders>
            <w:shd w:val="clear" w:color="000000" w:fill="122B54"/>
            <w:vAlign w:val="center"/>
            <w:hideMark/>
            <w:tcPrChange w:id="2263" w:author="Gannon, Hugh (Allianz Global Life)" w:date="2026-06-30T11:28:00Z" w16du:dateUtc="2026-06-30T10:28:00Z">
              <w:tcPr>
                <w:tcW w:w="960" w:type="dxa"/>
                <w:tcBorders>
                  <w:top w:val="nil"/>
                  <w:left w:val="nil"/>
                  <w:bottom w:val="nil"/>
                  <w:right w:val="nil"/>
                </w:tcBorders>
                <w:shd w:val="clear" w:color="000000" w:fill="122B54"/>
                <w:vAlign w:val="center"/>
                <w:hideMark/>
              </w:tcPr>
            </w:tcPrChange>
          </w:tcPr>
          <w:p w14:paraId="41C49923" w14:textId="1D5510E4" w:rsidR="00072586" w:rsidDel="009D62CD" w:rsidRDefault="00072586">
            <w:pPr>
              <w:jc w:val="center"/>
              <w:rPr>
                <w:del w:id="2264" w:author="Gannon, Hugh (Allianz Global Life)" w:date="2026-06-30T11:28:00Z" w16du:dateUtc="2026-06-30T10:28:00Z"/>
                <w:b/>
                <w:bCs/>
                <w:color w:val="FFFFFF"/>
              </w:rPr>
            </w:pPr>
            <w:del w:id="2265" w:author="Gannon, Hugh (Allianz Global Life)" w:date="2026-06-30T11:28:00Z" w16du:dateUtc="2026-06-30T10:28:00Z">
              <w:r w:rsidDel="009D62CD">
                <w:rPr>
                  <w:b/>
                  <w:bCs/>
                  <w:color w:val="FFFFFF"/>
                </w:rPr>
                <w:delText>A2</w:delText>
              </w:r>
            </w:del>
          </w:p>
        </w:tc>
        <w:tc>
          <w:tcPr>
            <w:tcW w:w="1458" w:type="dxa"/>
            <w:tcBorders>
              <w:top w:val="nil"/>
              <w:left w:val="nil"/>
              <w:bottom w:val="nil"/>
              <w:right w:val="nil"/>
            </w:tcBorders>
            <w:shd w:val="clear" w:color="000000" w:fill="122B54"/>
            <w:vAlign w:val="center"/>
            <w:hideMark/>
            <w:tcPrChange w:id="2266" w:author="Gannon, Hugh (Allianz Global Life)" w:date="2026-06-30T11:28:00Z" w16du:dateUtc="2026-06-30T10:28:00Z">
              <w:tcPr>
                <w:tcW w:w="1480" w:type="dxa"/>
                <w:tcBorders>
                  <w:top w:val="nil"/>
                  <w:left w:val="nil"/>
                  <w:bottom w:val="nil"/>
                  <w:right w:val="nil"/>
                </w:tcBorders>
                <w:shd w:val="clear" w:color="000000" w:fill="122B54"/>
                <w:vAlign w:val="center"/>
                <w:hideMark/>
              </w:tcPr>
            </w:tcPrChange>
          </w:tcPr>
          <w:p w14:paraId="2E33BA4B" w14:textId="3741DA44" w:rsidR="00072586" w:rsidDel="009D62CD" w:rsidRDefault="00072586">
            <w:pPr>
              <w:jc w:val="center"/>
              <w:rPr>
                <w:del w:id="2267" w:author="Gannon, Hugh (Allianz Global Life)" w:date="2026-06-30T11:28:00Z" w16du:dateUtc="2026-06-30T10:28:00Z"/>
                <w:color w:val="FFFFFF"/>
              </w:rPr>
            </w:pPr>
            <w:del w:id="2268" w:author="Gannon, Hugh (Allianz Global Life)" w:date="2026-06-30T11:28:00Z" w16du:dateUtc="2026-06-30T10:28:00Z">
              <w:r w:rsidDel="009D62CD">
                <w:rPr>
                  <w:color w:val="FFFFFF"/>
                </w:rPr>
                <w:delText>1%</w:delText>
              </w:r>
            </w:del>
          </w:p>
        </w:tc>
        <w:tc>
          <w:tcPr>
            <w:tcW w:w="1476" w:type="dxa"/>
            <w:tcBorders>
              <w:top w:val="nil"/>
              <w:left w:val="nil"/>
              <w:bottom w:val="nil"/>
              <w:right w:val="nil"/>
            </w:tcBorders>
            <w:shd w:val="clear" w:color="000000" w:fill="122B54"/>
            <w:vAlign w:val="center"/>
            <w:hideMark/>
            <w:tcPrChange w:id="2269" w:author="Gannon, Hugh (Allianz Global Life)" w:date="2026-06-30T11:28:00Z" w16du:dateUtc="2026-06-30T10:28:00Z">
              <w:tcPr>
                <w:tcW w:w="1480" w:type="dxa"/>
                <w:tcBorders>
                  <w:top w:val="nil"/>
                  <w:left w:val="nil"/>
                  <w:bottom w:val="nil"/>
                  <w:right w:val="nil"/>
                </w:tcBorders>
                <w:shd w:val="clear" w:color="000000" w:fill="122B54"/>
                <w:vAlign w:val="center"/>
                <w:hideMark/>
              </w:tcPr>
            </w:tcPrChange>
          </w:tcPr>
          <w:p w14:paraId="117E9C47" w14:textId="0080A1C4" w:rsidR="00072586" w:rsidDel="009D62CD" w:rsidRDefault="00072586">
            <w:pPr>
              <w:jc w:val="center"/>
              <w:rPr>
                <w:del w:id="2270" w:author="Gannon, Hugh (Allianz Global Life)" w:date="2026-06-30T11:28:00Z" w16du:dateUtc="2026-06-30T10:28:00Z"/>
                <w:color w:val="FFFFFF"/>
              </w:rPr>
            </w:pPr>
            <w:del w:id="2271" w:author="Gannon, Hugh (Allianz Global Life)" w:date="2026-06-30T11:28:00Z" w16du:dateUtc="2026-06-30T10:28:00Z">
              <w:r w:rsidDel="009D62CD">
                <w:rPr>
                  <w:color w:val="FFFFFF"/>
                </w:rPr>
                <w:delText>0.60%</w:delText>
              </w:r>
            </w:del>
          </w:p>
        </w:tc>
        <w:tc>
          <w:tcPr>
            <w:tcW w:w="958" w:type="dxa"/>
            <w:tcBorders>
              <w:top w:val="nil"/>
              <w:left w:val="nil"/>
              <w:bottom w:val="nil"/>
              <w:right w:val="single" w:sz="8" w:space="0" w:color="auto"/>
            </w:tcBorders>
            <w:shd w:val="clear" w:color="000000" w:fill="FFFFFF"/>
            <w:vAlign w:val="center"/>
            <w:hideMark/>
            <w:tcPrChange w:id="2272" w:author="Gannon, Hugh (Allianz Global Life)" w:date="2026-06-30T11:28:00Z" w16du:dateUtc="2026-06-30T10:28:00Z">
              <w:tcPr>
                <w:tcW w:w="960" w:type="dxa"/>
                <w:tcBorders>
                  <w:top w:val="nil"/>
                  <w:left w:val="nil"/>
                  <w:bottom w:val="nil"/>
                  <w:right w:val="single" w:sz="8" w:space="0" w:color="auto"/>
                </w:tcBorders>
                <w:shd w:val="clear" w:color="000000" w:fill="FFFFFF"/>
                <w:vAlign w:val="center"/>
                <w:hideMark/>
              </w:tcPr>
            </w:tcPrChange>
          </w:tcPr>
          <w:p w14:paraId="413DF8C7" w14:textId="30397771" w:rsidR="00072586" w:rsidDel="009D62CD" w:rsidRDefault="00072586">
            <w:pPr>
              <w:jc w:val="center"/>
              <w:rPr>
                <w:del w:id="2273" w:author="Gannon, Hugh (Allianz Global Life)" w:date="2026-06-30T11:28:00Z" w16du:dateUtc="2026-06-30T10:28:00Z"/>
                <w:b/>
                <w:bCs/>
                <w:color w:val="003781"/>
              </w:rPr>
            </w:pPr>
            <w:del w:id="2274" w:author="Gannon, Hugh (Allianz Global Life)" w:date="2026-06-30T11:28:00Z" w16du:dateUtc="2026-06-30T10:28:00Z">
              <w:r w:rsidDel="009D62CD">
                <w:rPr>
                  <w:b/>
                  <w:bCs/>
                  <w:color w:val="003781"/>
                </w:rPr>
                <w:delText>1.10%</w:delText>
              </w:r>
            </w:del>
          </w:p>
        </w:tc>
      </w:tr>
      <w:tr w:rsidR="00072586" w:rsidDel="009D62CD" w14:paraId="72921B00" w14:textId="1DDE7A97" w:rsidTr="009D62CD">
        <w:trPr>
          <w:trHeight w:val="315"/>
          <w:del w:id="2275" w:author="Gannon, Hugh (Allianz Global Life)" w:date="2026-06-30T11:28:00Z"/>
          <w:trPrChange w:id="2276" w:author="Gannon, Hugh (Allianz Global Life)" w:date="2026-06-30T11:28:00Z" w16du:dateUtc="2026-06-30T10:28:00Z">
            <w:trPr>
              <w:trHeight w:val="315"/>
            </w:trPr>
          </w:trPrChange>
        </w:trPr>
        <w:tc>
          <w:tcPr>
            <w:tcW w:w="974" w:type="dxa"/>
            <w:vMerge/>
            <w:tcBorders>
              <w:top w:val="single" w:sz="8" w:space="0" w:color="FFFFFF"/>
              <w:left w:val="single" w:sz="8" w:space="0" w:color="auto"/>
              <w:bottom w:val="single" w:sz="8" w:space="0" w:color="FFFFFF"/>
              <w:right w:val="nil"/>
            </w:tcBorders>
            <w:vAlign w:val="center"/>
            <w:hideMark/>
            <w:tcPrChange w:id="2277" w:author="Gannon, Hugh (Allianz Global Life)" w:date="2026-06-30T11:28:00Z" w16du:dateUtc="2026-06-30T10:28:00Z">
              <w:tcPr>
                <w:tcW w:w="960" w:type="dxa"/>
                <w:vMerge/>
                <w:tcBorders>
                  <w:top w:val="single" w:sz="8" w:space="0" w:color="FFFFFF"/>
                  <w:left w:val="single" w:sz="8" w:space="0" w:color="auto"/>
                  <w:bottom w:val="single" w:sz="8" w:space="0" w:color="FFFFFF"/>
                  <w:right w:val="nil"/>
                </w:tcBorders>
                <w:vAlign w:val="center"/>
                <w:hideMark/>
              </w:tcPr>
            </w:tcPrChange>
          </w:tcPr>
          <w:p w14:paraId="52E8265B" w14:textId="70C754BC" w:rsidR="00072586" w:rsidDel="009D62CD" w:rsidRDefault="00072586">
            <w:pPr>
              <w:rPr>
                <w:del w:id="2278" w:author="Gannon, Hugh (Allianz Global Life)" w:date="2026-06-30T11:28:00Z" w16du:dateUtc="2026-06-30T10:28:00Z"/>
                <w:b/>
                <w:bCs/>
                <w:color w:val="FFFFFF"/>
              </w:rPr>
            </w:pPr>
          </w:p>
        </w:tc>
        <w:tc>
          <w:tcPr>
            <w:tcW w:w="974" w:type="dxa"/>
            <w:tcBorders>
              <w:top w:val="nil"/>
              <w:left w:val="nil"/>
              <w:bottom w:val="nil"/>
              <w:right w:val="nil"/>
            </w:tcBorders>
            <w:shd w:val="clear" w:color="000000" w:fill="122B54"/>
            <w:vAlign w:val="center"/>
            <w:hideMark/>
            <w:tcPrChange w:id="2279" w:author="Gannon, Hugh (Allianz Global Life)" w:date="2026-06-30T11:28:00Z" w16du:dateUtc="2026-06-30T10:28:00Z">
              <w:tcPr>
                <w:tcW w:w="960" w:type="dxa"/>
                <w:tcBorders>
                  <w:top w:val="nil"/>
                  <w:left w:val="nil"/>
                  <w:bottom w:val="nil"/>
                  <w:right w:val="nil"/>
                </w:tcBorders>
                <w:shd w:val="clear" w:color="000000" w:fill="122B54"/>
                <w:vAlign w:val="center"/>
                <w:hideMark/>
              </w:tcPr>
            </w:tcPrChange>
          </w:tcPr>
          <w:p w14:paraId="2F145790" w14:textId="74CEEAF0" w:rsidR="00072586" w:rsidDel="009D62CD" w:rsidRDefault="00072586">
            <w:pPr>
              <w:jc w:val="center"/>
              <w:rPr>
                <w:del w:id="2280" w:author="Gannon, Hugh (Allianz Global Life)" w:date="2026-06-30T11:28:00Z" w16du:dateUtc="2026-06-30T10:28:00Z"/>
                <w:b/>
                <w:bCs/>
                <w:color w:val="FFFFFF"/>
              </w:rPr>
            </w:pPr>
            <w:del w:id="2281" w:author="Gannon, Hugh (Allianz Global Life)" w:date="2026-06-30T11:28:00Z" w16du:dateUtc="2026-06-30T10:28:00Z">
              <w:r w:rsidDel="009D62CD">
                <w:rPr>
                  <w:b/>
                  <w:bCs/>
                  <w:color w:val="FFFFFF"/>
                </w:rPr>
                <w:delText>A3</w:delText>
              </w:r>
            </w:del>
          </w:p>
        </w:tc>
        <w:tc>
          <w:tcPr>
            <w:tcW w:w="1458" w:type="dxa"/>
            <w:tcBorders>
              <w:top w:val="nil"/>
              <w:left w:val="nil"/>
              <w:bottom w:val="nil"/>
              <w:right w:val="nil"/>
            </w:tcBorders>
            <w:shd w:val="clear" w:color="000000" w:fill="122B54"/>
            <w:vAlign w:val="center"/>
            <w:hideMark/>
            <w:tcPrChange w:id="2282" w:author="Gannon, Hugh (Allianz Global Life)" w:date="2026-06-30T11:28:00Z" w16du:dateUtc="2026-06-30T10:28:00Z">
              <w:tcPr>
                <w:tcW w:w="1480" w:type="dxa"/>
                <w:tcBorders>
                  <w:top w:val="nil"/>
                  <w:left w:val="nil"/>
                  <w:bottom w:val="nil"/>
                  <w:right w:val="nil"/>
                </w:tcBorders>
                <w:shd w:val="clear" w:color="000000" w:fill="122B54"/>
                <w:vAlign w:val="center"/>
                <w:hideMark/>
              </w:tcPr>
            </w:tcPrChange>
          </w:tcPr>
          <w:p w14:paraId="3A7000D6" w14:textId="5111D447" w:rsidR="00072586" w:rsidDel="009D62CD" w:rsidRDefault="00072586">
            <w:pPr>
              <w:jc w:val="center"/>
              <w:rPr>
                <w:del w:id="2283" w:author="Gannon, Hugh (Allianz Global Life)" w:date="2026-06-30T11:28:00Z" w16du:dateUtc="2026-06-30T10:28:00Z"/>
                <w:color w:val="FFFFFF"/>
              </w:rPr>
            </w:pPr>
            <w:del w:id="2284" w:author="Gannon, Hugh (Allianz Global Life)" w:date="2026-06-30T11:28:00Z" w16du:dateUtc="2026-06-30T10:28:00Z">
              <w:r w:rsidDel="009D62CD">
                <w:rPr>
                  <w:color w:val="FFFFFF"/>
                </w:rPr>
                <w:delText>2%</w:delText>
              </w:r>
            </w:del>
          </w:p>
        </w:tc>
        <w:tc>
          <w:tcPr>
            <w:tcW w:w="1476" w:type="dxa"/>
            <w:tcBorders>
              <w:top w:val="nil"/>
              <w:left w:val="nil"/>
              <w:bottom w:val="nil"/>
              <w:right w:val="nil"/>
            </w:tcBorders>
            <w:shd w:val="clear" w:color="000000" w:fill="122B54"/>
            <w:vAlign w:val="center"/>
            <w:hideMark/>
            <w:tcPrChange w:id="2285" w:author="Gannon, Hugh (Allianz Global Life)" w:date="2026-06-30T11:28:00Z" w16du:dateUtc="2026-06-30T10:28:00Z">
              <w:tcPr>
                <w:tcW w:w="1480" w:type="dxa"/>
                <w:tcBorders>
                  <w:top w:val="nil"/>
                  <w:left w:val="nil"/>
                  <w:bottom w:val="nil"/>
                  <w:right w:val="nil"/>
                </w:tcBorders>
                <w:shd w:val="clear" w:color="000000" w:fill="122B54"/>
                <w:vAlign w:val="center"/>
                <w:hideMark/>
              </w:tcPr>
            </w:tcPrChange>
          </w:tcPr>
          <w:p w14:paraId="75DCDD31" w14:textId="6BBC15A6" w:rsidR="00072586" w:rsidDel="009D62CD" w:rsidRDefault="00072586">
            <w:pPr>
              <w:jc w:val="center"/>
              <w:rPr>
                <w:del w:id="2286" w:author="Gannon, Hugh (Allianz Global Life)" w:date="2026-06-30T11:28:00Z" w16du:dateUtc="2026-06-30T10:28:00Z"/>
                <w:color w:val="FFFFFF"/>
              </w:rPr>
            </w:pPr>
            <w:del w:id="2287" w:author="Gannon, Hugh (Allianz Global Life)" w:date="2026-06-30T11:28:00Z" w16du:dateUtc="2026-06-30T10:28:00Z">
              <w:r w:rsidDel="009D62CD">
                <w:rPr>
                  <w:color w:val="FFFFFF"/>
                </w:rPr>
                <w:delText>0.50%</w:delText>
              </w:r>
            </w:del>
          </w:p>
        </w:tc>
        <w:tc>
          <w:tcPr>
            <w:tcW w:w="958" w:type="dxa"/>
            <w:tcBorders>
              <w:top w:val="nil"/>
              <w:left w:val="nil"/>
              <w:bottom w:val="nil"/>
              <w:right w:val="single" w:sz="8" w:space="0" w:color="auto"/>
            </w:tcBorders>
            <w:shd w:val="clear" w:color="000000" w:fill="FFFFFF"/>
            <w:vAlign w:val="center"/>
            <w:hideMark/>
            <w:tcPrChange w:id="2288" w:author="Gannon, Hugh (Allianz Global Life)" w:date="2026-06-30T11:28:00Z" w16du:dateUtc="2026-06-30T10:28:00Z">
              <w:tcPr>
                <w:tcW w:w="960" w:type="dxa"/>
                <w:tcBorders>
                  <w:top w:val="nil"/>
                  <w:left w:val="nil"/>
                  <w:bottom w:val="nil"/>
                  <w:right w:val="single" w:sz="8" w:space="0" w:color="auto"/>
                </w:tcBorders>
                <w:shd w:val="clear" w:color="000000" w:fill="FFFFFF"/>
                <w:vAlign w:val="center"/>
                <w:hideMark/>
              </w:tcPr>
            </w:tcPrChange>
          </w:tcPr>
          <w:p w14:paraId="351E9DA2" w14:textId="34DD0390" w:rsidR="00072586" w:rsidDel="009D62CD" w:rsidRDefault="00072586">
            <w:pPr>
              <w:jc w:val="center"/>
              <w:rPr>
                <w:del w:id="2289" w:author="Gannon, Hugh (Allianz Global Life)" w:date="2026-06-30T11:28:00Z" w16du:dateUtc="2026-06-30T10:28:00Z"/>
                <w:b/>
                <w:bCs/>
                <w:color w:val="003781"/>
              </w:rPr>
            </w:pPr>
            <w:del w:id="2290" w:author="Gannon, Hugh (Allianz Global Life)" w:date="2026-06-30T11:28:00Z" w16du:dateUtc="2026-06-30T10:28:00Z">
              <w:r w:rsidDel="009D62CD">
                <w:rPr>
                  <w:b/>
                  <w:bCs/>
                  <w:color w:val="003781"/>
                </w:rPr>
                <w:delText>1.10%</w:delText>
              </w:r>
            </w:del>
          </w:p>
        </w:tc>
      </w:tr>
      <w:tr w:rsidR="00072586" w:rsidDel="009D62CD" w14:paraId="244C7AFF" w14:textId="2C8CF753" w:rsidTr="009D62CD">
        <w:trPr>
          <w:trHeight w:val="315"/>
          <w:del w:id="2291" w:author="Gannon, Hugh (Allianz Global Life)" w:date="2026-06-30T11:28:00Z"/>
          <w:trPrChange w:id="2292" w:author="Gannon, Hugh (Allianz Global Life)" w:date="2026-06-30T11:28:00Z" w16du:dateUtc="2026-06-30T10:28:00Z">
            <w:trPr>
              <w:trHeight w:val="315"/>
            </w:trPr>
          </w:trPrChange>
        </w:trPr>
        <w:tc>
          <w:tcPr>
            <w:tcW w:w="974" w:type="dxa"/>
            <w:vMerge/>
            <w:tcBorders>
              <w:top w:val="single" w:sz="8" w:space="0" w:color="FFFFFF"/>
              <w:left w:val="single" w:sz="8" w:space="0" w:color="auto"/>
              <w:bottom w:val="single" w:sz="8" w:space="0" w:color="FFFFFF"/>
              <w:right w:val="nil"/>
            </w:tcBorders>
            <w:vAlign w:val="center"/>
            <w:hideMark/>
            <w:tcPrChange w:id="2293" w:author="Gannon, Hugh (Allianz Global Life)" w:date="2026-06-30T11:28:00Z" w16du:dateUtc="2026-06-30T10:28:00Z">
              <w:tcPr>
                <w:tcW w:w="960" w:type="dxa"/>
                <w:vMerge/>
                <w:tcBorders>
                  <w:top w:val="single" w:sz="8" w:space="0" w:color="FFFFFF"/>
                  <w:left w:val="single" w:sz="8" w:space="0" w:color="auto"/>
                  <w:bottom w:val="single" w:sz="8" w:space="0" w:color="FFFFFF"/>
                  <w:right w:val="nil"/>
                </w:tcBorders>
                <w:vAlign w:val="center"/>
                <w:hideMark/>
              </w:tcPr>
            </w:tcPrChange>
          </w:tcPr>
          <w:p w14:paraId="6A22D651" w14:textId="7B11AD12" w:rsidR="00072586" w:rsidDel="009D62CD" w:rsidRDefault="00072586">
            <w:pPr>
              <w:rPr>
                <w:del w:id="2294" w:author="Gannon, Hugh (Allianz Global Life)" w:date="2026-06-30T11:28:00Z" w16du:dateUtc="2026-06-30T10:28:00Z"/>
                <w:b/>
                <w:bCs/>
                <w:color w:val="FFFFFF"/>
              </w:rPr>
            </w:pPr>
          </w:p>
        </w:tc>
        <w:tc>
          <w:tcPr>
            <w:tcW w:w="974" w:type="dxa"/>
            <w:tcBorders>
              <w:top w:val="nil"/>
              <w:left w:val="nil"/>
              <w:bottom w:val="nil"/>
              <w:right w:val="nil"/>
            </w:tcBorders>
            <w:shd w:val="clear" w:color="000000" w:fill="122B54"/>
            <w:vAlign w:val="center"/>
            <w:hideMark/>
            <w:tcPrChange w:id="2295" w:author="Gannon, Hugh (Allianz Global Life)" w:date="2026-06-30T11:28:00Z" w16du:dateUtc="2026-06-30T10:28:00Z">
              <w:tcPr>
                <w:tcW w:w="960" w:type="dxa"/>
                <w:tcBorders>
                  <w:top w:val="nil"/>
                  <w:left w:val="nil"/>
                  <w:bottom w:val="nil"/>
                  <w:right w:val="nil"/>
                </w:tcBorders>
                <w:shd w:val="clear" w:color="000000" w:fill="122B54"/>
                <w:vAlign w:val="center"/>
                <w:hideMark/>
              </w:tcPr>
            </w:tcPrChange>
          </w:tcPr>
          <w:p w14:paraId="5584E36D" w14:textId="05A920C7" w:rsidR="00072586" w:rsidDel="009D62CD" w:rsidRDefault="00072586">
            <w:pPr>
              <w:jc w:val="center"/>
              <w:rPr>
                <w:del w:id="2296" w:author="Gannon, Hugh (Allianz Global Life)" w:date="2026-06-30T11:28:00Z" w16du:dateUtc="2026-06-30T10:28:00Z"/>
                <w:b/>
                <w:bCs/>
                <w:color w:val="FFFFFF"/>
              </w:rPr>
            </w:pPr>
            <w:del w:id="2297" w:author="Gannon, Hugh (Allianz Global Life)" w:date="2026-06-30T11:28:00Z" w16du:dateUtc="2026-06-30T10:28:00Z">
              <w:r w:rsidDel="009D62CD">
                <w:rPr>
                  <w:b/>
                  <w:bCs/>
                  <w:color w:val="FFFFFF"/>
                </w:rPr>
                <w:delText>A4</w:delText>
              </w:r>
            </w:del>
          </w:p>
        </w:tc>
        <w:tc>
          <w:tcPr>
            <w:tcW w:w="1458" w:type="dxa"/>
            <w:tcBorders>
              <w:top w:val="nil"/>
              <w:left w:val="nil"/>
              <w:bottom w:val="nil"/>
              <w:right w:val="nil"/>
            </w:tcBorders>
            <w:shd w:val="clear" w:color="000000" w:fill="122B54"/>
            <w:vAlign w:val="center"/>
            <w:hideMark/>
            <w:tcPrChange w:id="2298" w:author="Gannon, Hugh (Allianz Global Life)" w:date="2026-06-30T11:28:00Z" w16du:dateUtc="2026-06-30T10:28:00Z">
              <w:tcPr>
                <w:tcW w:w="1480" w:type="dxa"/>
                <w:tcBorders>
                  <w:top w:val="nil"/>
                  <w:left w:val="nil"/>
                  <w:bottom w:val="nil"/>
                  <w:right w:val="nil"/>
                </w:tcBorders>
                <w:shd w:val="clear" w:color="000000" w:fill="122B54"/>
                <w:vAlign w:val="center"/>
                <w:hideMark/>
              </w:tcPr>
            </w:tcPrChange>
          </w:tcPr>
          <w:p w14:paraId="6615AC0E" w14:textId="7557E42B" w:rsidR="00072586" w:rsidDel="009D62CD" w:rsidRDefault="00072586">
            <w:pPr>
              <w:jc w:val="center"/>
              <w:rPr>
                <w:del w:id="2299" w:author="Gannon, Hugh (Allianz Global Life)" w:date="2026-06-30T11:28:00Z" w16du:dateUtc="2026-06-30T10:28:00Z"/>
                <w:color w:val="FFFFFF"/>
              </w:rPr>
            </w:pPr>
            <w:del w:id="2300" w:author="Gannon, Hugh (Allianz Global Life)" w:date="2026-06-30T11:28:00Z" w16du:dateUtc="2026-06-30T10:28:00Z">
              <w:r w:rsidDel="009D62CD">
                <w:rPr>
                  <w:color w:val="FFFFFF"/>
                </w:rPr>
                <w:delText>3%</w:delText>
              </w:r>
            </w:del>
          </w:p>
        </w:tc>
        <w:tc>
          <w:tcPr>
            <w:tcW w:w="1476" w:type="dxa"/>
            <w:tcBorders>
              <w:top w:val="nil"/>
              <w:left w:val="nil"/>
              <w:bottom w:val="nil"/>
              <w:right w:val="nil"/>
            </w:tcBorders>
            <w:shd w:val="clear" w:color="000000" w:fill="122B54"/>
            <w:vAlign w:val="center"/>
            <w:hideMark/>
            <w:tcPrChange w:id="2301" w:author="Gannon, Hugh (Allianz Global Life)" w:date="2026-06-30T11:28:00Z" w16du:dateUtc="2026-06-30T10:28:00Z">
              <w:tcPr>
                <w:tcW w:w="1480" w:type="dxa"/>
                <w:tcBorders>
                  <w:top w:val="nil"/>
                  <w:left w:val="nil"/>
                  <w:bottom w:val="nil"/>
                  <w:right w:val="nil"/>
                </w:tcBorders>
                <w:shd w:val="clear" w:color="000000" w:fill="122B54"/>
                <w:vAlign w:val="center"/>
                <w:hideMark/>
              </w:tcPr>
            </w:tcPrChange>
          </w:tcPr>
          <w:p w14:paraId="68767EA8" w14:textId="767234B9" w:rsidR="00072586" w:rsidDel="009D62CD" w:rsidRDefault="00072586">
            <w:pPr>
              <w:jc w:val="center"/>
              <w:rPr>
                <w:del w:id="2302" w:author="Gannon, Hugh (Allianz Global Life)" w:date="2026-06-30T11:28:00Z" w16du:dateUtc="2026-06-30T10:28:00Z"/>
                <w:color w:val="FFFFFF"/>
              </w:rPr>
            </w:pPr>
            <w:del w:id="2303" w:author="Gannon, Hugh (Allianz Global Life)" w:date="2026-06-30T11:28:00Z" w16du:dateUtc="2026-06-30T10:28:00Z">
              <w:r w:rsidDel="009D62CD">
                <w:rPr>
                  <w:color w:val="FFFFFF"/>
                </w:rPr>
                <w:delText>0.35%</w:delText>
              </w:r>
            </w:del>
          </w:p>
        </w:tc>
        <w:tc>
          <w:tcPr>
            <w:tcW w:w="958" w:type="dxa"/>
            <w:tcBorders>
              <w:top w:val="nil"/>
              <w:left w:val="nil"/>
              <w:bottom w:val="nil"/>
              <w:right w:val="single" w:sz="8" w:space="0" w:color="auto"/>
            </w:tcBorders>
            <w:shd w:val="clear" w:color="000000" w:fill="FFFFFF"/>
            <w:vAlign w:val="center"/>
            <w:hideMark/>
            <w:tcPrChange w:id="2304" w:author="Gannon, Hugh (Allianz Global Life)" w:date="2026-06-30T11:28:00Z" w16du:dateUtc="2026-06-30T10:28:00Z">
              <w:tcPr>
                <w:tcW w:w="960" w:type="dxa"/>
                <w:tcBorders>
                  <w:top w:val="nil"/>
                  <w:left w:val="nil"/>
                  <w:bottom w:val="nil"/>
                  <w:right w:val="single" w:sz="8" w:space="0" w:color="auto"/>
                </w:tcBorders>
                <w:shd w:val="clear" w:color="000000" w:fill="FFFFFF"/>
                <w:vAlign w:val="center"/>
                <w:hideMark/>
              </w:tcPr>
            </w:tcPrChange>
          </w:tcPr>
          <w:p w14:paraId="24E5F09D" w14:textId="1E5E8E7C" w:rsidR="00072586" w:rsidDel="009D62CD" w:rsidRDefault="00072586">
            <w:pPr>
              <w:jc w:val="center"/>
              <w:rPr>
                <w:del w:id="2305" w:author="Gannon, Hugh (Allianz Global Life)" w:date="2026-06-30T11:28:00Z" w16du:dateUtc="2026-06-30T10:28:00Z"/>
                <w:b/>
                <w:bCs/>
                <w:color w:val="003781"/>
              </w:rPr>
            </w:pPr>
            <w:del w:id="2306" w:author="Gannon, Hugh (Allianz Global Life)" w:date="2026-06-30T11:28:00Z" w16du:dateUtc="2026-06-30T10:28:00Z">
              <w:r w:rsidDel="009D62CD">
                <w:rPr>
                  <w:b/>
                  <w:bCs/>
                  <w:color w:val="003781"/>
                </w:rPr>
                <w:delText>1.10%</w:delText>
              </w:r>
            </w:del>
          </w:p>
        </w:tc>
      </w:tr>
      <w:tr w:rsidR="00072586" w:rsidDel="009D62CD" w14:paraId="4DB81806" w14:textId="760A4F20" w:rsidTr="009D62CD">
        <w:trPr>
          <w:trHeight w:val="330"/>
          <w:del w:id="2307" w:author="Gannon, Hugh (Allianz Global Life)" w:date="2026-06-30T11:28:00Z"/>
          <w:trPrChange w:id="2308" w:author="Gannon, Hugh (Allianz Global Life)" w:date="2026-06-30T11:28:00Z" w16du:dateUtc="2026-06-30T10:28:00Z">
            <w:trPr>
              <w:trHeight w:val="330"/>
            </w:trPr>
          </w:trPrChange>
        </w:trPr>
        <w:tc>
          <w:tcPr>
            <w:tcW w:w="974" w:type="dxa"/>
            <w:vMerge/>
            <w:tcBorders>
              <w:top w:val="single" w:sz="8" w:space="0" w:color="FFFFFF"/>
              <w:left w:val="single" w:sz="8" w:space="0" w:color="auto"/>
              <w:bottom w:val="single" w:sz="8" w:space="0" w:color="FFFFFF"/>
              <w:right w:val="nil"/>
            </w:tcBorders>
            <w:vAlign w:val="center"/>
            <w:hideMark/>
            <w:tcPrChange w:id="2309" w:author="Gannon, Hugh (Allianz Global Life)" w:date="2026-06-30T11:28:00Z" w16du:dateUtc="2026-06-30T10:28:00Z">
              <w:tcPr>
                <w:tcW w:w="960" w:type="dxa"/>
                <w:vMerge/>
                <w:tcBorders>
                  <w:top w:val="single" w:sz="8" w:space="0" w:color="FFFFFF"/>
                  <w:left w:val="single" w:sz="8" w:space="0" w:color="auto"/>
                  <w:bottom w:val="single" w:sz="8" w:space="0" w:color="FFFFFF"/>
                  <w:right w:val="nil"/>
                </w:tcBorders>
                <w:vAlign w:val="center"/>
                <w:hideMark/>
              </w:tcPr>
            </w:tcPrChange>
          </w:tcPr>
          <w:p w14:paraId="251758D0" w14:textId="36F9018C" w:rsidR="00072586" w:rsidDel="009D62CD" w:rsidRDefault="00072586">
            <w:pPr>
              <w:rPr>
                <w:del w:id="2310" w:author="Gannon, Hugh (Allianz Global Life)" w:date="2026-06-30T11:28:00Z" w16du:dateUtc="2026-06-30T10:28:00Z"/>
                <w:b/>
                <w:bCs/>
                <w:color w:val="FFFFFF"/>
              </w:rPr>
            </w:pPr>
          </w:p>
        </w:tc>
        <w:tc>
          <w:tcPr>
            <w:tcW w:w="974" w:type="dxa"/>
            <w:tcBorders>
              <w:top w:val="nil"/>
              <w:left w:val="nil"/>
              <w:bottom w:val="single" w:sz="8" w:space="0" w:color="FFFFFF"/>
              <w:right w:val="nil"/>
            </w:tcBorders>
            <w:shd w:val="clear" w:color="000000" w:fill="122B54"/>
            <w:vAlign w:val="center"/>
            <w:hideMark/>
            <w:tcPrChange w:id="2311" w:author="Gannon, Hugh (Allianz Global Life)" w:date="2026-06-30T11:28:00Z" w16du:dateUtc="2026-06-30T10:28:00Z">
              <w:tcPr>
                <w:tcW w:w="960" w:type="dxa"/>
                <w:tcBorders>
                  <w:top w:val="nil"/>
                  <w:left w:val="nil"/>
                  <w:bottom w:val="single" w:sz="8" w:space="0" w:color="FFFFFF"/>
                  <w:right w:val="nil"/>
                </w:tcBorders>
                <w:shd w:val="clear" w:color="000000" w:fill="122B54"/>
                <w:vAlign w:val="center"/>
                <w:hideMark/>
              </w:tcPr>
            </w:tcPrChange>
          </w:tcPr>
          <w:p w14:paraId="0BB6E4AE" w14:textId="36E3F755" w:rsidR="00072586" w:rsidDel="009D62CD" w:rsidRDefault="00072586">
            <w:pPr>
              <w:jc w:val="center"/>
              <w:rPr>
                <w:del w:id="2312" w:author="Gannon, Hugh (Allianz Global Life)" w:date="2026-06-30T11:28:00Z" w16du:dateUtc="2026-06-30T10:28:00Z"/>
                <w:b/>
                <w:bCs/>
                <w:color w:val="FFFFFF"/>
              </w:rPr>
            </w:pPr>
            <w:del w:id="2313" w:author="Gannon, Hugh (Allianz Global Life)" w:date="2026-06-30T11:28:00Z" w16du:dateUtc="2026-06-30T10:28:00Z">
              <w:r w:rsidDel="009D62CD">
                <w:rPr>
                  <w:b/>
                  <w:bCs/>
                  <w:color w:val="FFFFFF"/>
                </w:rPr>
                <w:delText>A5</w:delText>
              </w:r>
            </w:del>
          </w:p>
        </w:tc>
        <w:tc>
          <w:tcPr>
            <w:tcW w:w="1458" w:type="dxa"/>
            <w:tcBorders>
              <w:top w:val="nil"/>
              <w:left w:val="nil"/>
              <w:bottom w:val="single" w:sz="8" w:space="0" w:color="FFFFFF"/>
              <w:right w:val="nil"/>
            </w:tcBorders>
            <w:shd w:val="clear" w:color="000000" w:fill="122B54"/>
            <w:vAlign w:val="center"/>
            <w:hideMark/>
            <w:tcPrChange w:id="2314" w:author="Gannon, Hugh (Allianz Global Life)" w:date="2026-06-30T11:28:00Z" w16du:dateUtc="2026-06-30T10:28:00Z">
              <w:tcPr>
                <w:tcW w:w="1480" w:type="dxa"/>
                <w:tcBorders>
                  <w:top w:val="nil"/>
                  <w:left w:val="nil"/>
                  <w:bottom w:val="single" w:sz="8" w:space="0" w:color="FFFFFF"/>
                  <w:right w:val="nil"/>
                </w:tcBorders>
                <w:shd w:val="clear" w:color="000000" w:fill="122B54"/>
                <w:vAlign w:val="center"/>
                <w:hideMark/>
              </w:tcPr>
            </w:tcPrChange>
          </w:tcPr>
          <w:p w14:paraId="026F94C5" w14:textId="707CE117" w:rsidR="00072586" w:rsidDel="009D62CD" w:rsidRDefault="00072586">
            <w:pPr>
              <w:jc w:val="center"/>
              <w:rPr>
                <w:del w:id="2315" w:author="Gannon, Hugh (Allianz Global Life)" w:date="2026-06-30T11:28:00Z" w16du:dateUtc="2026-06-30T10:28:00Z"/>
                <w:color w:val="FFFFFF"/>
              </w:rPr>
            </w:pPr>
            <w:del w:id="2316" w:author="Gannon, Hugh (Allianz Global Life)" w:date="2026-06-30T11:28:00Z" w16du:dateUtc="2026-06-30T10:28:00Z">
              <w:r w:rsidDel="009D62CD">
                <w:rPr>
                  <w:color w:val="FFFFFF"/>
                </w:rPr>
                <w:delText>4%</w:delText>
              </w:r>
            </w:del>
          </w:p>
        </w:tc>
        <w:tc>
          <w:tcPr>
            <w:tcW w:w="1476" w:type="dxa"/>
            <w:tcBorders>
              <w:top w:val="nil"/>
              <w:left w:val="nil"/>
              <w:bottom w:val="single" w:sz="8" w:space="0" w:color="FFFFFF"/>
              <w:right w:val="nil"/>
            </w:tcBorders>
            <w:shd w:val="clear" w:color="000000" w:fill="122B54"/>
            <w:vAlign w:val="center"/>
            <w:hideMark/>
            <w:tcPrChange w:id="2317" w:author="Gannon, Hugh (Allianz Global Life)" w:date="2026-06-30T11:28:00Z" w16du:dateUtc="2026-06-30T10:28:00Z">
              <w:tcPr>
                <w:tcW w:w="1480" w:type="dxa"/>
                <w:tcBorders>
                  <w:top w:val="nil"/>
                  <w:left w:val="nil"/>
                  <w:bottom w:val="single" w:sz="8" w:space="0" w:color="FFFFFF"/>
                  <w:right w:val="nil"/>
                </w:tcBorders>
                <w:shd w:val="clear" w:color="000000" w:fill="122B54"/>
                <w:vAlign w:val="center"/>
                <w:hideMark/>
              </w:tcPr>
            </w:tcPrChange>
          </w:tcPr>
          <w:p w14:paraId="0DAB0DD4" w14:textId="406E5DF2" w:rsidR="00072586" w:rsidDel="009D62CD" w:rsidRDefault="00072586">
            <w:pPr>
              <w:jc w:val="center"/>
              <w:rPr>
                <w:del w:id="2318" w:author="Gannon, Hugh (Allianz Global Life)" w:date="2026-06-30T11:28:00Z" w16du:dateUtc="2026-06-30T10:28:00Z"/>
                <w:color w:val="FFFFFF"/>
              </w:rPr>
            </w:pPr>
            <w:del w:id="2319" w:author="Gannon, Hugh (Allianz Global Life)" w:date="2026-06-30T11:28:00Z" w16du:dateUtc="2026-06-30T10:28:00Z">
              <w:r w:rsidDel="009D62CD">
                <w:rPr>
                  <w:color w:val="FFFFFF"/>
                </w:rPr>
                <w:delText>0.25%</w:delText>
              </w:r>
            </w:del>
          </w:p>
        </w:tc>
        <w:tc>
          <w:tcPr>
            <w:tcW w:w="958" w:type="dxa"/>
            <w:tcBorders>
              <w:top w:val="nil"/>
              <w:left w:val="nil"/>
              <w:bottom w:val="single" w:sz="8" w:space="0" w:color="FFFFFF"/>
              <w:right w:val="single" w:sz="8" w:space="0" w:color="auto"/>
            </w:tcBorders>
            <w:shd w:val="clear" w:color="000000" w:fill="FFFFFF"/>
            <w:vAlign w:val="center"/>
            <w:hideMark/>
            <w:tcPrChange w:id="2320" w:author="Gannon, Hugh (Allianz Global Life)" w:date="2026-06-30T11:28:00Z" w16du:dateUtc="2026-06-30T10:28:00Z">
              <w:tcPr>
                <w:tcW w:w="960" w:type="dxa"/>
                <w:tcBorders>
                  <w:top w:val="nil"/>
                  <w:left w:val="nil"/>
                  <w:bottom w:val="single" w:sz="8" w:space="0" w:color="FFFFFF"/>
                  <w:right w:val="single" w:sz="8" w:space="0" w:color="auto"/>
                </w:tcBorders>
                <w:shd w:val="clear" w:color="000000" w:fill="FFFFFF"/>
                <w:vAlign w:val="center"/>
                <w:hideMark/>
              </w:tcPr>
            </w:tcPrChange>
          </w:tcPr>
          <w:p w14:paraId="763E43B3" w14:textId="3A7A0478" w:rsidR="00072586" w:rsidDel="009D62CD" w:rsidRDefault="00072586">
            <w:pPr>
              <w:jc w:val="center"/>
              <w:rPr>
                <w:del w:id="2321" w:author="Gannon, Hugh (Allianz Global Life)" w:date="2026-06-30T11:28:00Z" w16du:dateUtc="2026-06-30T10:28:00Z"/>
                <w:b/>
                <w:bCs/>
                <w:color w:val="003781"/>
              </w:rPr>
            </w:pPr>
            <w:del w:id="2322" w:author="Gannon, Hugh (Allianz Global Life)" w:date="2026-06-30T11:28:00Z" w16du:dateUtc="2026-06-30T10:28:00Z">
              <w:r w:rsidDel="009D62CD">
                <w:rPr>
                  <w:b/>
                  <w:bCs/>
                  <w:color w:val="003781"/>
                </w:rPr>
                <w:delText>1.10%</w:delText>
              </w:r>
            </w:del>
          </w:p>
        </w:tc>
      </w:tr>
      <w:tr w:rsidR="00072586" w:rsidDel="009D62CD" w14:paraId="0513B27A" w14:textId="50809176" w:rsidTr="009D62CD">
        <w:trPr>
          <w:trHeight w:val="315"/>
          <w:del w:id="2323" w:author="Gannon, Hugh (Allianz Global Life)" w:date="2026-06-30T11:28:00Z"/>
          <w:trPrChange w:id="2324" w:author="Gannon, Hugh (Allianz Global Life)" w:date="2026-06-30T11:28:00Z" w16du:dateUtc="2026-06-30T10:28:00Z">
            <w:trPr>
              <w:trHeight w:val="315"/>
            </w:trPr>
          </w:trPrChange>
        </w:trPr>
        <w:tc>
          <w:tcPr>
            <w:tcW w:w="974" w:type="dxa"/>
            <w:vMerge w:val="restart"/>
            <w:tcBorders>
              <w:top w:val="nil"/>
              <w:left w:val="single" w:sz="8" w:space="0" w:color="auto"/>
              <w:bottom w:val="single" w:sz="8" w:space="0" w:color="FFFFFF"/>
              <w:right w:val="nil"/>
            </w:tcBorders>
            <w:shd w:val="clear" w:color="000000" w:fill="122B54"/>
            <w:vAlign w:val="center"/>
            <w:hideMark/>
            <w:tcPrChange w:id="2325" w:author="Gannon, Hugh (Allianz Global Life)" w:date="2026-06-30T11:28:00Z" w16du:dateUtc="2026-06-30T10:28:00Z">
              <w:tcPr>
                <w:tcW w:w="960" w:type="dxa"/>
                <w:vMerge w:val="restart"/>
                <w:tcBorders>
                  <w:top w:val="nil"/>
                  <w:left w:val="single" w:sz="8" w:space="0" w:color="auto"/>
                  <w:bottom w:val="single" w:sz="8" w:space="0" w:color="FFFFFF"/>
                  <w:right w:val="nil"/>
                </w:tcBorders>
                <w:shd w:val="clear" w:color="000000" w:fill="122B54"/>
                <w:vAlign w:val="center"/>
                <w:hideMark/>
              </w:tcPr>
            </w:tcPrChange>
          </w:tcPr>
          <w:p w14:paraId="2A7E6A89" w14:textId="4DD797DE" w:rsidR="00072586" w:rsidDel="009D62CD" w:rsidRDefault="00072586">
            <w:pPr>
              <w:jc w:val="center"/>
              <w:rPr>
                <w:del w:id="2326" w:author="Gannon, Hugh (Allianz Global Life)" w:date="2026-06-30T11:28:00Z" w16du:dateUtc="2026-06-30T10:28:00Z"/>
                <w:b/>
                <w:bCs/>
                <w:color w:val="FFFFFF"/>
              </w:rPr>
            </w:pPr>
            <w:del w:id="2327" w:author="Gannon, Hugh (Allianz Global Life)" w:date="2026-06-30T11:28:00Z" w16du:dateUtc="2026-06-30T10:28:00Z">
              <w:r w:rsidDel="009D62CD">
                <w:rPr>
                  <w:b/>
                  <w:bCs/>
                  <w:color w:val="FFFFFF"/>
                </w:rPr>
                <w:delText>B</w:delText>
              </w:r>
            </w:del>
          </w:p>
        </w:tc>
        <w:tc>
          <w:tcPr>
            <w:tcW w:w="974" w:type="dxa"/>
            <w:tcBorders>
              <w:top w:val="nil"/>
              <w:left w:val="nil"/>
              <w:bottom w:val="nil"/>
              <w:right w:val="nil"/>
            </w:tcBorders>
            <w:shd w:val="clear" w:color="000000" w:fill="122B54"/>
            <w:vAlign w:val="center"/>
            <w:hideMark/>
            <w:tcPrChange w:id="2328" w:author="Gannon, Hugh (Allianz Global Life)" w:date="2026-06-30T11:28:00Z" w16du:dateUtc="2026-06-30T10:28:00Z">
              <w:tcPr>
                <w:tcW w:w="960" w:type="dxa"/>
                <w:tcBorders>
                  <w:top w:val="nil"/>
                  <w:left w:val="nil"/>
                  <w:bottom w:val="nil"/>
                  <w:right w:val="nil"/>
                </w:tcBorders>
                <w:shd w:val="clear" w:color="000000" w:fill="122B54"/>
                <w:vAlign w:val="center"/>
                <w:hideMark/>
              </w:tcPr>
            </w:tcPrChange>
          </w:tcPr>
          <w:p w14:paraId="4EC9C0C4" w14:textId="43F2AF25" w:rsidR="00072586" w:rsidDel="009D62CD" w:rsidRDefault="00072586">
            <w:pPr>
              <w:jc w:val="center"/>
              <w:rPr>
                <w:del w:id="2329" w:author="Gannon, Hugh (Allianz Global Life)" w:date="2026-06-30T11:28:00Z" w16du:dateUtc="2026-06-30T10:28:00Z"/>
                <w:b/>
                <w:bCs/>
                <w:color w:val="FFFFFF"/>
              </w:rPr>
            </w:pPr>
            <w:del w:id="2330" w:author="Gannon, Hugh (Allianz Global Life)" w:date="2026-06-30T11:28:00Z" w16du:dateUtc="2026-06-30T10:28:00Z">
              <w:r w:rsidDel="009D62CD">
                <w:rPr>
                  <w:b/>
                  <w:bCs/>
                  <w:color w:val="FFFFFF"/>
                </w:rPr>
                <w:delText>B1</w:delText>
              </w:r>
            </w:del>
          </w:p>
        </w:tc>
        <w:tc>
          <w:tcPr>
            <w:tcW w:w="1458" w:type="dxa"/>
            <w:tcBorders>
              <w:top w:val="nil"/>
              <w:left w:val="nil"/>
              <w:bottom w:val="nil"/>
              <w:right w:val="nil"/>
            </w:tcBorders>
            <w:shd w:val="clear" w:color="000000" w:fill="122B54"/>
            <w:vAlign w:val="center"/>
            <w:hideMark/>
            <w:tcPrChange w:id="2331" w:author="Gannon, Hugh (Allianz Global Life)" w:date="2026-06-30T11:28:00Z" w16du:dateUtc="2026-06-30T10:28:00Z">
              <w:tcPr>
                <w:tcW w:w="1480" w:type="dxa"/>
                <w:tcBorders>
                  <w:top w:val="nil"/>
                  <w:left w:val="nil"/>
                  <w:bottom w:val="nil"/>
                  <w:right w:val="nil"/>
                </w:tcBorders>
                <w:shd w:val="clear" w:color="000000" w:fill="122B54"/>
                <w:vAlign w:val="center"/>
                <w:hideMark/>
              </w:tcPr>
            </w:tcPrChange>
          </w:tcPr>
          <w:p w14:paraId="2CF5057B" w14:textId="40941E90" w:rsidR="00072586" w:rsidDel="009D62CD" w:rsidRDefault="00072586">
            <w:pPr>
              <w:jc w:val="center"/>
              <w:rPr>
                <w:del w:id="2332" w:author="Gannon, Hugh (Allianz Global Life)" w:date="2026-06-30T11:28:00Z" w16du:dateUtc="2026-06-30T10:28:00Z"/>
                <w:color w:val="FFFFFF"/>
              </w:rPr>
            </w:pPr>
            <w:del w:id="2333" w:author="Gannon, Hugh (Allianz Global Life)" w:date="2026-06-30T11:28:00Z" w16du:dateUtc="2026-06-30T10:28:00Z">
              <w:r w:rsidDel="009D62CD">
                <w:rPr>
                  <w:color w:val="FFFFFF"/>
                </w:rPr>
                <w:delText>0%</w:delText>
              </w:r>
            </w:del>
          </w:p>
        </w:tc>
        <w:tc>
          <w:tcPr>
            <w:tcW w:w="1476" w:type="dxa"/>
            <w:tcBorders>
              <w:top w:val="nil"/>
              <w:left w:val="nil"/>
              <w:bottom w:val="nil"/>
              <w:right w:val="nil"/>
            </w:tcBorders>
            <w:shd w:val="clear" w:color="000000" w:fill="122B54"/>
            <w:vAlign w:val="center"/>
            <w:hideMark/>
            <w:tcPrChange w:id="2334" w:author="Gannon, Hugh (Allianz Global Life)" w:date="2026-06-30T11:28:00Z" w16du:dateUtc="2026-06-30T10:28:00Z">
              <w:tcPr>
                <w:tcW w:w="1480" w:type="dxa"/>
                <w:tcBorders>
                  <w:top w:val="nil"/>
                  <w:left w:val="nil"/>
                  <w:bottom w:val="nil"/>
                  <w:right w:val="nil"/>
                </w:tcBorders>
                <w:shd w:val="clear" w:color="000000" w:fill="122B54"/>
                <w:vAlign w:val="center"/>
                <w:hideMark/>
              </w:tcPr>
            </w:tcPrChange>
          </w:tcPr>
          <w:p w14:paraId="4EE01733" w14:textId="02CD542E" w:rsidR="00072586" w:rsidDel="009D62CD" w:rsidRDefault="00072586">
            <w:pPr>
              <w:jc w:val="center"/>
              <w:rPr>
                <w:del w:id="2335" w:author="Gannon, Hugh (Allianz Global Life)" w:date="2026-06-30T11:28:00Z" w16du:dateUtc="2026-06-30T10:28:00Z"/>
                <w:color w:val="FFFFFF"/>
              </w:rPr>
            </w:pPr>
            <w:del w:id="2336" w:author="Gannon, Hugh (Allianz Global Life)" w:date="2026-06-30T11:28:00Z" w16du:dateUtc="2026-06-30T10:28:00Z">
              <w:r w:rsidDel="009D62CD">
                <w:rPr>
                  <w:color w:val="FFFFFF"/>
                </w:rPr>
                <w:delText>0.50%</w:delText>
              </w:r>
            </w:del>
          </w:p>
        </w:tc>
        <w:tc>
          <w:tcPr>
            <w:tcW w:w="958" w:type="dxa"/>
            <w:tcBorders>
              <w:top w:val="nil"/>
              <w:left w:val="nil"/>
              <w:bottom w:val="nil"/>
              <w:right w:val="single" w:sz="8" w:space="0" w:color="auto"/>
            </w:tcBorders>
            <w:shd w:val="clear" w:color="000000" w:fill="FFFFFF"/>
            <w:vAlign w:val="center"/>
            <w:hideMark/>
            <w:tcPrChange w:id="2337" w:author="Gannon, Hugh (Allianz Global Life)" w:date="2026-06-30T11:28:00Z" w16du:dateUtc="2026-06-30T10:28:00Z">
              <w:tcPr>
                <w:tcW w:w="960" w:type="dxa"/>
                <w:tcBorders>
                  <w:top w:val="nil"/>
                  <w:left w:val="nil"/>
                  <w:bottom w:val="nil"/>
                  <w:right w:val="single" w:sz="8" w:space="0" w:color="auto"/>
                </w:tcBorders>
                <w:shd w:val="clear" w:color="000000" w:fill="FFFFFF"/>
                <w:vAlign w:val="center"/>
                <w:hideMark/>
              </w:tcPr>
            </w:tcPrChange>
          </w:tcPr>
          <w:p w14:paraId="05E6DF5D" w14:textId="516FFE6E" w:rsidR="00072586" w:rsidDel="009D62CD" w:rsidRDefault="00072586">
            <w:pPr>
              <w:jc w:val="center"/>
              <w:rPr>
                <w:del w:id="2338" w:author="Gannon, Hugh (Allianz Global Life)" w:date="2026-06-30T11:28:00Z" w16du:dateUtc="2026-06-30T10:28:00Z"/>
                <w:b/>
                <w:bCs/>
                <w:color w:val="003781"/>
              </w:rPr>
            </w:pPr>
            <w:del w:id="2339" w:author="Gannon, Hugh (Allianz Global Life)" w:date="2026-06-30T11:28:00Z" w16du:dateUtc="2026-06-30T10:28:00Z">
              <w:r w:rsidDel="009D62CD">
                <w:rPr>
                  <w:b/>
                  <w:bCs/>
                  <w:color w:val="003781"/>
                </w:rPr>
                <w:delText>0.85%</w:delText>
              </w:r>
            </w:del>
          </w:p>
        </w:tc>
      </w:tr>
      <w:tr w:rsidR="00072586" w:rsidDel="009D62CD" w14:paraId="44DA0DF7" w14:textId="19A9C4C2" w:rsidTr="009D62CD">
        <w:trPr>
          <w:trHeight w:val="315"/>
          <w:del w:id="2340" w:author="Gannon, Hugh (Allianz Global Life)" w:date="2026-06-30T11:28:00Z"/>
          <w:trPrChange w:id="2341" w:author="Gannon, Hugh (Allianz Global Life)" w:date="2026-06-30T11:28:00Z" w16du:dateUtc="2026-06-30T10:28:00Z">
            <w:trPr>
              <w:trHeight w:val="315"/>
            </w:trPr>
          </w:trPrChange>
        </w:trPr>
        <w:tc>
          <w:tcPr>
            <w:tcW w:w="974" w:type="dxa"/>
            <w:vMerge/>
            <w:tcBorders>
              <w:top w:val="nil"/>
              <w:left w:val="single" w:sz="8" w:space="0" w:color="auto"/>
              <w:bottom w:val="single" w:sz="8" w:space="0" w:color="FFFFFF"/>
              <w:right w:val="nil"/>
            </w:tcBorders>
            <w:vAlign w:val="center"/>
            <w:hideMark/>
            <w:tcPrChange w:id="2342" w:author="Gannon, Hugh (Allianz Global Life)" w:date="2026-06-30T11:28:00Z" w16du:dateUtc="2026-06-30T10:28:00Z">
              <w:tcPr>
                <w:tcW w:w="960" w:type="dxa"/>
                <w:vMerge/>
                <w:tcBorders>
                  <w:top w:val="nil"/>
                  <w:left w:val="single" w:sz="8" w:space="0" w:color="auto"/>
                  <w:bottom w:val="single" w:sz="8" w:space="0" w:color="FFFFFF"/>
                  <w:right w:val="nil"/>
                </w:tcBorders>
                <w:vAlign w:val="center"/>
                <w:hideMark/>
              </w:tcPr>
            </w:tcPrChange>
          </w:tcPr>
          <w:p w14:paraId="5FB2B4EE" w14:textId="6F592AFD" w:rsidR="00072586" w:rsidDel="009D62CD" w:rsidRDefault="00072586">
            <w:pPr>
              <w:rPr>
                <w:del w:id="2343" w:author="Gannon, Hugh (Allianz Global Life)" w:date="2026-06-30T11:28:00Z" w16du:dateUtc="2026-06-30T10:28:00Z"/>
                <w:b/>
                <w:bCs/>
                <w:color w:val="FFFFFF"/>
              </w:rPr>
            </w:pPr>
          </w:p>
        </w:tc>
        <w:tc>
          <w:tcPr>
            <w:tcW w:w="974" w:type="dxa"/>
            <w:tcBorders>
              <w:top w:val="nil"/>
              <w:left w:val="nil"/>
              <w:bottom w:val="nil"/>
              <w:right w:val="nil"/>
            </w:tcBorders>
            <w:shd w:val="clear" w:color="000000" w:fill="122B54"/>
            <w:vAlign w:val="center"/>
            <w:hideMark/>
            <w:tcPrChange w:id="2344" w:author="Gannon, Hugh (Allianz Global Life)" w:date="2026-06-30T11:28:00Z" w16du:dateUtc="2026-06-30T10:28:00Z">
              <w:tcPr>
                <w:tcW w:w="960" w:type="dxa"/>
                <w:tcBorders>
                  <w:top w:val="nil"/>
                  <w:left w:val="nil"/>
                  <w:bottom w:val="nil"/>
                  <w:right w:val="nil"/>
                </w:tcBorders>
                <w:shd w:val="clear" w:color="000000" w:fill="122B54"/>
                <w:vAlign w:val="center"/>
                <w:hideMark/>
              </w:tcPr>
            </w:tcPrChange>
          </w:tcPr>
          <w:p w14:paraId="65D3FAA8" w14:textId="213C32B3" w:rsidR="00072586" w:rsidDel="009D62CD" w:rsidRDefault="00072586">
            <w:pPr>
              <w:jc w:val="center"/>
              <w:rPr>
                <w:del w:id="2345" w:author="Gannon, Hugh (Allianz Global Life)" w:date="2026-06-30T11:28:00Z" w16du:dateUtc="2026-06-30T10:28:00Z"/>
                <w:b/>
                <w:bCs/>
                <w:color w:val="FFFFFF"/>
              </w:rPr>
            </w:pPr>
            <w:del w:id="2346" w:author="Gannon, Hugh (Allianz Global Life)" w:date="2026-06-30T11:28:00Z" w16du:dateUtc="2026-06-30T10:28:00Z">
              <w:r w:rsidDel="009D62CD">
                <w:rPr>
                  <w:b/>
                  <w:bCs/>
                  <w:color w:val="FFFFFF"/>
                </w:rPr>
                <w:delText>B2</w:delText>
              </w:r>
            </w:del>
          </w:p>
        </w:tc>
        <w:tc>
          <w:tcPr>
            <w:tcW w:w="1458" w:type="dxa"/>
            <w:tcBorders>
              <w:top w:val="nil"/>
              <w:left w:val="nil"/>
              <w:bottom w:val="nil"/>
              <w:right w:val="nil"/>
            </w:tcBorders>
            <w:shd w:val="clear" w:color="000000" w:fill="122B54"/>
            <w:vAlign w:val="center"/>
            <w:hideMark/>
            <w:tcPrChange w:id="2347" w:author="Gannon, Hugh (Allianz Global Life)" w:date="2026-06-30T11:28:00Z" w16du:dateUtc="2026-06-30T10:28:00Z">
              <w:tcPr>
                <w:tcW w:w="1480" w:type="dxa"/>
                <w:tcBorders>
                  <w:top w:val="nil"/>
                  <w:left w:val="nil"/>
                  <w:bottom w:val="nil"/>
                  <w:right w:val="nil"/>
                </w:tcBorders>
                <w:shd w:val="clear" w:color="000000" w:fill="122B54"/>
                <w:vAlign w:val="center"/>
                <w:hideMark/>
              </w:tcPr>
            </w:tcPrChange>
          </w:tcPr>
          <w:p w14:paraId="1043E3F7" w14:textId="30531698" w:rsidR="00072586" w:rsidDel="009D62CD" w:rsidRDefault="00072586">
            <w:pPr>
              <w:jc w:val="center"/>
              <w:rPr>
                <w:del w:id="2348" w:author="Gannon, Hugh (Allianz Global Life)" w:date="2026-06-30T11:28:00Z" w16du:dateUtc="2026-06-30T10:28:00Z"/>
                <w:color w:val="FFFFFF"/>
              </w:rPr>
            </w:pPr>
            <w:del w:id="2349" w:author="Gannon, Hugh (Allianz Global Life)" w:date="2026-06-30T11:28:00Z" w16du:dateUtc="2026-06-30T10:28:00Z">
              <w:r w:rsidDel="009D62CD">
                <w:rPr>
                  <w:color w:val="FFFFFF"/>
                </w:rPr>
                <w:delText>1%</w:delText>
              </w:r>
            </w:del>
          </w:p>
        </w:tc>
        <w:tc>
          <w:tcPr>
            <w:tcW w:w="1476" w:type="dxa"/>
            <w:tcBorders>
              <w:top w:val="nil"/>
              <w:left w:val="nil"/>
              <w:bottom w:val="nil"/>
              <w:right w:val="nil"/>
            </w:tcBorders>
            <w:shd w:val="clear" w:color="000000" w:fill="122B54"/>
            <w:vAlign w:val="center"/>
            <w:hideMark/>
            <w:tcPrChange w:id="2350" w:author="Gannon, Hugh (Allianz Global Life)" w:date="2026-06-30T11:28:00Z" w16du:dateUtc="2026-06-30T10:28:00Z">
              <w:tcPr>
                <w:tcW w:w="1480" w:type="dxa"/>
                <w:tcBorders>
                  <w:top w:val="nil"/>
                  <w:left w:val="nil"/>
                  <w:bottom w:val="nil"/>
                  <w:right w:val="nil"/>
                </w:tcBorders>
                <w:shd w:val="clear" w:color="000000" w:fill="122B54"/>
                <w:vAlign w:val="center"/>
                <w:hideMark/>
              </w:tcPr>
            </w:tcPrChange>
          </w:tcPr>
          <w:p w14:paraId="178D218C" w14:textId="703ED833" w:rsidR="00072586" w:rsidDel="009D62CD" w:rsidRDefault="00072586">
            <w:pPr>
              <w:jc w:val="center"/>
              <w:rPr>
                <w:del w:id="2351" w:author="Gannon, Hugh (Allianz Global Life)" w:date="2026-06-30T11:28:00Z" w16du:dateUtc="2026-06-30T10:28:00Z"/>
                <w:color w:val="FFFFFF"/>
              </w:rPr>
            </w:pPr>
            <w:del w:id="2352" w:author="Gannon, Hugh (Allianz Global Life)" w:date="2026-06-30T11:28:00Z" w16du:dateUtc="2026-06-30T10:28:00Z">
              <w:r w:rsidDel="009D62CD">
                <w:rPr>
                  <w:color w:val="FFFFFF"/>
                </w:rPr>
                <w:delText>0.35%</w:delText>
              </w:r>
            </w:del>
          </w:p>
        </w:tc>
        <w:tc>
          <w:tcPr>
            <w:tcW w:w="958" w:type="dxa"/>
            <w:tcBorders>
              <w:top w:val="nil"/>
              <w:left w:val="nil"/>
              <w:bottom w:val="nil"/>
              <w:right w:val="single" w:sz="8" w:space="0" w:color="auto"/>
            </w:tcBorders>
            <w:shd w:val="clear" w:color="000000" w:fill="FFFFFF"/>
            <w:vAlign w:val="center"/>
            <w:hideMark/>
            <w:tcPrChange w:id="2353" w:author="Gannon, Hugh (Allianz Global Life)" w:date="2026-06-30T11:28:00Z" w16du:dateUtc="2026-06-30T10:28:00Z">
              <w:tcPr>
                <w:tcW w:w="960" w:type="dxa"/>
                <w:tcBorders>
                  <w:top w:val="nil"/>
                  <w:left w:val="nil"/>
                  <w:bottom w:val="nil"/>
                  <w:right w:val="single" w:sz="8" w:space="0" w:color="auto"/>
                </w:tcBorders>
                <w:shd w:val="clear" w:color="000000" w:fill="FFFFFF"/>
                <w:vAlign w:val="center"/>
                <w:hideMark/>
              </w:tcPr>
            </w:tcPrChange>
          </w:tcPr>
          <w:p w14:paraId="1C4CAEC9" w14:textId="30968645" w:rsidR="00072586" w:rsidDel="009D62CD" w:rsidRDefault="00072586">
            <w:pPr>
              <w:jc w:val="center"/>
              <w:rPr>
                <w:del w:id="2354" w:author="Gannon, Hugh (Allianz Global Life)" w:date="2026-06-30T11:28:00Z" w16du:dateUtc="2026-06-30T10:28:00Z"/>
                <w:b/>
                <w:bCs/>
                <w:color w:val="003781"/>
              </w:rPr>
            </w:pPr>
            <w:del w:id="2355" w:author="Gannon, Hugh (Allianz Global Life)" w:date="2026-06-30T11:28:00Z" w16du:dateUtc="2026-06-30T10:28:00Z">
              <w:r w:rsidDel="009D62CD">
                <w:rPr>
                  <w:b/>
                  <w:bCs/>
                  <w:color w:val="003781"/>
                </w:rPr>
                <w:delText>0.85%</w:delText>
              </w:r>
            </w:del>
          </w:p>
        </w:tc>
      </w:tr>
      <w:tr w:rsidR="00072586" w:rsidDel="009D62CD" w14:paraId="49837854" w14:textId="69467037" w:rsidTr="009D62CD">
        <w:trPr>
          <w:trHeight w:val="315"/>
          <w:del w:id="2356" w:author="Gannon, Hugh (Allianz Global Life)" w:date="2026-06-30T11:28:00Z"/>
          <w:trPrChange w:id="2357" w:author="Gannon, Hugh (Allianz Global Life)" w:date="2026-06-30T11:28:00Z" w16du:dateUtc="2026-06-30T10:28:00Z">
            <w:trPr>
              <w:trHeight w:val="315"/>
            </w:trPr>
          </w:trPrChange>
        </w:trPr>
        <w:tc>
          <w:tcPr>
            <w:tcW w:w="974" w:type="dxa"/>
            <w:vMerge/>
            <w:tcBorders>
              <w:top w:val="nil"/>
              <w:left w:val="single" w:sz="8" w:space="0" w:color="auto"/>
              <w:bottom w:val="single" w:sz="8" w:space="0" w:color="FFFFFF"/>
              <w:right w:val="nil"/>
            </w:tcBorders>
            <w:vAlign w:val="center"/>
            <w:hideMark/>
            <w:tcPrChange w:id="2358" w:author="Gannon, Hugh (Allianz Global Life)" w:date="2026-06-30T11:28:00Z" w16du:dateUtc="2026-06-30T10:28:00Z">
              <w:tcPr>
                <w:tcW w:w="960" w:type="dxa"/>
                <w:vMerge/>
                <w:tcBorders>
                  <w:top w:val="nil"/>
                  <w:left w:val="single" w:sz="8" w:space="0" w:color="auto"/>
                  <w:bottom w:val="single" w:sz="8" w:space="0" w:color="FFFFFF"/>
                  <w:right w:val="nil"/>
                </w:tcBorders>
                <w:vAlign w:val="center"/>
                <w:hideMark/>
              </w:tcPr>
            </w:tcPrChange>
          </w:tcPr>
          <w:p w14:paraId="7C56985D" w14:textId="20EE0917" w:rsidR="00072586" w:rsidDel="009D62CD" w:rsidRDefault="00072586">
            <w:pPr>
              <w:rPr>
                <w:del w:id="2359" w:author="Gannon, Hugh (Allianz Global Life)" w:date="2026-06-30T11:28:00Z" w16du:dateUtc="2026-06-30T10:28:00Z"/>
                <w:b/>
                <w:bCs/>
                <w:color w:val="FFFFFF"/>
              </w:rPr>
            </w:pPr>
          </w:p>
        </w:tc>
        <w:tc>
          <w:tcPr>
            <w:tcW w:w="974" w:type="dxa"/>
            <w:tcBorders>
              <w:top w:val="nil"/>
              <w:left w:val="nil"/>
              <w:bottom w:val="nil"/>
              <w:right w:val="nil"/>
            </w:tcBorders>
            <w:shd w:val="clear" w:color="000000" w:fill="122B54"/>
            <w:vAlign w:val="center"/>
            <w:hideMark/>
            <w:tcPrChange w:id="2360" w:author="Gannon, Hugh (Allianz Global Life)" w:date="2026-06-30T11:28:00Z" w16du:dateUtc="2026-06-30T10:28:00Z">
              <w:tcPr>
                <w:tcW w:w="960" w:type="dxa"/>
                <w:tcBorders>
                  <w:top w:val="nil"/>
                  <w:left w:val="nil"/>
                  <w:bottom w:val="nil"/>
                  <w:right w:val="nil"/>
                </w:tcBorders>
                <w:shd w:val="clear" w:color="000000" w:fill="122B54"/>
                <w:vAlign w:val="center"/>
                <w:hideMark/>
              </w:tcPr>
            </w:tcPrChange>
          </w:tcPr>
          <w:p w14:paraId="21202D9C" w14:textId="26D27F5E" w:rsidR="00072586" w:rsidDel="009D62CD" w:rsidRDefault="00072586">
            <w:pPr>
              <w:jc w:val="center"/>
              <w:rPr>
                <w:del w:id="2361" w:author="Gannon, Hugh (Allianz Global Life)" w:date="2026-06-30T11:28:00Z" w16du:dateUtc="2026-06-30T10:28:00Z"/>
                <w:b/>
                <w:bCs/>
                <w:color w:val="FFFFFF"/>
              </w:rPr>
            </w:pPr>
            <w:del w:id="2362" w:author="Gannon, Hugh (Allianz Global Life)" w:date="2026-06-30T11:28:00Z" w16du:dateUtc="2026-06-30T10:28:00Z">
              <w:r w:rsidDel="009D62CD">
                <w:rPr>
                  <w:b/>
                  <w:bCs/>
                  <w:color w:val="FFFFFF"/>
                </w:rPr>
                <w:delText>B3</w:delText>
              </w:r>
            </w:del>
          </w:p>
        </w:tc>
        <w:tc>
          <w:tcPr>
            <w:tcW w:w="1458" w:type="dxa"/>
            <w:tcBorders>
              <w:top w:val="nil"/>
              <w:left w:val="nil"/>
              <w:bottom w:val="nil"/>
              <w:right w:val="nil"/>
            </w:tcBorders>
            <w:shd w:val="clear" w:color="000000" w:fill="122B54"/>
            <w:vAlign w:val="center"/>
            <w:hideMark/>
            <w:tcPrChange w:id="2363" w:author="Gannon, Hugh (Allianz Global Life)" w:date="2026-06-30T11:28:00Z" w16du:dateUtc="2026-06-30T10:28:00Z">
              <w:tcPr>
                <w:tcW w:w="1480" w:type="dxa"/>
                <w:tcBorders>
                  <w:top w:val="nil"/>
                  <w:left w:val="nil"/>
                  <w:bottom w:val="nil"/>
                  <w:right w:val="nil"/>
                </w:tcBorders>
                <w:shd w:val="clear" w:color="000000" w:fill="122B54"/>
                <w:vAlign w:val="center"/>
                <w:hideMark/>
              </w:tcPr>
            </w:tcPrChange>
          </w:tcPr>
          <w:p w14:paraId="6A827D08" w14:textId="15987B71" w:rsidR="00072586" w:rsidDel="009D62CD" w:rsidRDefault="00072586">
            <w:pPr>
              <w:jc w:val="center"/>
              <w:rPr>
                <w:del w:id="2364" w:author="Gannon, Hugh (Allianz Global Life)" w:date="2026-06-30T11:28:00Z" w16du:dateUtc="2026-06-30T10:28:00Z"/>
                <w:color w:val="FFFFFF"/>
              </w:rPr>
            </w:pPr>
            <w:del w:id="2365" w:author="Gannon, Hugh (Allianz Global Life)" w:date="2026-06-30T11:28:00Z" w16du:dateUtc="2026-06-30T10:28:00Z">
              <w:r w:rsidDel="009D62CD">
                <w:rPr>
                  <w:color w:val="FFFFFF"/>
                </w:rPr>
                <w:delText>2%</w:delText>
              </w:r>
            </w:del>
          </w:p>
        </w:tc>
        <w:tc>
          <w:tcPr>
            <w:tcW w:w="1476" w:type="dxa"/>
            <w:tcBorders>
              <w:top w:val="nil"/>
              <w:left w:val="nil"/>
              <w:bottom w:val="nil"/>
              <w:right w:val="nil"/>
            </w:tcBorders>
            <w:shd w:val="clear" w:color="000000" w:fill="122B54"/>
            <w:vAlign w:val="center"/>
            <w:hideMark/>
            <w:tcPrChange w:id="2366" w:author="Gannon, Hugh (Allianz Global Life)" w:date="2026-06-30T11:28:00Z" w16du:dateUtc="2026-06-30T10:28:00Z">
              <w:tcPr>
                <w:tcW w:w="1480" w:type="dxa"/>
                <w:tcBorders>
                  <w:top w:val="nil"/>
                  <w:left w:val="nil"/>
                  <w:bottom w:val="nil"/>
                  <w:right w:val="nil"/>
                </w:tcBorders>
                <w:shd w:val="clear" w:color="000000" w:fill="122B54"/>
                <w:vAlign w:val="center"/>
                <w:hideMark/>
              </w:tcPr>
            </w:tcPrChange>
          </w:tcPr>
          <w:p w14:paraId="2B038110" w14:textId="284D3025" w:rsidR="00072586" w:rsidDel="009D62CD" w:rsidRDefault="00072586">
            <w:pPr>
              <w:jc w:val="center"/>
              <w:rPr>
                <w:del w:id="2367" w:author="Gannon, Hugh (Allianz Global Life)" w:date="2026-06-30T11:28:00Z" w16du:dateUtc="2026-06-30T10:28:00Z"/>
                <w:color w:val="FFFFFF"/>
              </w:rPr>
            </w:pPr>
            <w:del w:id="2368" w:author="Gannon, Hugh (Allianz Global Life)" w:date="2026-06-30T11:28:00Z" w16du:dateUtc="2026-06-30T10:28:00Z">
              <w:r w:rsidDel="009D62CD">
                <w:rPr>
                  <w:color w:val="FFFFFF"/>
                </w:rPr>
                <w:delText>0.25%</w:delText>
              </w:r>
            </w:del>
          </w:p>
        </w:tc>
        <w:tc>
          <w:tcPr>
            <w:tcW w:w="958" w:type="dxa"/>
            <w:tcBorders>
              <w:top w:val="nil"/>
              <w:left w:val="nil"/>
              <w:bottom w:val="nil"/>
              <w:right w:val="single" w:sz="8" w:space="0" w:color="auto"/>
            </w:tcBorders>
            <w:shd w:val="clear" w:color="000000" w:fill="FFFFFF"/>
            <w:vAlign w:val="center"/>
            <w:hideMark/>
            <w:tcPrChange w:id="2369" w:author="Gannon, Hugh (Allianz Global Life)" w:date="2026-06-30T11:28:00Z" w16du:dateUtc="2026-06-30T10:28:00Z">
              <w:tcPr>
                <w:tcW w:w="960" w:type="dxa"/>
                <w:tcBorders>
                  <w:top w:val="nil"/>
                  <w:left w:val="nil"/>
                  <w:bottom w:val="nil"/>
                  <w:right w:val="single" w:sz="8" w:space="0" w:color="auto"/>
                </w:tcBorders>
                <w:shd w:val="clear" w:color="000000" w:fill="FFFFFF"/>
                <w:vAlign w:val="center"/>
                <w:hideMark/>
              </w:tcPr>
            </w:tcPrChange>
          </w:tcPr>
          <w:p w14:paraId="407AFE88" w14:textId="1D087A3E" w:rsidR="00072586" w:rsidDel="009D62CD" w:rsidRDefault="00072586">
            <w:pPr>
              <w:jc w:val="center"/>
              <w:rPr>
                <w:del w:id="2370" w:author="Gannon, Hugh (Allianz Global Life)" w:date="2026-06-30T11:28:00Z" w16du:dateUtc="2026-06-30T10:28:00Z"/>
                <w:b/>
                <w:bCs/>
                <w:color w:val="003781"/>
              </w:rPr>
            </w:pPr>
            <w:del w:id="2371" w:author="Gannon, Hugh (Allianz Global Life)" w:date="2026-06-30T11:28:00Z" w16du:dateUtc="2026-06-30T10:28:00Z">
              <w:r w:rsidDel="009D62CD">
                <w:rPr>
                  <w:b/>
                  <w:bCs/>
                  <w:color w:val="003781"/>
                </w:rPr>
                <w:delText>0.85%</w:delText>
              </w:r>
            </w:del>
          </w:p>
        </w:tc>
      </w:tr>
      <w:tr w:rsidR="00072586" w:rsidDel="009D62CD" w14:paraId="55C38504" w14:textId="23F5EBAF" w:rsidTr="009D62CD">
        <w:trPr>
          <w:trHeight w:val="315"/>
          <w:del w:id="2372" w:author="Gannon, Hugh (Allianz Global Life)" w:date="2026-06-30T11:28:00Z"/>
          <w:trPrChange w:id="2373" w:author="Gannon, Hugh (Allianz Global Life)" w:date="2026-06-30T11:28:00Z" w16du:dateUtc="2026-06-30T10:28:00Z">
            <w:trPr>
              <w:trHeight w:val="315"/>
            </w:trPr>
          </w:trPrChange>
        </w:trPr>
        <w:tc>
          <w:tcPr>
            <w:tcW w:w="974" w:type="dxa"/>
            <w:vMerge/>
            <w:tcBorders>
              <w:top w:val="nil"/>
              <w:left w:val="single" w:sz="8" w:space="0" w:color="auto"/>
              <w:bottom w:val="single" w:sz="8" w:space="0" w:color="FFFFFF"/>
              <w:right w:val="nil"/>
            </w:tcBorders>
            <w:vAlign w:val="center"/>
            <w:hideMark/>
            <w:tcPrChange w:id="2374" w:author="Gannon, Hugh (Allianz Global Life)" w:date="2026-06-30T11:28:00Z" w16du:dateUtc="2026-06-30T10:28:00Z">
              <w:tcPr>
                <w:tcW w:w="960" w:type="dxa"/>
                <w:vMerge/>
                <w:tcBorders>
                  <w:top w:val="nil"/>
                  <w:left w:val="single" w:sz="8" w:space="0" w:color="auto"/>
                  <w:bottom w:val="single" w:sz="8" w:space="0" w:color="FFFFFF"/>
                  <w:right w:val="nil"/>
                </w:tcBorders>
                <w:vAlign w:val="center"/>
                <w:hideMark/>
              </w:tcPr>
            </w:tcPrChange>
          </w:tcPr>
          <w:p w14:paraId="53AC0EF3" w14:textId="4E4BEA10" w:rsidR="00072586" w:rsidDel="009D62CD" w:rsidRDefault="00072586">
            <w:pPr>
              <w:rPr>
                <w:del w:id="2375" w:author="Gannon, Hugh (Allianz Global Life)" w:date="2026-06-30T11:28:00Z" w16du:dateUtc="2026-06-30T10:28:00Z"/>
                <w:b/>
                <w:bCs/>
                <w:color w:val="FFFFFF"/>
              </w:rPr>
            </w:pPr>
          </w:p>
        </w:tc>
        <w:tc>
          <w:tcPr>
            <w:tcW w:w="974" w:type="dxa"/>
            <w:tcBorders>
              <w:top w:val="nil"/>
              <w:left w:val="nil"/>
              <w:bottom w:val="nil"/>
              <w:right w:val="nil"/>
            </w:tcBorders>
            <w:shd w:val="clear" w:color="000000" w:fill="122B54"/>
            <w:vAlign w:val="center"/>
            <w:hideMark/>
            <w:tcPrChange w:id="2376" w:author="Gannon, Hugh (Allianz Global Life)" w:date="2026-06-30T11:28:00Z" w16du:dateUtc="2026-06-30T10:28:00Z">
              <w:tcPr>
                <w:tcW w:w="960" w:type="dxa"/>
                <w:tcBorders>
                  <w:top w:val="nil"/>
                  <w:left w:val="nil"/>
                  <w:bottom w:val="nil"/>
                  <w:right w:val="nil"/>
                </w:tcBorders>
                <w:shd w:val="clear" w:color="000000" w:fill="122B54"/>
                <w:vAlign w:val="center"/>
                <w:hideMark/>
              </w:tcPr>
            </w:tcPrChange>
          </w:tcPr>
          <w:p w14:paraId="0AC6515A" w14:textId="4D3B82CA" w:rsidR="00072586" w:rsidDel="009D62CD" w:rsidRDefault="00072586">
            <w:pPr>
              <w:jc w:val="center"/>
              <w:rPr>
                <w:del w:id="2377" w:author="Gannon, Hugh (Allianz Global Life)" w:date="2026-06-30T11:28:00Z" w16du:dateUtc="2026-06-30T10:28:00Z"/>
                <w:b/>
                <w:bCs/>
                <w:color w:val="FFFFFF"/>
              </w:rPr>
            </w:pPr>
            <w:del w:id="2378" w:author="Gannon, Hugh (Allianz Global Life)" w:date="2026-06-30T11:28:00Z" w16du:dateUtc="2026-06-30T10:28:00Z">
              <w:r w:rsidDel="009D62CD">
                <w:rPr>
                  <w:b/>
                  <w:bCs/>
                  <w:color w:val="FFFFFF"/>
                </w:rPr>
                <w:delText>B4</w:delText>
              </w:r>
            </w:del>
          </w:p>
        </w:tc>
        <w:tc>
          <w:tcPr>
            <w:tcW w:w="1458" w:type="dxa"/>
            <w:tcBorders>
              <w:top w:val="nil"/>
              <w:left w:val="nil"/>
              <w:bottom w:val="nil"/>
              <w:right w:val="nil"/>
            </w:tcBorders>
            <w:shd w:val="clear" w:color="000000" w:fill="122B54"/>
            <w:vAlign w:val="center"/>
            <w:hideMark/>
            <w:tcPrChange w:id="2379" w:author="Gannon, Hugh (Allianz Global Life)" w:date="2026-06-30T11:28:00Z" w16du:dateUtc="2026-06-30T10:28:00Z">
              <w:tcPr>
                <w:tcW w:w="1480" w:type="dxa"/>
                <w:tcBorders>
                  <w:top w:val="nil"/>
                  <w:left w:val="nil"/>
                  <w:bottom w:val="nil"/>
                  <w:right w:val="nil"/>
                </w:tcBorders>
                <w:shd w:val="clear" w:color="000000" w:fill="122B54"/>
                <w:vAlign w:val="center"/>
                <w:hideMark/>
              </w:tcPr>
            </w:tcPrChange>
          </w:tcPr>
          <w:p w14:paraId="752BB1B3" w14:textId="71F866C5" w:rsidR="00072586" w:rsidDel="009D62CD" w:rsidRDefault="00072586">
            <w:pPr>
              <w:jc w:val="center"/>
              <w:rPr>
                <w:del w:id="2380" w:author="Gannon, Hugh (Allianz Global Life)" w:date="2026-06-30T11:28:00Z" w16du:dateUtc="2026-06-30T10:28:00Z"/>
                <w:color w:val="FFFFFF"/>
              </w:rPr>
            </w:pPr>
            <w:del w:id="2381" w:author="Gannon, Hugh (Allianz Global Life)" w:date="2026-06-30T11:28:00Z" w16du:dateUtc="2026-06-30T10:28:00Z">
              <w:r w:rsidDel="009D62CD">
                <w:rPr>
                  <w:color w:val="FFFFFF"/>
                </w:rPr>
                <w:delText>3%</w:delText>
              </w:r>
            </w:del>
          </w:p>
        </w:tc>
        <w:tc>
          <w:tcPr>
            <w:tcW w:w="1476" w:type="dxa"/>
            <w:tcBorders>
              <w:top w:val="nil"/>
              <w:left w:val="nil"/>
              <w:bottom w:val="nil"/>
              <w:right w:val="nil"/>
            </w:tcBorders>
            <w:shd w:val="clear" w:color="000000" w:fill="122B54"/>
            <w:vAlign w:val="center"/>
            <w:hideMark/>
            <w:tcPrChange w:id="2382" w:author="Gannon, Hugh (Allianz Global Life)" w:date="2026-06-30T11:28:00Z" w16du:dateUtc="2026-06-30T10:28:00Z">
              <w:tcPr>
                <w:tcW w:w="1480" w:type="dxa"/>
                <w:tcBorders>
                  <w:top w:val="nil"/>
                  <w:left w:val="nil"/>
                  <w:bottom w:val="nil"/>
                  <w:right w:val="nil"/>
                </w:tcBorders>
                <w:shd w:val="clear" w:color="000000" w:fill="122B54"/>
                <w:vAlign w:val="center"/>
                <w:hideMark/>
              </w:tcPr>
            </w:tcPrChange>
          </w:tcPr>
          <w:p w14:paraId="284D0F39" w14:textId="43B9326A" w:rsidR="00072586" w:rsidDel="009D62CD" w:rsidRDefault="00072586">
            <w:pPr>
              <w:jc w:val="center"/>
              <w:rPr>
                <w:del w:id="2383" w:author="Gannon, Hugh (Allianz Global Life)" w:date="2026-06-30T11:28:00Z" w16du:dateUtc="2026-06-30T10:28:00Z"/>
                <w:color w:val="FFFFFF"/>
              </w:rPr>
            </w:pPr>
            <w:del w:id="2384" w:author="Gannon, Hugh (Allianz Global Life)" w:date="2026-06-30T11:28:00Z" w16du:dateUtc="2026-06-30T10:28:00Z">
              <w:r w:rsidDel="009D62CD">
                <w:rPr>
                  <w:color w:val="FFFFFF"/>
                </w:rPr>
                <w:delText>0.10%</w:delText>
              </w:r>
            </w:del>
          </w:p>
        </w:tc>
        <w:tc>
          <w:tcPr>
            <w:tcW w:w="958" w:type="dxa"/>
            <w:tcBorders>
              <w:top w:val="nil"/>
              <w:left w:val="nil"/>
              <w:bottom w:val="nil"/>
              <w:right w:val="single" w:sz="8" w:space="0" w:color="auto"/>
            </w:tcBorders>
            <w:shd w:val="clear" w:color="000000" w:fill="FFFFFF"/>
            <w:vAlign w:val="center"/>
            <w:hideMark/>
            <w:tcPrChange w:id="2385" w:author="Gannon, Hugh (Allianz Global Life)" w:date="2026-06-30T11:28:00Z" w16du:dateUtc="2026-06-30T10:28:00Z">
              <w:tcPr>
                <w:tcW w:w="960" w:type="dxa"/>
                <w:tcBorders>
                  <w:top w:val="nil"/>
                  <w:left w:val="nil"/>
                  <w:bottom w:val="nil"/>
                  <w:right w:val="single" w:sz="8" w:space="0" w:color="auto"/>
                </w:tcBorders>
                <w:shd w:val="clear" w:color="000000" w:fill="FFFFFF"/>
                <w:vAlign w:val="center"/>
                <w:hideMark/>
              </w:tcPr>
            </w:tcPrChange>
          </w:tcPr>
          <w:p w14:paraId="2F4DC677" w14:textId="6E6B42FE" w:rsidR="00072586" w:rsidDel="009D62CD" w:rsidRDefault="00072586">
            <w:pPr>
              <w:jc w:val="center"/>
              <w:rPr>
                <w:del w:id="2386" w:author="Gannon, Hugh (Allianz Global Life)" w:date="2026-06-30T11:28:00Z" w16du:dateUtc="2026-06-30T10:28:00Z"/>
                <w:b/>
                <w:bCs/>
                <w:color w:val="003781"/>
              </w:rPr>
            </w:pPr>
            <w:del w:id="2387" w:author="Gannon, Hugh (Allianz Global Life)" w:date="2026-06-30T11:28:00Z" w16du:dateUtc="2026-06-30T10:28:00Z">
              <w:r w:rsidDel="009D62CD">
                <w:rPr>
                  <w:b/>
                  <w:bCs/>
                  <w:color w:val="003781"/>
                </w:rPr>
                <w:delText>0.85%</w:delText>
              </w:r>
            </w:del>
          </w:p>
        </w:tc>
      </w:tr>
      <w:tr w:rsidR="00072586" w:rsidDel="009D62CD" w14:paraId="18E118E4" w14:textId="277F7F6E" w:rsidTr="009D62CD">
        <w:trPr>
          <w:trHeight w:val="330"/>
          <w:del w:id="2388" w:author="Gannon, Hugh (Allianz Global Life)" w:date="2026-06-30T11:28:00Z"/>
          <w:trPrChange w:id="2389" w:author="Gannon, Hugh (Allianz Global Life)" w:date="2026-06-30T11:28:00Z" w16du:dateUtc="2026-06-30T10:28:00Z">
            <w:trPr>
              <w:trHeight w:val="330"/>
            </w:trPr>
          </w:trPrChange>
        </w:trPr>
        <w:tc>
          <w:tcPr>
            <w:tcW w:w="974" w:type="dxa"/>
            <w:vMerge/>
            <w:tcBorders>
              <w:top w:val="nil"/>
              <w:left w:val="single" w:sz="8" w:space="0" w:color="auto"/>
              <w:bottom w:val="single" w:sz="8" w:space="0" w:color="FFFFFF"/>
              <w:right w:val="nil"/>
            </w:tcBorders>
            <w:vAlign w:val="center"/>
            <w:hideMark/>
            <w:tcPrChange w:id="2390" w:author="Gannon, Hugh (Allianz Global Life)" w:date="2026-06-30T11:28:00Z" w16du:dateUtc="2026-06-30T10:28:00Z">
              <w:tcPr>
                <w:tcW w:w="960" w:type="dxa"/>
                <w:vMerge/>
                <w:tcBorders>
                  <w:top w:val="nil"/>
                  <w:left w:val="single" w:sz="8" w:space="0" w:color="auto"/>
                  <w:bottom w:val="single" w:sz="8" w:space="0" w:color="FFFFFF"/>
                  <w:right w:val="nil"/>
                </w:tcBorders>
                <w:vAlign w:val="center"/>
                <w:hideMark/>
              </w:tcPr>
            </w:tcPrChange>
          </w:tcPr>
          <w:p w14:paraId="48D2D6B9" w14:textId="2C5F5126" w:rsidR="00072586" w:rsidDel="009D62CD" w:rsidRDefault="00072586">
            <w:pPr>
              <w:rPr>
                <w:del w:id="2391" w:author="Gannon, Hugh (Allianz Global Life)" w:date="2026-06-30T11:28:00Z" w16du:dateUtc="2026-06-30T10:28:00Z"/>
                <w:b/>
                <w:bCs/>
                <w:color w:val="FFFFFF"/>
              </w:rPr>
            </w:pPr>
          </w:p>
        </w:tc>
        <w:tc>
          <w:tcPr>
            <w:tcW w:w="974" w:type="dxa"/>
            <w:tcBorders>
              <w:top w:val="nil"/>
              <w:left w:val="nil"/>
              <w:bottom w:val="nil"/>
              <w:right w:val="nil"/>
            </w:tcBorders>
            <w:shd w:val="clear" w:color="000000" w:fill="122B54"/>
            <w:vAlign w:val="center"/>
            <w:hideMark/>
            <w:tcPrChange w:id="2392" w:author="Gannon, Hugh (Allianz Global Life)" w:date="2026-06-30T11:28:00Z" w16du:dateUtc="2026-06-30T10:28:00Z">
              <w:tcPr>
                <w:tcW w:w="960" w:type="dxa"/>
                <w:tcBorders>
                  <w:top w:val="nil"/>
                  <w:left w:val="nil"/>
                  <w:bottom w:val="nil"/>
                  <w:right w:val="nil"/>
                </w:tcBorders>
                <w:shd w:val="clear" w:color="000000" w:fill="122B54"/>
                <w:vAlign w:val="center"/>
                <w:hideMark/>
              </w:tcPr>
            </w:tcPrChange>
          </w:tcPr>
          <w:p w14:paraId="5B84631A" w14:textId="5133FCA5" w:rsidR="00072586" w:rsidDel="009D62CD" w:rsidRDefault="00072586">
            <w:pPr>
              <w:jc w:val="center"/>
              <w:rPr>
                <w:del w:id="2393" w:author="Gannon, Hugh (Allianz Global Life)" w:date="2026-06-30T11:28:00Z" w16du:dateUtc="2026-06-30T10:28:00Z"/>
                <w:b/>
                <w:bCs/>
                <w:color w:val="FFFFFF"/>
              </w:rPr>
            </w:pPr>
            <w:del w:id="2394" w:author="Gannon, Hugh (Allianz Global Life)" w:date="2026-06-30T11:28:00Z" w16du:dateUtc="2026-06-30T10:28:00Z">
              <w:r w:rsidDel="009D62CD">
                <w:rPr>
                  <w:b/>
                  <w:bCs/>
                  <w:color w:val="FFFFFF"/>
                </w:rPr>
                <w:delText>B5</w:delText>
              </w:r>
            </w:del>
          </w:p>
        </w:tc>
        <w:tc>
          <w:tcPr>
            <w:tcW w:w="1458" w:type="dxa"/>
            <w:tcBorders>
              <w:top w:val="nil"/>
              <w:left w:val="nil"/>
              <w:bottom w:val="nil"/>
              <w:right w:val="nil"/>
            </w:tcBorders>
            <w:shd w:val="clear" w:color="000000" w:fill="122B54"/>
            <w:vAlign w:val="center"/>
            <w:hideMark/>
            <w:tcPrChange w:id="2395" w:author="Gannon, Hugh (Allianz Global Life)" w:date="2026-06-30T11:28:00Z" w16du:dateUtc="2026-06-30T10:28:00Z">
              <w:tcPr>
                <w:tcW w:w="1480" w:type="dxa"/>
                <w:tcBorders>
                  <w:top w:val="nil"/>
                  <w:left w:val="nil"/>
                  <w:bottom w:val="nil"/>
                  <w:right w:val="nil"/>
                </w:tcBorders>
                <w:shd w:val="clear" w:color="000000" w:fill="122B54"/>
                <w:vAlign w:val="center"/>
                <w:hideMark/>
              </w:tcPr>
            </w:tcPrChange>
          </w:tcPr>
          <w:p w14:paraId="00DACBDE" w14:textId="3493D567" w:rsidR="00072586" w:rsidDel="009D62CD" w:rsidRDefault="00072586">
            <w:pPr>
              <w:jc w:val="center"/>
              <w:rPr>
                <w:del w:id="2396" w:author="Gannon, Hugh (Allianz Global Life)" w:date="2026-06-30T11:28:00Z" w16du:dateUtc="2026-06-30T10:28:00Z"/>
                <w:color w:val="FFFFFF"/>
              </w:rPr>
            </w:pPr>
            <w:del w:id="2397" w:author="Gannon, Hugh (Allianz Global Life)" w:date="2026-06-30T11:28:00Z" w16du:dateUtc="2026-06-30T10:28:00Z">
              <w:r w:rsidDel="009D62CD">
                <w:rPr>
                  <w:color w:val="FFFFFF"/>
                </w:rPr>
                <w:delText>4%</w:delText>
              </w:r>
            </w:del>
          </w:p>
        </w:tc>
        <w:tc>
          <w:tcPr>
            <w:tcW w:w="1476" w:type="dxa"/>
            <w:tcBorders>
              <w:top w:val="nil"/>
              <w:left w:val="nil"/>
              <w:bottom w:val="nil"/>
              <w:right w:val="nil"/>
            </w:tcBorders>
            <w:shd w:val="clear" w:color="000000" w:fill="122B54"/>
            <w:vAlign w:val="center"/>
            <w:hideMark/>
            <w:tcPrChange w:id="2398" w:author="Gannon, Hugh (Allianz Global Life)" w:date="2026-06-30T11:28:00Z" w16du:dateUtc="2026-06-30T10:28:00Z">
              <w:tcPr>
                <w:tcW w:w="1480" w:type="dxa"/>
                <w:tcBorders>
                  <w:top w:val="nil"/>
                  <w:left w:val="nil"/>
                  <w:bottom w:val="nil"/>
                  <w:right w:val="nil"/>
                </w:tcBorders>
                <w:shd w:val="clear" w:color="000000" w:fill="122B54"/>
                <w:vAlign w:val="center"/>
                <w:hideMark/>
              </w:tcPr>
            </w:tcPrChange>
          </w:tcPr>
          <w:p w14:paraId="64CBBAF2" w14:textId="7F301004" w:rsidR="00072586" w:rsidDel="009D62CD" w:rsidRDefault="00072586">
            <w:pPr>
              <w:jc w:val="center"/>
              <w:rPr>
                <w:del w:id="2399" w:author="Gannon, Hugh (Allianz Global Life)" w:date="2026-06-30T11:28:00Z" w16du:dateUtc="2026-06-30T10:28:00Z"/>
                <w:color w:val="FFFFFF"/>
              </w:rPr>
            </w:pPr>
            <w:del w:id="2400" w:author="Gannon, Hugh (Allianz Global Life)" w:date="2026-06-30T11:28:00Z" w16du:dateUtc="2026-06-30T10:28:00Z">
              <w:r w:rsidDel="009D62CD">
                <w:rPr>
                  <w:color w:val="FFFFFF"/>
                </w:rPr>
                <w:delText>0.00%</w:delText>
              </w:r>
            </w:del>
          </w:p>
        </w:tc>
        <w:tc>
          <w:tcPr>
            <w:tcW w:w="958" w:type="dxa"/>
            <w:tcBorders>
              <w:top w:val="nil"/>
              <w:left w:val="nil"/>
              <w:bottom w:val="nil"/>
              <w:right w:val="single" w:sz="8" w:space="0" w:color="auto"/>
            </w:tcBorders>
            <w:shd w:val="clear" w:color="000000" w:fill="FFFFFF"/>
            <w:vAlign w:val="center"/>
            <w:hideMark/>
            <w:tcPrChange w:id="2401" w:author="Gannon, Hugh (Allianz Global Life)" w:date="2026-06-30T11:28:00Z" w16du:dateUtc="2026-06-30T10:28:00Z">
              <w:tcPr>
                <w:tcW w:w="960" w:type="dxa"/>
                <w:tcBorders>
                  <w:top w:val="nil"/>
                  <w:left w:val="nil"/>
                  <w:bottom w:val="nil"/>
                  <w:right w:val="single" w:sz="8" w:space="0" w:color="auto"/>
                </w:tcBorders>
                <w:shd w:val="clear" w:color="000000" w:fill="FFFFFF"/>
                <w:vAlign w:val="center"/>
                <w:hideMark/>
              </w:tcPr>
            </w:tcPrChange>
          </w:tcPr>
          <w:p w14:paraId="76CFB1B3" w14:textId="3A569ADA" w:rsidR="00072586" w:rsidDel="009D62CD" w:rsidRDefault="00072586">
            <w:pPr>
              <w:jc w:val="center"/>
              <w:rPr>
                <w:del w:id="2402" w:author="Gannon, Hugh (Allianz Global Life)" w:date="2026-06-30T11:28:00Z" w16du:dateUtc="2026-06-30T10:28:00Z"/>
                <w:b/>
                <w:bCs/>
                <w:color w:val="003781"/>
              </w:rPr>
            </w:pPr>
            <w:del w:id="2403" w:author="Gannon, Hugh (Allianz Global Life)" w:date="2026-06-30T11:28:00Z" w16du:dateUtc="2026-06-30T10:28:00Z">
              <w:r w:rsidDel="009D62CD">
                <w:rPr>
                  <w:b/>
                  <w:bCs/>
                  <w:color w:val="003781"/>
                </w:rPr>
                <w:delText>0.85%</w:delText>
              </w:r>
            </w:del>
          </w:p>
        </w:tc>
      </w:tr>
      <w:tr w:rsidR="00072586" w:rsidDel="009D62CD" w14:paraId="711AD1C6" w14:textId="2E8375EE" w:rsidTr="009D62CD">
        <w:trPr>
          <w:trHeight w:val="315"/>
          <w:del w:id="2404" w:author="Gannon, Hugh (Allianz Global Life)" w:date="2026-06-30T11:28:00Z"/>
          <w:trPrChange w:id="2405" w:author="Gannon, Hugh (Allianz Global Life)" w:date="2026-06-30T11:28:00Z" w16du:dateUtc="2026-06-30T10:28:00Z">
            <w:trPr>
              <w:trHeight w:val="315"/>
            </w:trPr>
          </w:trPrChange>
        </w:trPr>
        <w:tc>
          <w:tcPr>
            <w:tcW w:w="974" w:type="dxa"/>
            <w:vMerge w:val="restart"/>
            <w:tcBorders>
              <w:top w:val="nil"/>
              <w:left w:val="single" w:sz="8" w:space="0" w:color="auto"/>
              <w:bottom w:val="single" w:sz="8" w:space="0" w:color="FFFFFF"/>
              <w:right w:val="nil"/>
            </w:tcBorders>
            <w:shd w:val="clear" w:color="000000" w:fill="122B54"/>
            <w:vAlign w:val="center"/>
            <w:hideMark/>
            <w:tcPrChange w:id="2406" w:author="Gannon, Hugh (Allianz Global Life)" w:date="2026-06-30T11:28:00Z" w16du:dateUtc="2026-06-30T10:28:00Z">
              <w:tcPr>
                <w:tcW w:w="960" w:type="dxa"/>
                <w:vMerge w:val="restart"/>
                <w:tcBorders>
                  <w:top w:val="nil"/>
                  <w:left w:val="single" w:sz="8" w:space="0" w:color="auto"/>
                  <w:bottom w:val="single" w:sz="8" w:space="0" w:color="FFFFFF"/>
                  <w:right w:val="nil"/>
                </w:tcBorders>
                <w:shd w:val="clear" w:color="000000" w:fill="122B54"/>
                <w:vAlign w:val="center"/>
                <w:hideMark/>
              </w:tcPr>
            </w:tcPrChange>
          </w:tcPr>
          <w:p w14:paraId="0E8495DC" w14:textId="2F4FFBB2" w:rsidR="00072586" w:rsidDel="009D62CD" w:rsidRDefault="00072586">
            <w:pPr>
              <w:jc w:val="center"/>
              <w:rPr>
                <w:del w:id="2407" w:author="Gannon, Hugh (Allianz Global Life)" w:date="2026-06-30T11:28:00Z" w16du:dateUtc="2026-06-30T10:28:00Z"/>
                <w:b/>
                <w:bCs/>
                <w:color w:val="FFFFFF"/>
              </w:rPr>
            </w:pPr>
            <w:del w:id="2408" w:author="Gannon, Hugh (Allianz Global Life)" w:date="2026-06-30T11:28:00Z" w16du:dateUtc="2026-06-30T10:28:00Z">
              <w:r w:rsidDel="009D62CD">
                <w:rPr>
                  <w:b/>
                  <w:bCs/>
                  <w:color w:val="FFFFFF"/>
                </w:rPr>
                <w:delText>C</w:delText>
              </w:r>
            </w:del>
          </w:p>
        </w:tc>
        <w:tc>
          <w:tcPr>
            <w:tcW w:w="974" w:type="dxa"/>
            <w:tcBorders>
              <w:top w:val="single" w:sz="8" w:space="0" w:color="FFFFFF"/>
              <w:left w:val="nil"/>
              <w:bottom w:val="nil"/>
              <w:right w:val="nil"/>
            </w:tcBorders>
            <w:shd w:val="clear" w:color="000000" w:fill="122B54"/>
            <w:vAlign w:val="center"/>
            <w:hideMark/>
            <w:tcPrChange w:id="2409" w:author="Gannon, Hugh (Allianz Global Life)" w:date="2026-06-30T11:28:00Z" w16du:dateUtc="2026-06-30T10:28:00Z">
              <w:tcPr>
                <w:tcW w:w="960" w:type="dxa"/>
                <w:tcBorders>
                  <w:top w:val="single" w:sz="8" w:space="0" w:color="FFFFFF"/>
                  <w:left w:val="nil"/>
                  <w:bottom w:val="nil"/>
                  <w:right w:val="nil"/>
                </w:tcBorders>
                <w:shd w:val="clear" w:color="000000" w:fill="122B54"/>
                <w:vAlign w:val="center"/>
                <w:hideMark/>
              </w:tcPr>
            </w:tcPrChange>
          </w:tcPr>
          <w:p w14:paraId="0F75C0C9" w14:textId="4C47555F" w:rsidR="00072586" w:rsidDel="009D62CD" w:rsidRDefault="00072586">
            <w:pPr>
              <w:jc w:val="center"/>
              <w:rPr>
                <w:del w:id="2410" w:author="Gannon, Hugh (Allianz Global Life)" w:date="2026-06-30T11:28:00Z" w16du:dateUtc="2026-06-30T10:28:00Z"/>
                <w:b/>
                <w:bCs/>
                <w:color w:val="FFFFFF"/>
              </w:rPr>
            </w:pPr>
            <w:del w:id="2411" w:author="Gannon, Hugh (Allianz Global Life)" w:date="2026-06-30T11:28:00Z" w16du:dateUtc="2026-06-30T10:28:00Z">
              <w:r w:rsidDel="009D62CD">
                <w:rPr>
                  <w:b/>
                  <w:bCs/>
                  <w:color w:val="FFFFFF"/>
                </w:rPr>
                <w:delText>C1</w:delText>
              </w:r>
            </w:del>
          </w:p>
        </w:tc>
        <w:tc>
          <w:tcPr>
            <w:tcW w:w="1458" w:type="dxa"/>
            <w:tcBorders>
              <w:top w:val="single" w:sz="8" w:space="0" w:color="FFFFFF"/>
              <w:left w:val="nil"/>
              <w:bottom w:val="nil"/>
              <w:right w:val="nil"/>
            </w:tcBorders>
            <w:shd w:val="clear" w:color="000000" w:fill="122B54"/>
            <w:vAlign w:val="center"/>
            <w:hideMark/>
            <w:tcPrChange w:id="2412" w:author="Gannon, Hugh (Allianz Global Life)" w:date="2026-06-30T11:28:00Z" w16du:dateUtc="2026-06-30T10:28:00Z">
              <w:tcPr>
                <w:tcW w:w="1480" w:type="dxa"/>
                <w:tcBorders>
                  <w:top w:val="single" w:sz="8" w:space="0" w:color="FFFFFF"/>
                  <w:left w:val="nil"/>
                  <w:bottom w:val="nil"/>
                  <w:right w:val="nil"/>
                </w:tcBorders>
                <w:shd w:val="clear" w:color="000000" w:fill="122B54"/>
                <w:vAlign w:val="center"/>
                <w:hideMark/>
              </w:tcPr>
            </w:tcPrChange>
          </w:tcPr>
          <w:p w14:paraId="3371AAC6" w14:textId="74BE096C" w:rsidR="00072586" w:rsidDel="009D62CD" w:rsidRDefault="00072586">
            <w:pPr>
              <w:jc w:val="center"/>
              <w:rPr>
                <w:del w:id="2413" w:author="Gannon, Hugh (Allianz Global Life)" w:date="2026-06-30T11:28:00Z" w16du:dateUtc="2026-06-30T10:28:00Z"/>
                <w:color w:val="FFFFFF"/>
              </w:rPr>
            </w:pPr>
            <w:del w:id="2414" w:author="Gannon, Hugh (Allianz Global Life)" w:date="2026-06-30T11:28:00Z" w16du:dateUtc="2026-06-30T10:28:00Z">
              <w:r w:rsidDel="009D62CD">
                <w:rPr>
                  <w:color w:val="FFFFFF"/>
                </w:rPr>
                <w:delText>0%</w:delText>
              </w:r>
            </w:del>
          </w:p>
        </w:tc>
        <w:tc>
          <w:tcPr>
            <w:tcW w:w="1476" w:type="dxa"/>
            <w:tcBorders>
              <w:top w:val="single" w:sz="8" w:space="0" w:color="FFFFFF"/>
              <w:left w:val="nil"/>
              <w:bottom w:val="nil"/>
              <w:right w:val="nil"/>
            </w:tcBorders>
            <w:shd w:val="clear" w:color="000000" w:fill="122B54"/>
            <w:vAlign w:val="center"/>
            <w:hideMark/>
            <w:tcPrChange w:id="2415" w:author="Gannon, Hugh (Allianz Global Life)" w:date="2026-06-30T11:28:00Z" w16du:dateUtc="2026-06-30T10:28:00Z">
              <w:tcPr>
                <w:tcW w:w="1480" w:type="dxa"/>
                <w:tcBorders>
                  <w:top w:val="single" w:sz="8" w:space="0" w:color="FFFFFF"/>
                  <w:left w:val="nil"/>
                  <w:bottom w:val="nil"/>
                  <w:right w:val="nil"/>
                </w:tcBorders>
                <w:shd w:val="clear" w:color="000000" w:fill="122B54"/>
                <w:vAlign w:val="center"/>
                <w:hideMark/>
              </w:tcPr>
            </w:tcPrChange>
          </w:tcPr>
          <w:p w14:paraId="2AB139E9" w14:textId="7369C270" w:rsidR="00072586" w:rsidDel="009D62CD" w:rsidRDefault="00072586">
            <w:pPr>
              <w:jc w:val="center"/>
              <w:rPr>
                <w:del w:id="2416" w:author="Gannon, Hugh (Allianz Global Life)" w:date="2026-06-30T11:28:00Z" w16du:dateUtc="2026-06-30T10:28:00Z"/>
                <w:color w:val="FFFFFF"/>
              </w:rPr>
            </w:pPr>
            <w:del w:id="2417" w:author="Gannon, Hugh (Allianz Global Life)" w:date="2026-06-30T11:28:00Z" w16du:dateUtc="2026-06-30T10:28:00Z">
              <w:r w:rsidDel="009D62CD">
                <w:rPr>
                  <w:color w:val="FFFFFF"/>
                </w:rPr>
                <w:delText>0.25%</w:delText>
              </w:r>
            </w:del>
          </w:p>
        </w:tc>
        <w:tc>
          <w:tcPr>
            <w:tcW w:w="958" w:type="dxa"/>
            <w:tcBorders>
              <w:top w:val="single" w:sz="8" w:space="0" w:color="FFFFFF"/>
              <w:left w:val="nil"/>
              <w:bottom w:val="nil"/>
              <w:right w:val="single" w:sz="8" w:space="0" w:color="auto"/>
            </w:tcBorders>
            <w:shd w:val="clear" w:color="000000" w:fill="FFFFFF"/>
            <w:vAlign w:val="center"/>
            <w:hideMark/>
            <w:tcPrChange w:id="2418" w:author="Gannon, Hugh (Allianz Global Life)" w:date="2026-06-30T11:28:00Z" w16du:dateUtc="2026-06-30T10:28:00Z">
              <w:tcPr>
                <w:tcW w:w="960" w:type="dxa"/>
                <w:tcBorders>
                  <w:top w:val="single" w:sz="8" w:space="0" w:color="FFFFFF"/>
                  <w:left w:val="nil"/>
                  <w:bottom w:val="nil"/>
                  <w:right w:val="single" w:sz="8" w:space="0" w:color="auto"/>
                </w:tcBorders>
                <w:shd w:val="clear" w:color="000000" w:fill="FFFFFF"/>
                <w:vAlign w:val="center"/>
                <w:hideMark/>
              </w:tcPr>
            </w:tcPrChange>
          </w:tcPr>
          <w:p w14:paraId="6C075A29" w14:textId="50B7995D" w:rsidR="00072586" w:rsidDel="009D62CD" w:rsidRDefault="00072586">
            <w:pPr>
              <w:jc w:val="center"/>
              <w:rPr>
                <w:del w:id="2419" w:author="Gannon, Hugh (Allianz Global Life)" w:date="2026-06-30T11:28:00Z" w16du:dateUtc="2026-06-30T10:28:00Z"/>
                <w:b/>
                <w:bCs/>
                <w:color w:val="003781"/>
              </w:rPr>
            </w:pPr>
            <w:del w:id="2420" w:author="Gannon, Hugh (Allianz Global Life)" w:date="2026-06-30T11:28:00Z" w16du:dateUtc="2026-06-30T10:28:00Z">
              <w:r w:rsidDel="009D62CD">
                <w:rPr>
                  <w:b/>
                  <w:bCs/>
                  <w:color w:val="003781"/>
                </w:rPr>
                <w:delText>0.65%</w:delText>
              </w:r>
            </w:del>
          </w:p>
        </w:tc>
      </w:tr>
      <w:tr w:rsidR="00072586" w:rsidDel="009D62CD" w14:paraId="1612E618" w14:textId="51B81B5F" w:rsidTr="009D62CD">
        <w:trPr>
          <w:trHeight w:val="315"/>
          <w:del w:id="2421" w:author="Gannon, Hugh (Allianz Global Life)" w:date="2026-06-30T11:28:00Z"/>
          <w:trPrChange w:id="2422" w:author="Gannon, Hugh (Allianz Global Life)" w:date="2026-06-30T11:28:00Z" w16du:dateUtc="2026-06-30T10:28:00Z">
            <w:trPr>
              <w:trHeight w:val="315"/>
            </w:trPr>
          </w:trPrChange>
        </w:trPr>
        <w:tc>
          <w:tcPr>
            <w:tcW w:w="974" w:type="dxa"/>
            <w:vMerge/>
            <w:tcBorders>
              <w:top w:val="nil"/>
              <w:left w:val="single" w:sz="8" w:space="0" w:color="auto"/>
              <w:bottom w:val="single" w:sz="8" w:space="0" w:color="FFFFFF"/>
              <w:right w:val="nil"/>
            </w:tcBorders>
            <w:vAlign w:val="center"/>
            <w:hideMark/>
            <w:tcPrChange w:id="2423" w:author="Gannon, Hugh (Allianz Global Life)" w:date="2026-06-30T11:28:00Z" w16du:dateUtc="2026-06-30T10:28:00Z">
              <w:tcPr>
                <w:tcW w:w="960" w:type="dxa"/>
                <w:vMerge/>
                <w:tcBorders>
                  <w:top w:val="nil"/>
                  <w:left w:val="single" w:sz="8" w:space="0" w:color="auto"/>
                  <w:bottom w:val="single" w:sz="8" w:space="0" w:color="FFFFFF"/>
                  <w:right w:val="nil"/>
                </w:tcBorders>
                <w:vAlign w:val="center"/>
                <w:hideMark/>
              </w:tcPr>
            </w:tcPrChange>
          </w:tcPr>
          <w:p w14:paraId="2CEE94F0" w14:textId="044FE995" w:rsidR="00072586" w:rsidDel="009D62CD" w:rsidRDefault="00072586">
            <w:pPr>
              <w:rPr>
                <w:del w:id="2424" w:author="Gannon, Hugh (Allianz Global Life)" w:date="2026-06-30T11:28:00Z" w16du:dateUtc="2026-06-30T10:28:00Z"/>
                <w:b/>
                <w:bCs/>
                <w:color w:val="FFFFFF"/>
              </w:rPr>
            </w:pPr>
          </w:p>
        </w:tc>
        <w:tc>
          <w:tcPr>
            <w:tcW w:w="974" w:type="dxa"/>
            <w:tcBorders>
              <w:top w:val="nil"/>
              <w:left w:val="nil"/>
              <w:bottom w:val="nil"/>
              <w:right w:val="nil"/>
            </w:tcBorders>
            <w:shd w:val="clear" w:color="000000" w:fill="122B54"/>
            <w:vAlign w:val="center"/>
            <w:hideMark/>
            <w:tcPrChange w:id="2425" w:author="Gannon, Hugh (Allianz Global Life)" w:date="2026-06-30T11:28:00Z" w16du:dateUtc="2026-06-30T10:28:00Z">
              <w:tcPr>
                <w:tcW w:w="960" w:type="dxa"/>
                <w:tcBorders>
                  <w:top w:val="nil"/>
                  <w:left w:val="nil"/>
                  <w:bottom w:val="nil"/>
                  <w:right w:val="nil"/>
                </w:tcBorders>
                <w:shd w:val="clear" w:color="000000" w:fill="122B54"/>
                <w:vAlign w:val="center"/>
                <w:hideMark/>
              </w:tcPr>
            </w:tcPrChange>
          </w:tcPr>
          <w:p w14:paraId="57D48657" w14:textId="604083C9" w:rsidR="00072586" w:rsidDel="009D62CD" w:rsidRDefault="00072586">
            <w:pPr>
              <w:jc w:val="center"/>
              <w:rPr>
                <w:del w:id="2426" w:author="Gannon, Hugh (Allianz Global Life)" w:date="2026-06-30T11:28:00Z" w16du:dateUtc="2026-06-30T10:28:00Z"/>
                <w:b/>
                <w:bCs/>
                <w:color w:val="FFFFFF"/>
              </w:rPr>
            </w:pPr>
            <w:del w:id="2427" w:author="Gannon, Hugh (Allianz Global Life)" w:date="2026-06-30T11:28:00Z" w16du:dateUtc="2026-06-30T10:28:00Z">
              <w:r w:rsidDel="009D62CD">
                <w:rPr>
                  <w:b/>
                  <w:bCs/>
                  <w:color w:val="FFFFFF"/>
                </w:rPr>
                <w:delText>C2</w:delText>
              </w:r>
            </w:del>
          </w:p>
        </w:tc>
        <w:tc>
          <w:tcPr>
            <w:tcW w:w="1458" w:type="dxa"/>
            <w:tcBorders>
              <w:top w:val="nil"/>
              <w:left w:val="nil"/>
              <w:bottom w:val="nil"/>
              <w:right w:val="nil"/>
            </w:tcBorders>
            <w:shd w:val="clear" w:color="000000" w:fill="122B54"/>
            <w:vAlign w:val="center"/>
            <w:hideMark/>
            <w:tcPrChange w:id="2428" w:author="Gannon, Hugh (Allianz Global Life)" w:date="2026-06-30T11:28:00Z" w16du:dateUtc="2026-06-30T10:28:00Z">
              <w:tcPr>
                <w:tcW w:w="1480" w:type="dxa"/>
                <w:tcBorders>
                  <w:top w:val="nil"/>
                  <w:left w:val="nil"/>
                  <w:bottom w:val="nil"/>
                  <w:right w:val="nil"/>
                </w:tcBorders>
                <w:shd w:val="clear" w:color="000000" w:fill="122B54"/>
                <w:vAlign w:val="center"/>
                <w:hideMark/>
              </w:tcPr>
            </w:tcPrChange>
          </w:tcPr>
          <w:p w14:paraId="0F329891" w14:textId="4B735708" w:rsidR="00072586" w:rsidDel="009D62CD" w:rsidRDefault="00072586">
            <w:pPr>
              <w:jc w:val="center"/>
              <w:rPr>
                <w:del w:id="2429" w:author="Gannon, Hugh (Allianz Global Life)" w:date="2026-06-30T11:28:00Z" w16du:dateUtc="2026-06-30T10:28:00Z"/>
                <w:color w:val="FFFFFF"/>
              </w:rPr>
            </w:pPr>
            <w:del w:id="2430" w:author="Gannon, Hugh (Allianz Global Life)" w:date="2026-06-30T11:28:00Z" w16du:dateUtc="2026-06-30T10:28:00Z">
              <w:r w:rsidDel="009D62CD">
                <w:rPr>
                  <w:color w:val="FFFFFF"/>
                </w:rPr>
                <w:delText>1%</w:delText>
              </w:r>
            </w:del>
          </w:p>
        </w:tc>
        <w:tc>
          <w:tcPr>
            <w:tcW w:w="1476" w:type="dxa"/>
            <w:tcBorders>
              <w:top w:val="nil"/>
              <w:left w:val="nil"/>
              <w:bottom w:val="nil"/>
              <w:right w:val="nil"/>
            </w:tcBorders>
            <w:shd w:val="clear" w:color="000000" w:fill="122B54"/>
            <w:vAlign w:val="center"/>
            <w:hideMark/>
            <w:tcPrChange w:id="2431" w:author="Gannon, Hugh (Allianz Global Life)" w:date="2026-06-30T11:28:00Z" w16du:dateUtc="2026-06-30T10:28:00Z">
              <w:tcPr>
                <w:tcW w:w="1480" w:type="dxa"/>
                <w:tcBorders>
                  <w:top w:val="nil"/>
                  <w:left w:val="nil"/>
                  <w:bottom w:val="nil"/>
                  <w:right w:val="nil"/>
                </w:tcBorders>
                <w:shd w:val="clear" w:color="000000" w:fill="122B54"/>
                <w:vAlign w:val="center"/>
                <w:hideMark/>
              </w:tcPr>
            </w:tcPrChange>
          </w:tcPr>
          <w:p w14:paraId="2313A7CD" w14:textId="54F5639D" w:rsidR="00072586" w:rsidDel="009D62CD" w:rsidRDefault="00072586">
            <w:pPr>
              <w:jc w:val="center"/>
              <w:rPr>
                <w:del w:id="2432" w:author="Gannon, Hugh (Allianz Global Life)" w:date="2026-06-30T11:28:00Z" w16du:dateUtc="2026-06-30T10:28:00Z"/>
                <w:color w:val="FFFFFF"/>
              </w:rPr>
            </w:pPr>
            <w:del w:id="2433" w:author="Gannon, Hugh (Allianz Global Life)" w:date="2026-06-30T11:28:00Z" w16du:dateUtc="2026-06-30T10:28:00Z">
              <w:r w:rsidDel="009D62CD">
                <w:rPr>
                  <w:color w:val="FFFFFF"/>
                </w:rPr>
                <w:delText>0.12%</w:delText>
              </w:r>
            </w:del>
          </w:p>
        </w:tc>
        <w:tc>
          <w:tcPr>
            <w:tcW w:w="958" w:type="dxa"/>
            <w:tcBorders>
              <w:top w:val="nil"/>
              <w:left w:val="nil"/>
              <w:bottom w:val="nil"/>
              <w:right w:val="single" w:sz="8" w:space="0" w:color="auto"/>
            </w:tcBorders>
            <w:shd w:val="clear" w:color="000000" w:fill="FFFFFF"/>
            <w:vAlign w:val="center"/>
            <w:hideMark/>
            <w:tcPrChange w:id="2434" w:author="Gannon, Hugh (Allianz Global Life)" w:date="2026-06-30T11:28:00Z" w16du:dateUtc="2026-06-30T10:28:00Z">
              <w:tcPr>
                <w:tcW w:w="960" w:type="dxa"/>
                <w:tcBorders>
                  <w:top w:val="nil"/>
                  <w:left w:val="nil"/>
                  <w:bottom w:val="nil"/>
                  <w:right w:val="single" w:sz="8" w:space="0" w:color="auto"/>
                </w:tcBorders>
                <w:shd w:val="clear" w:color="000000" w:fill="FFFFFF"/>
                <w:vAlign w:val="center"/>
                <w:hideMark/>
              </w:tcPr>
            </w:tcPrChange>
          </w:tcPr>
          <w:p w14:paraId="441934FF" w14:textId="1D57F0A8" w:rsidR="00072586" w:rsidDel="009D62CD" w:rsidRDefault="00072586">
            <w:pPr>
              <w:jc w:val="center"/>
              <w:rPr>
                <w:del w:id="2435" w:author="Gannon, Hugh (Allianz Global Life)" w:date="2026-06-30T11:28:00Z" w16du:dateUtc="2026-06-30T10:28:00Z"/>
                <w:b/>
                <w:bCs/>
                <w:color w:val="003781"/>
              </w:rPr>
            </w:pPr>
            <w:del w:id="2436" w:author="Gannon, Hugh (Allianz Global Life)" w:date="2026-06-30T11:28:00Z" w16du:dateUtc="2026-06-30T10:28:00Z">
              <w:r w:rsidDel="009D62CD">
                <w:rPr>
                  <w:b/>
                  <w:bCs/>
                  <w:color w:val="003781"/>
                </w:rPr>
                <w:delText>0.65%</w:delText>
              </w:r>
            </w:del>
          </w:p>
        </w:tc>
      </w:tr>
      <w:tr w:rsidR="00072586" w:rsidDel="009D62CD" w14:paraId="296E3AB5" w14:textId="0EB14033" w:rsidTr="009D62CD">
        <w:trPr>
          <w:trHeight w:val="330"/>
          <w:del w:id="2437" w:author="Gannon, Hugh (Allianz Global Life)" w:date="2026-06-30T11:28:00Z"/>
          <w:trPrChange w:id="2438" w:author="Gannon, Hugh (Allianz Global Life)" w:date="2026-06-30T11:28:00Z" w16du:dateUtc="2026-06-30T10:28:00Z">
            <w:trPr>
              <w:trHeight w:val="330"/>
            </w:trPr>
          </w:trPrChange>
        </w:trPr>
        <w:tc>
          <w:tcPr>
            <w:tcW w:w="974" w:type="dxa"/>
            <w:vMerge/>
            <w:tcBorders>
              <w:top w:val="nil"/>
              <w:left w:val="single" w:sz="8" w:space="0" w:color="auto"/>
              <w:bottom w:val="single" w:sz="8" w:space="0" w:color="FFFFFF"/>
              <w:right w:val="nil"/>
            </w:tcBorders>
            <w:vAlign w:val="center"/>
            <w:hideMark/>
            <w:tcPrChange w:id="2439" w:author="Gannon, Hugh (Allianz Global Life)" w:date="2026-06-30T11:28:00Z" w16du:dateUtc="2026-06-30T10:28:00Z">
              <w:tcPr>
                <w:tcW w:w="960" w:type="dxa"/>
                <w:vMerge/>
                <w:tcBorders>
                  <w:top w:val="nil"/>
                  <w:left w:val="single" w:sz="8" w:space="0" w:color="auto"/>
                  <w:bottom w:val="single" w:sz="8" w:space="0" w:color="FFFFFF"/>
                  <w:right w:val="nil"/>
                </w:tcBorders>
                <w:vAlign w:val="center"/>
                <w:hideMark/>
              </w:tcPr>
            </w:tcPrChange>
          </w:tcPr>
          <w:p w14:paraId="6E11D6D2" w14:textId="1EFEEA26" w:rsidR="00072586" w:rsidDel="009D62CD" w:rsidRDefault="00072586">
            <w:pPr>
              <w:rPr>
                <w:del w:id="2440" w:author="Gannon, Hugh (Allianz Global Life)" w:date="2026-06-30T11:28:00Z" w16du:dateUtc="2026-06-30T10:28:00Z"/>
                <w:b/>
                <w:bCs/>
                <w:color w:val="FFFFFF"/>
              </w:rPr>
            </w:pPr>
          </w:p>
        </w:tc>
        <w:tc>
          <w:tcPr>
            <w:tcW w:w="974" w:type="dxa"/>
            <w:tcBorders>
              <w:top w:val="nil"/>
              <w:left w:val="nil"/>
              <w:bottom w:val="single" w:sz="8" w:space="0" w:color="FFFFFF"/>
              <w:right w:val="nil"/>
            </w:tcBorders>
            <w:shd w:val="clear" w:color="000000" w:fill="122B54"/>
            <w:vAlign w:val="center"/>
            <w:hideMark/>
            <w:tcPrChange w:id="2441" w:author="Gannon, Hugh (Allianz Global Life)" w:date="2026-06-30T11:28:00Z" w16du:dateUtc="2026-06-30T10:28:00Z">
              <w:tcPr>
                <w:tcW w:w="960" w:type="dxa"/>
                <w:tcBorders>
                  <w:top w:val="nil"/>
                  <w:left w:val="nil"/>
                  <w:bottom w:val="single" w:sz="8" w:space="0" w:color="FFFFFF"/>
                  <w:right w:val="nil"/>
                </w:tcBorders>
                <w:shd w:val="clear" w:color="000000" w:fill="122B54"/>
                <w:vAlign w:val="center"/>
                <w:hideMark/>
              </w:tcPr>
            </w:tcPrChange>
          </w:tcPr>
          <w:p w14:paraId="3D6B27A8" w14:textId="4D0A8B8A" w:rsidR="00072586" w:rsidDel="009D62CD" w:rsidRDefault="00072586">
            <w:pPr>
              <w:jc w:val="center"/>
              <w:rPr>
                <w:del w:id="2442" w:author="Gannon, Hugh (Allianz Global Life)" w:date="2026-06-30T11:28:00Z" w16du:dateUtc="2026-06-30T10:28:00Z"/>
                <w:b/>
                <w:bCs/>
                <w:color w:val="FFFFFF"/>
              </w:rPr>
            </w:pPr>
            <w:del w:id="2443" w:author="Gannon, Hugh (Allianz Global Life)" w:date="2026-06-30T11:28:00Z" w16du:dateUtc="2026-06-30T10:28:00Z">
              <w:r w:rsidDel="009D62CD">
                <w:rPr>
                  <w:b/>
                  <w:bCs/>
                  <w:color w:val="FFFFFF"/>
                </w:rPr>
                <w:delText>C3</w:delText>
              </w:r>
            </w:del>
          </w:p>
        </w:tc>
        <w:tc>
          <w:tcPr>
            <w:tcW w:w="1458" w:type="dxa"/>
            <w:tcBorders>
              <w:top w:val="nil"/>
              <w:left w:val="nil"/>
              <w:bottom w:val="single" w:sz="8" w:space="0" w:color="FFFFFF"/>
              <w:right w:val="nil"/>
            </w:tcBorders>
            <w:shd w:val="clear" w:color="000000" w:fill="122B54"/>
            <w:vAlign w:val="center"/>
            <w:hideMark/>
            <w:tcPrChange w:id="2444" w:author="Gannon, Hugh (Allianz Global Life)" w:date="2026-06-30T11:28:00Z" w16du:dateUtc="2026-06-30T10:28:00Z">
              <w:tcPr>
                <w:tcW w:w="1480" w:type="dxa"/>
                <w:tcBorders>
                  <w:top w:val="nil"/>
                  <w:left w:val="nil"/>
                  <w:bottom w:val="single" w:sz="8" w:space="0" w:color="FFFFFF"/>
                  <w:right w:val="nil"/>
                </w:tcBorders>
                <w:shd w:val="clear" w:color="000000" w:fill="122B54"/>
                <w:vAlign w:val="center"/>
                <w:hideMark/>
              </w:tcPr>
            </w:tcPrChange>
          </w:tcPr>
          <w:p w14:paraId="52DD2B20" w14:textId="6D2A9ACA" w:rsidR="00072586" w:rsidDel="009D62CD" w:rsidRDefault="00072586">
            <w:pPr>
              <w:jc w:val="center"/>
              <w:rPr>
                <w:del w:id="2445" w:author="Gannon, Hugh (Allianz Global Life)" w:date="2026-06-30T11:28:00Z" w16du:dateUtc="2026-06-30T10:28:00Z"/>
                <w:color w:val="FFFFFF"/>
              </w:rPr>
            </w:pPr>
            <w:del w:id="2446" w:author="Gannon, Hugh (Allianz Global Life)" w:date="2026-06-30T11:28:00Z" w16du:dateUtc="2026-06-30T10:28:00Z">
              <w:r w:rsidDel="009D62CD">
                <w:rPr>
                  <w:color w:val="FFFFFF"/>
                </w:rPr>
                <w:delText>2%</w:delText>
              </w:r>
            </w:del>
          </w:p>
        </w:tc>
        <w:tc>
          <w:tcPr>
            <w:tcW w:w="1476" w:type="dxa"/>
            <w:tcBorders>
              <w:top w:val="nil"/>
              <w:left w:val="nil"/>
              <w:bottom w:val="single" w:sz="8" w:space="0" w:color="FFFFFF"/>
              <w:right w:val="nil"/>
            </w:tcBorders>
            <w:shd w:val="clear" w:color="000000" w:fill="122B54"/>
            <w:vAlign w:val="center"/>
            <w:hideMark/>
            <w:tcPrChange w:id="2447" w:author="Gannon, Hugh (Allianz Global Life)" w:date="2026-06-30T11:28:00Z" w16du:dateUtc="2026-06-30T10:28:00Z">
              <w:tcPr>
                <w:tcW w:w="1480" w:type="dxa"/>
                <w:tcBorders>
                  <w:top w:val="nil"/>
                  <w:left w:val="nil"/>
                  <w:bottom w:val="single" w:sz="8" w:space="0" w:color="FFFFFF"/>
                  <w:right w:val="nil"/>
                </w:tcBorders>
                <w:shd w:val="clear" w:color="000000" w:fill="122B54"/>
                <w:vAlign w:val="center"/>
                <w:hideMark/>
              </w:tcPr>
            </w:tcPrChange>
          </w:tcPr>
          <w:p w14:paraId="09CC5554" w14:textId="72029811" w:rsidR="00072586" w:rsidDel="009D62CD" w:rsidRDefault="00072586">
            <w:pPr>
              <w:jc w:val="center"/>
              <w:rPr>
                <w:del w:id="2448" w:author="Gannon, Hugh (Allianz Global Life)" w:date="2026-06-30T11:28:00Z" w16du:dateUtc="2026-06-30T10:28:00Z"/>
                <w:color w:val="FFFFFF"/>
              </w:rPr>
            </w:pPr>
            <w:del w:id="2449" w:author="Gannon, Hugh (Allianz Global Life)" w:date="2026-06-30T11:28:00Z" w16du:dateUtc="2026-06-30T10:28:00Z">
              <w:r w:rsidDel="009D62CD">
                <w:rPr>
                  <w:color w:val="FFFFFF"/>
                </w:rPr>
                <w:delText>0.00%</w:delText>
              </w:r>
            </w:del>
          </w:p>
        </w:tc>
        <w:tc>
          <w:tcPr>
            <w:tcW w:w="958" w:type="dxa"/>
            <w:tcBorders>
              <w:top w:val="nil"/>
              <w:left w:val="nil"/>
              <w:bottom w:val="single" w:sz="8" w:space="0" w:color="FFFFFF"/>
              <w:right w:val="single" w:sz="8" w:space="0" w:color="auto"/>
            </w:tcBorders>
            <w:shd w:val="clear" w:color="000000" w:fill="FFFFFF"/>
            <w:vAlign w:val="center"/>
            <w:hideMark/>
            <w:tcPrChange w:id="2450" w:author="Gannon, Hugh (Allianz Global Life)" w:date="2026-06-30T11:28:00Z" w16du:dateUtc="2026-06-30T10:28:00Z">
              <w:tcPr>
                <w:tcW w:w="960" w:type="dxa"/>
                <w:tcBorders>
                  <w:top w:val="nil"/>
                  <w:left w:val="nil"/>
                  <w:bottom w:val="single" w:sz="8" w:space="0" w:color="FFFFFF"/>
                  <w:right w:val="single" w:sz="8" w:space="0" w:color="auto"/>
                </w:tcBorders>
                <w:shd w:val="clear" w:color="000000" w:fill="FFFFFF"/>
                <w:vAlign w:val="center"/>
                <w:hideMark/>
              </w:tcPr>
            </w:tcPrChange>
          </w:tcPr>
          <w:p w14:paraId="7EF21DCD" w14:textId="13ED3905" w:rsidR="00072586" w:rsidDel="009D62CD" w:rsidRDefault="00072586">
            <w:pPr>
              <w:jc w:val="center"/>
              <w:rPr>
                <w:del w:id="2451" w:author="Gannon, Hugh (Allianz Global Life)" w:date="2026-06-30T11:28:00Z" w16du:dateUtc="2026-06-30T10:28:00Z"/>
                <w:b/>
                <w:bCs/>
                <w:color w:val="003781"/>
              </w:rPr>
            </w:pPr>
            <w:del w:id="2452" w:author="Gannon, Hugh (Allianz Global Life)" w:date="2026-06-30T11:28:00Z" w16du:dateUtc="2026-06-30T10:28:00Z">
              <w:r w:rsidDel="009D62CD">
                <w:rPr>
                  <w:b/>
                  <w:bCs/>
                  <w:color w:val="003781"/>
                </w:rPr>
                <w:delText>0.65%</w:delText>
              </w:r>
            </w:del>
          </w:p>
        </w:tc>
      </w:tr>
      <w:tr w:rsidR="00072586" w:rsidDel="009D62CD" w14:paraId="2217B997" w14:textId="2D596F2F" w:rsidTr="009D62CD">
        <w:trPr>
          <w:trHeight w:val="330"/>
          <w:del w:id="2453" w:author="Gannon, Hugh (Allianz Global Life)" w:date="2026-06-30T11:28:00Z"/>
          <w:trPrChange w:id="2454" w:author="Gannon, Hugh (Allianz Global Life)" w:date="2026-06-30T11:28:00Z" w16du:dateUtc="2026-06-30T10:28:00Z">
            <w:trPr>
              <w:trHeight w:val="330"/>
            </w:trPr>
          </w:trPrChange>
        </w:trPr>
        <w:tc>
          <w:tcPr>
            <w:tcW w:w="974" w:type="dxa"/>
            <w:tcBorders>
              <w:top w:val="nil"/>
              <w:left w:val="single" w:sz="8" w:space="0" w:color="auto"/>
              <w:bottom w:val="single" w:sz="8" w:space="0" w:color="FFFFFF"/>
              <w:right w:val="nil"/>
            </w:tcBorders>
            <w:shd w:val="clear" w:color="000000" w:fill="122B54"/>
            <w:vAlign w:val="center"/>
            <w:hideMark/>
            <w:tcPrChange w:id="2455" w:author="Gannon, Hugh (Allianz Global Life)" w:date="2026-06-30T11:28:00Z" w16du:dateUtc="2026-06-30T10:28:00Z">
              <w:tcPr>
                <w:tcW w:w="960" w:type="dxa"/>
                <w:tcBorders>
                  <w:top w:val="nil"/>
                  <w:left w:val="single" w:sz="8" w:space="0" w:color="auto"/>
                  <w:bottom w:val="single" w:sz="8" w:space="0" w:color="FFFFFF"/>
                  <w:right w:val="nil"/>
                </w:tcBorders>
                <w:shd w:val="clear" w:color="000000" w:fill="122B54"/>
                <w:vAlign w:val="center"/>
                <w:hideMark/>
              </w:tcPr>
            </w:tcPrChange>
          </w:tcPr>
          <w:p w14:paraId="04CF07B3" w14:textId="1A5F81E2" w:rsidR="00072586" w:rsidDel="009D62CD" w:rsidRDefault="00072586">
            <w:pPr>
              <w:jc w:val="center"/>
              <w:rPr>
                <w:del w:id="2456" w:author="Gannon, Hugh (Allianz Global Life)" w:date="2026-06-30T11:28:00Z" w16du:dateUtc="2026-06-30T10:28:00Z"/>
                <w:b/>
                <w:bCs/>
                <w:color w:val="FFFFFF"/>
              </w:rPr>
            </w:pPr>
            <w:del w:id="2457" w:author="Gannon, Hugh (Allianz Global Life)" w:date="2026-06-30T11:28:00Z" w16du:dateUtc="2026-06-30T10:28:00Z">
              <w:r w:rsidDel="009D62CD">
                <w:rPr>
                  <w:b/>
                  <w:bCs/>
                  <w:color w:val="FFFFFF"/>
                </w:rPr>
                <w:delText>D</w:delText>
              </w:r>
            </w:del>
          </w:p>
        </w:tc>
        <w:tc>
          <w:tcPr>
            <w:tcW w:w="974" w:type="dxa"/>
            <w:tcBorders>
              <w:top w:val="nil"/>
              <w:left w:val="nil"/>
              <w:bottom w:val="single" w:sz="8" w:space="0" w:color="FFFFFF"/>
              <w:right w:val="nil"/>
            </w:tcBorders>
            <w:shd w:val="clear" w:color="000000" w:fill="122B54"/>
            <w:vAlign w:val="center"/>
            <w:hideMark/>
            <w:tcPrChange w:id="2458" w:author="Gannon, Hugh (Allianz Global Life)" w:date="2026-06-30T11:28:00Z" w16du:dateUtc="2026-06-30T10:28:00Z">
              <w:tcPr>
                <w:tcW w:w="960" w:type="dxa"/>
                <w:tcBorders>
                  <w:top w:val="nil"/>
                  <w:left w:val="nil"/>
                  <w:bottom w:val="single" w:sz="8" w:space="0" w:color="FFFFFF"/>
                  <w:right w:val="nil"/>
                </w:tcBorders>
                <w:shd w:val="clear" w:color="000000" w:fill="122B54"/>
                <w:vAlign w:val="center"/>
                <w:hideMark/>
              </w:tcPr>
            </w:tcPrChange>
          </w:tcPr>
          <w:p w14:paraId="15671E9E" w14:textId="5F78BFA3" w:rsidR="00072586" w:rsidDel="009D62CD" w:rsidRDefault="00072586">
            <w:pPr>
              <w:jc w:val="center"/>
              <w:rPr>
                <w:del w:id="2459" w:author="Gannon, Hugh (Allianz Global Life)" w:date="2026-06-30T11:28:00Z" w16du:dateUtc="2026-06-30T10:28:00Z"/>
                <w:b/>
                <w:bCs/>
                <w:color w:val="FFFFFF"/>
              </w:rPr>
            </w:pPr>
            <w:del w:id="2460" w:author="Gannon, Hugh (Allianz Global Life)" w:date="2026-06-30T11:28:00Z" w16du:dateUtc="2026-06-30T10:28:00Z">
              <w:r w:rsidDel="009D62CD">
                <w:rPr>
                  <w:b/>
                  <w:bCs/>
                  <w:color w:val="FFFFFF"/>
                </w:rPr>
                <w:delText>D1</w:delText>
              </w:r>
            </w:del>
          </w:p>
        </w:tc>
        <w:tc>
          <w:tcPr>
            <w:tcW w:w="1458" w:type="dxa"/>
            <w:tcBorders>
              <w:top w:val="nil"/>
              <w:left w:val="nil"/>
              <w:bottom w:val="nil"/>
              <w:right w:val="nil"/>
            </w:tcBorders>
            <w:shd w:val="clear" w:color="000000" w:fill="122B54"/>
            <w:vAlign w:val="center"/>
            <w:hideMark/>
            <w:tcPrChange w:id="2461" w:author="Gannon, Hugh (Allianz Global Life)" w:date="2026-06-30T11:28:00Z" w16du:dateUtc="2026-06-30T10:28:00Z">
              <w:tcPr>
                <w:tcW w:w="1480" w:type="dxa"/>
                <w:tcBorders>
                  <w:top w:val="nil"/>
                  <w:left w:val="nil"/>
                  <w:bottom w:val="nil"/>
                  <w:right w:val="nil"/>
                </w:tcBorders>
                <w:shd w:val="clear" w:color="000000" w:fill="122B54"/>
                <w:vAlign w:val="center"/>
                <w:hideMark/>
              </w:tcPr>
            </w:tcPrChange>
          </w:tcPr>
          <w:p w14:paraId="300E5CE8" w14:textId="1DAF58D8" w:rsidR="00072586" w:rsidDel="009D62CD" w:rsidRDefault="00072586">
            <w:pPr>
              <w:jc w:val="center"/>
              <w:rPr>
                <w:del w:id="2462" w:author="Gannon, Hugh (Allianz Global Life)" w:date="2026-06-30T11:28:00Z" w16du:dateUtc="2026-06-30T10:28:00Z"/>
                <w:color w:val="FFFFFF"/>
              </w:rPr>
            </w:pPr>
            <w:del w:id="2463" w:author="Gannon, Hugh (Allianz Global Life)" w:date="2026-06-30T11:28:00Z" w16du:dateUtc="2026-06-30T10:28:00Z">
              <w:r w:rsidDel="009D62CD">
                <w:rPr>
                  <w:color w:val="FFFFFF"/>
                </w:rPr>
                <w:delText>0%</w:delText>
              </w:r>
            </w:del>
          </w:p>
        </w:tc>
        <w:tc>
          <w:tcPr>
            <w:tcW w:w="1476" w:type="dxa"/>
            <w:tcBorders>
              <w:top w:val="nil"/>
              <w:left w:val="nil"/>
              <w:bottom w:val="nil"/>
              <w:right w:val="nil"/>
            </w:tcBorders>
            <w:shd w:val="clear" w:color="000000" w:fill="122B54"/>
            <w:vAlign w:val="center"/>
            <w:hideMark/>
            <w:tcPrChange w:id="2464" w:author="Gannon, Hugh (Allianz Global Life)" w:date="2026-06-30T11:28:00Z" w16du:dateUtc="2026-06-30T10:28:00Z">
              <w:tcPr>
                <w:tcW w:w="1480" w:type="dxa"/>
                <w:tcBorders>
                  <w:top w:val="nil"/>
                  <w:left w:val="nil"/>
                  <w:bottom w:val="nil"/>
                  <w:right w:val="nil"/>
                </w:tcBorders>
                <w:shd w:val="clear" w:color="000000" w:fill="122B54"/>
                <w:vAlign w:val="center"/>
                <w:hideMark/>
              </w:tcPr>
            </w:tcPrChange>
          </w:tcPr>
          <w:p w14:paraId="320EEB07" w14:textId="1849BD1A" w:rsidR="00072586" w:rsidDel="009D62CD" w:rsidRDefault="00072586">
            <w:pPr>
              <w:jc w:val="center"/>
              <w:rPr>
                <w:del w:id="2465" w:author="Gannon, Hugh (Allianz Global Life)" w:date="2026-06-30T11:28:00Z" w16du:dateUtc="2026-06-30T10:28:00Z"/>
                <w:color w:val="FFFFFF"/>
              </w:rPr>
            </w:pPr>
            <w:del w:id="2466" w:author="Gannon, Hugh (Allianz Global Life)" w:date="2026-06-30T11:28:00Z" w16du:dateUtc="2026-06-30T10:28:00Z">
              <w:r w:rsidDel="009D62CD">
                <w:rPr>
                  <w:color w:val="FFFFFF"/>
                </w:rPr>
                <w:delText>0.00%</w:delText>
              </w:r>
            </w:del>
          </w:p>
        </w:tc>
        <w:tc>
          <w:tcPr>
            <w:tcW w:w="958" w:type="dxa"/>
            <w:tcBorders>
              <w:top w:val="nil"/>
              <w:left w:val="nil"/>
              <w:bottom w:val="nil"/>
              <w:right w:val="single" w:sz="8" w:space="0" w:color="auto"/>
            </w:tcBorders>
            <w:shd w:val="clear" w:color="000000" w:fill="FFFFFF"/>
            <w:vAlign w:val="center"/>
            <w:hideMark/>
            <w:tcPrChange w:id="2467" w:author="Gannon, Hugh (Allianz Global Life)" w:date="2026-06-30T11:28:00Z" w16du:dateUtc="2026-06-30T10:28:00Z">
              <w:tcPr>
                <w:tcW w:w="960" w:type="dxa"/>
                <w:tcBorders>
                  <w:top w:val="nil"/>
                  <w:left w:val="nil"/>
                  <w:bottom w:val="nil"/>
                  <w:right w:val="single" w:sz="8" w:space="0" w:color="auto"/>
                </w:tcBorders>
                <w:shd w:val="clear" w:color="000000" w:fill="FFFFFF"/>
                <w:vAlign w:val="center"/>
                <w:hideMark/>
              </w:tcPr>
            </w:tcPrChange>
          </w:tcPr>
          <w:p w14:paraId="015B2E9C" w14:textId="6F15AB4C" w:rsidR="00072586" w:rsidDel="009D62CD" w:rsidRDefault="00072586">
            <w:pPr>
              <w:jc w:val="center"/>
              <w:rPr>
                <w:del w:id="2468" w:author="Gannon, Hugh (Allianz Global Life)" w:date="2026-06-30T11:28:00Z" w16du:dateUtc="2026-06-30T10:28:00Z"/>
                <w:b/>
                <w:bCs/>
                <w:color w:val="003781"/>
              </w:rPr>
            </w:pPr>
            <w:del w:id="2469" w:author="Gannon, Hugh (Allianz Global Life)" w:date="2026-06-30T11:28:00Z" w16du:dateUtc="2026-06-30T10:28:00Z">
              <w:r w:rsidDel="009D62CD">
                <w:rPr>
                  <w:b/>
                  <w:bCs/>
                  <w:color w:val="003781"/>
                </w:rPr>
                <w:delText>0.35%</w:delText>
              </w:r>
            </w:del>
          </w:p>
        </w:tc>
      </w:tr>
      <w:tr w:rsidR="00072586" w:rsidDel="009D62CD" w14:paraId="0B527226" w14:textId="0B03D929" w:rsidTr="009D62CD">
        <w:trPr>
          <w:trHeight w:val="330"/>
          <w:del w:id="2470" w:author="Gannon, Hugh (Allianz Global Life)" w:date="2026-06-30T11:28:00Z"/>
          <w:trPrChange w:id="2471" w:author="Gannon, Hugh (Allianz Global Life)" w:date="2026-06-30T11:28:00Z" w16du:dateUtc="2026-06-30T10:28:00Z">
            <w:trPr>
              <w:trHeight w:val="330"/>
            </w:trPr>
          </w:trPrChange>
        </w:trPr>
        <w:tc>
          <w:tcPr>
            <w:tcW w:w="974" w:type="dxa"/>
            <w:vMerge w:val="restart"/>
            <w:tcBorders>
              <w:top w:val="nil"/>
              <w:left w:val="single" w:sz="8" w:space="0" w:color="auto"/>
              <w:bottom w:val="single" w:sz="8" w:space="0" w:color="000000"/>
              <w:right w:val="nil"/>
            </w:tcBorders>
            <w:shd w:val="clear" w:color="000000" w:fill="122B54"/>
            <w:vAlign w:val="center"/>
            <w:hideMark/>
            <w:tcPrChange w:id="2472" w:author="Gannon, Hugh (Allianz Global Life)" w:date="2026-06-30T11:28:00Z" w16du:dateUtc="2026-06-30T10:28:00Z">
              <w:tcPr>
                <w:tcW w:w="960" w:type="dxa"/>
                <w:vMerge w:val="restart"/>
                <w:tcBorders>
                  <w:top w:val="nil"/>
                  <w:left w:val="single" w:sz="8" w:space="0" w:color="auto"/>
                  <w:bottom w:val="single" w:sz="8" w:space="0" w:color="000000"/>
                  <w:right w:val="nil"/>
                </w:tcBorders>
                <w:shd w:val="clear" w:color="000000" w:fill="122B54"/>
                <w:vAlign w:val="center"/>
                <w:hideMark/>
              </w:tcPr>
            </w:tcPrChange>
          </w:tcPr>
          <w:p w14:paraId="0337A210" w14:textId="53D252B4" w:rsidR="00072586" w:rsidDel="009D62CD" w:rsidRDefault="00072586">
            <w:pPr>
              <w:jc w:val="center"/>
              <w:rPr>
                <w:del w:id="2473" w:author="Gannon, Hugh (Allianz Global Life)" w:date="2026-06-30T11:28:00Z" w16du:dateUtc="2026-06-30T10:28:00Z"/>
                <w:b/>
                <w:bCs/>
                <w:color w:val="FFFFFF"/>
              </w:rPr>
            </w:pPr>
            <w:del w:id="2474" w:author="Gannon, Hugh (Allianz Global Life)" w:date="2026-06-30T11:28:00Z" w16du:dateUtc="2026-06-30T10:28:00Z">
              <w:r w:rsidDel="009D62CD">
                <w:rPr>
                  <w:b/>
                  <w:bCs/>
                  <w:color w:val="FFFFFF"/>
                </w:rPr>
                <w:delText>F</w:delText>
              </w:r>
            </w:del>
          </w:p>
        </w:tc>
        <w:tc>
          <w:tcPr>
            <w:tcW w:w="974" w:type="dxa"/>
            <w:tcBorders>
              <w:top w:val="nil"/>
              <w:left w:val="nil"/>
              <w:bottom w:val="nil"/>
              <w:right w:val="nil"/>
            </w:tcBorders>
            <w:shd w:val="clear" w:color="000000" w:fill="122B54"/>
            <w:vAlign w:val="center"/>
            <w:hideMark/>
            <w:tcPrChange w:id="2475" w:author="Gannon, Hugh (Allianz Global Life)" w:date="2026-06-30T11:28:00Z" w16du:dateUtc="2026-06-30T10:28:00Z">
              <w:tcPr>
                <w:tcW w:w="960" w:type="dxa"/>
                <w:tcBorders>
                  <w:top w:val="nil"/>
                  <w:left w:val="nil"/>
                  <w:bottom w:val="nil"/>
                  <w:right w:val="nil"/>
                </w:tcBorders>
                <w:shd w:val="clear" w:color="000000" w:fill="122B54"/>
                <w:vAlign w:val="center"/>
                <w:hideMark/>
              </w:tcPr>
            </w:tcPrChange>
          </w:tcPr>
          <w:p w14:paraId="0850F461" w14:textId="26B9B00A" w:rsidR="00072586" w:rsidDel="009D62CD" w:rsidRDefault="00072586">
            <w:pPr>
              <w:jc w:val="center"/>
              <w:rPr>
                <w:del w:id="2476" w:author="Gannon, Hugh (Allianz Global Life)" w:date="2026-06-30T11:28:00Z" w16du:dateUtc="2026-06-30T10:28:00Z"/>
                <w:b/>
                <w:bCs/>
                <w:color w:val="FFFFFF"/>
              </w:rPr>
            </w:pPr>
            <w:del w:id="2477" w:author="Gannon, Hugh (Allianz Global Life)" w:date="2026-06-30T11:28:00Z" w16du:dateUtc="2026-06-30T10:28:00Z">
              <w:r w:rsidDel="009D62CD">
                <w:rPr>
                  <w:b/>
                  <w:bCs/>
                  <w:color w:val="FFFFFF"/>
                </w:rPr>
                <w:delText>F1</w:delText>
              </w:r>
            </w:del>
          </w:p>
        </w:tc>
        <w:tc>
          <w:tcPr>
            <w:tcW w:w="1458" w:type="dxa"/>
            <w:tcBorders>
              <w:top w:val="single" w:sz="8" w:space="0" w:color="FFFFFF"/>
              <w:left w:val="nil"/>
              <w:bottom w:val="nil"/>
              <w:right w:val="nil"/>
            </w:tcBorders>
            <w:shd w:val="clear" w:color="000000" w:fill="122B54"/>
            <w:vAlign w:val="center"/>
            <w:hideMark/>
            <w:tcPrChange w:id="2478" w:author="Gannon, Hugh (Allianz Global Life)" w:date="2026-06-30T11:28:00Z" w16du:dateUtc="2026-06-30T10:28:00Z">
              <w:tcPr>
                <w:tcW w:w="1480" w:type="dxa"/>
                <w:tcBorders>
                  <w:top w:val="single" w:sz="8" w:space="0" w:color="FFFFFF"/>
                  <w:left w:val="nil"/>
                  <w:bottom w:val="nil"/>
                  <w:right w:val="nil"/>
                </w:tcBorders>
                <w:shd w:val="clear" w:color="000000" w:fill="122B54"/>
                <w:vAlign w:val="center"/>
                <w:hideMark/>
              </w:tcPr>
            </w:tcPrChange>
          </w:tcPr>
          <w:p w14:paraId="24BBDDAF" w14:textId="5B1368FF" w:rsidR="00072586" w:rsidDel="009D62CD" w:rsidRDefault="00072586">
            <w:pPr>
              <w:jc w:val="center"/>
              <w:rPr>
                <w:del w:id="2479" w:author="Gannon, Hugh (Allianz Global Life)" w:date="2026-06-30T11:28:00Z" w16du:dateUtc="2026-06-30T10:28:00Z"/>
                <w:color w:val="FFFFFF"/>
              </w:rPr>
            </w:pPr>
            <w:del w:id="2480" w:author="Gannon, Hugh (Allianz Global Life)" w:date="2026-06-30T11:28:00Z" w16du:dateUtc="2026-06-30T10:28:00Z">
              <w:r w:rsidDel="009D62CD">
                <w:rPr>
                  <w:color w:val="FFFFFF"/>
                </w:rPr>
                <w:delText>0%</w:delText>
              </w:r>
            </w:del>
          </w:p>
        </w:tc>
        <w:tc>
          <w:tcPr>
            <w:tcW w:w="1476" w:type="dxa"/>
            <w:tcBorders>
              <w:top w:val="single" w:sz="8" w:space="0" w:color="FFFFFF"/>
              <w:left w:val="nil"/>
              <w:bottom w:val="nil"/>
              <w:right w:val="nil"/>
            </w:tcBorders>
            <w:shd w:val="clear" w:color="000000" w:fill="122B54"/>
            <w:vAlign w:val="center"/>
            <w:hideMark/>
            <w:tcPrChange w:id="2481" w:author="Gannon, Hugh (Allianz Global Life)" w:date="2026-06-30T11:28:00Z" w16du:dateUtc="2026-06-30T10:28:00Z">
              <w:tcPr>
                <w:tcW w:w="1480" w:type="dxa"/>
                <w:tcBorders>
                  <w:top w:val="single" w:sz="8" w:space="0" w:color="FFFFFF"/>
                  <w:left w:val="nil"/>
                  <w:bottom w:val="nil"/>
                  <w:right w:val="nil"/>
                </w:tcBorders>
                <w:shd w:val="clear" w:color="000000" w:fill="122B54"/>
                <w:vAlign w:val="center"/>
                <w:hideMark/>
              </w:tcPr>
            </w:tcPrChange>
          </w:tcPr>
          <w:p w14:paraId="56344A62" w14:textId="00020722" w:rsidR="00072586" w:rsidDel="009D62CD" w:rsidRDefault="00072586">
            <w:pPr>
              <w:jc w:val="center"/>
              <w:rPr>
                <w:del w:id="2482" w:author="Gannon, Hugh (Allianz Global Life)" w:date="2026-06-30T11:28:00Z" w16du:dateUtc="2026-06-30T10:28:00Z"/>
                <w:color w:val="FFFFFF"/>
              </w:rPr>
            </w:pPr>
            <w:del w:id="2483" w:author="Gannon, Hugh (Allianz Global Life)" w:date="2026-06-30T11:28:00Z" w16du:dateUtc="2026-06-30T10:28:00Z">
              <w:r w:rsidDel="009D62CD">
                <w:rPr>
                  <w:color w:val="FFFFFF"/>
                </w:rPr>
                <w:delText>1.00%</w:delText>
              </w:r>
            </w:del>
          </w:p>
        </w:tc>
        <w:tc>
          <w:tcPr>
            <w:tcW w:w="958" w:type="dxa"/>
            <w:tcBorders>
              <w:top w:val="single" w:sz="8" w:space="0" w:color="FFFFFF"/>
              <w:left w:val="nil"/>
              <w:bottom w:val="nil"/>
              <w:right w:val="single" w:sz="8" w:space="0" w:color="auto"/>
            </w:tcBorders>
            <w:shd w:val="clear" w:color="000000" w:fill="FFFFFF"/>
            <w:vAlign w:val="center"/>
            <w:hideMark/>
            <w:tcPrChange w:id="2484" w:author="Gannon, Hugh (Allianz Global Life)" w:date="2026-06-30T11:28:00Z" w16du:dateUtc="2026-06-30T10:28:00Z">
              <w:tcPr>
                <w:tcW w:w="960" w:type="dxa"/>
                <w:tcBorders>
                  <w:top w:val="single" w:sz="8" w:space="0" w:color="FFFFFF"/>
                  <w:left w:val="nil"/>
                  <w:bottom w:val="nil"/>
                  <w:right w:val="single" w:sz="8" w:space="0" w:color="auto"/>
                </w:tcBorders>
                <w:shd w:val="clear" w:color="000000" w:fill="FFFFFF"/>
                <w:vAlign w:val="center"/>
                <w:hideMark/>
              </w:tcPr>
            </w:tcPrChange>
          </w:tcPr>
          <w:p w14:paraId="2F16734F" w14:textId="4E541704" w:rsidR="00072586" w:rsidDel="009D62CD" w:rsidRDefault="00072586">
            <w:pPr>
              <w:jc w:val="center"/>
              <w:rPr>
                <w:del w:id="2485" w:author="Gannon, Hugh (Allianz Global Life)" w:date="2026-06-30T11:28:00Z" w16du:dateUtc="2026-06-30T10:28:00Z"/>
                <w:b/>
                <w:bCs/>
                <w:color w:val="003781"/>
              </w:rPr>
            </w:pPr>
            <w:del w:id="2486" w:author="Gannon, Hugh (Allianz Global Life)" w:date="2026-06-30T11:28:00Z" w16du:dateUtc="2026-06-30T10:28:00Z">
              <w:r w:rsidDel="009D62CD">
                <w:rPr>
                  <w:b/>
                  <w:bCs/>
                  <w:color w:val="003781"/>
                </w:rPr>
                <w:delText>1.35%</w:delText>
              </w:r>
            </w:del>
          </w:p>
        </w:tc>
      </w:tr>
      <w:tr w:rsidR="00072586" w:rsidDel="009D62CD" w14:paraId="2E6F83B2" w14:textId="39E7EC61" w:rsidTr="009D62CD">
        <w:trPr>
          <w:trHeight w:val="330"/>
          <w:del w:id="2487" w:author="Gannon, Hugh (Allianz Global Life)" w:date="2026-06-30T11:28:00Z"/>
          <w:trPrChange w:id="2488" w:author="Gannon, Hugh (Allianz Global Life)" w:date="2026-06-30T11:28:00Z" w16du:dateUtc="2026-06-30T10:28:00Z">
            <w:trPr>
              <w:trHeight w:val="330"/>
            </w:trPr>
          </w:trPrChange>
        </w:trPr>
        <w:tc>
          <w:tcPr>
            <w:tcW w:w="974" w:type="dxa"/>
            <w:vMerge/>
            <w:tcBorders>
              <w:top w:val="nil"/>
              <w:left w:val="single" w:sz="8" w:space="0" w:color="auto"/>
              <w:bottom w:val="single" w:sz="8" w:space="0" w:color="000000"/>
              <w:right w:val="nil"/>
            </w:tcBorders>
            <w:vAlign w:val="center"/>
            <w:hideMark/>
            <w:tcPrChange w:id="2489" w:author="Gannon, Hugh (Allianz Global Life)" w:date="2026-06-30T11:28:00Z" w16du:dateUtc="2026-06-30T10:28:00Z">
              <w:tcPr>
                <w:tcW w:w="960" w:type="dxa"/>
                <w:vMerge/>
                <w:tcBorders>
                  <w:top w:val="nil"/>
                  <w:left w:val="single" w:sz="8" w:space="0" w:color="auto"/>
                  <w:bottom w:val="single" w:sz="8" w:space="0" w:color="000000"/>
                  <w:right w:val="nil"/>
                </w:tcBorders>
                <w:vAlign w:val="center"/>
                <w:hideMark/>
              </w:tcPr>
            </w:tcPrChange>
          </w:tcPr>
          <w:p w14:paraId="74F1C41D" w14:textId="2DAEB22B" w:rsidR="00072586" w:rsidDel="009D62CD" w:rsidRDefault="00072586">
            <w:pPr>
              <w:rPr>
                <w:del w:id="2490" w:author="Gannon, Hugh (Allianz Global Life)" w:date="2026-06-30T11:28:00Z" w16du:dateUtc="2026-06-30T10:28:00Z"/>
                <w:b/>
                <w:bCs/>
                <w:color w:val="FFFFFF"/>
              </w:rPr>
            </w:pPr>
          </w:p>
        </w:tc>
        <w:tc>
          <w:tcPr>
            <w:tcW w:w="974" w:type="dxa"/>
            <w:tcBorders>
              <w:top w:val="nil"/>
              <w:left w:val="nil"/>
              <w:bottom w:val="nil"/>
              <w:right w:val="nil"/>
            </w:tcBorders>
            <w:shd w:val="clear" w:color="000000" w:fill="122B54"/>
            <w:vAlign w:val="center"/>
            <w:hideMark/>
            <w:tcPrChange w:id="2491" w:author="Gannon, Hugh (Allianz Global Life)" w:date="2026-06-30T11:28:00Z" w16du:dateUtc="2026-06-30T10:28:00Z">
              <w:tcPr>
                <w:tcW w:w="960" w:type="dxa"/>
                <w:tcBorders>
                  <w:top w:val="nil"/>
                  <w:left w:val="nil"/>
                  <w:bottom w:val="nil"/>
                  <w:right w:val="nil"/>
                </w:tcBorders>
                <w:shd w:val="clear" w:color="000000" w:fill="122B54"/>
                <w:vAlign w:val="center"/>
                <w:hideMark/>
              </w:tcPr>
            </w:tcPrChange>
          </w:tcPr>
          <w:p w14:paraId="79FD8218" w14:textId="70754877" w:rsidR="00072586" w:rsidDel="009D62CD" w:rsidRDefault="00072586">
            <w:pPr>
              <w:jc w:val="center"/>
              <w:rPr>
                <w:del w:id="2492" w:author="Gannon, Hugh (Allianz Global Life)" w:date="2026-06-30T11:28:00Z" w16du:dateUtc="2026-06-30T10:28:00Z"/>
                <w:b/>
                <w:bCs/>
                <w:color w:val="FFFFFF"/>
              </w:rPr>
            </w:pPr>
            <w:del w:id="2493" w:author="Gannon, Hugh (Allianz Global Life)" w:date="2026-06-30T11:28:00Z" w16du:dateUtc="2026-06-30T10:28:00Z">
              <w:r w:rsidDel="009D62CD">
                <w:rPr>
                  <w:b/>
                  <w:bCs/>
                  <w:color w:val="FFFFFF"/>
                </w:rPr>
                <w:delText>F2</w:delText>
              </w:r>
            </w:del>
          </w:p>
        </w:tc>
        <w:tc>
          <w:tcPr>
            <w:tcW w:w="1458" w:type="dxa"/>
            <w:tcBorders>
              <w:top w:val="nil"/>
              <w:left w:val="nil"/>
              <w:bottom w:val="nil"/>
              <w:right w:val="nil"/>
            </w:tcBorders>
            <w:shd w:val="clear" w:color="000000" w:fill="122B54"/>
            <w:vAlign w:val="center"/>
            <w:hideMark/>
            <w:tcPrChange w:id="2494" w:author="Gannon, Hugh (Allianz Global Life)" w:date="2026-06-30T11:28:00Z" w16du:dateUtc="2026-06-30T10:28:00Z">
              <w:tcPr>
                <w:tcW w:w="1480" w:type="dxa"/>
                <w:tcBorders>
                  <w:top w:val="nil"/>
                  <w:left w:val="nil"/>
                  <w:bottom w:val="nil"/>
                  <w:right w:val="nil"/>
                </w:tcBorders>
                <w:shd w:val="clear" w:color="000000" w:fill="122B54"/>
                <w:vAlign w:val="center"/>
                <w:hideMark/>
              </w:tcPr>
            </w:tcPrChange>
          </w:tcPr>
          <w:p w14:paraId="0D74D2C6" w14:textId="1F46E9E0" w:rsidR="00072586" w:rsidDel="009D62CD" w:rsidRDefault="00072586">
            <w:pPr>
              <w:jc w:val="center"/>
              <w:rPr>
                <w:del w:id="2495" w:author="Gannon, Hugh (Allianz Global Life)" w:date="2026-06-30T11:28:00Z" w16du:dateUtc="2026-06-30T10:28:00Z"/>
                <w:color w:val="FFFFFF"/>
              </w:rPr>
            </w:pPr>
            <w:del w:id="2496" w:author="Gannon, Hugh (Allianz Global Life)" w:date="2026-06-30T11:28:00Z" w16du:dateUtc="2026-06-30T10:28:00Z">
              <w:r w:rsidDel="009D62CD">
                <w:rPr>
                  <w:color w:val="FFFFFF"/>
                </w:rPr>
                <w:delText>1%</w:delText>
              </w:r>
            </w:del>
          </w:p>
        </w:tc>
        <w:tc>
          <w:tcPr>
            <w:tcW w:w="1476" w:type="dxa"/>
            <w:tcBorders>
              <w:top w:val="nil"/>
              <w:left w:val="nil"/>
              <w:bottom w:val="nil"/>
              <w:right w:val="nil"/>
            </w:tcBorders>
            <w:shd w:val="clear" w:color="000000" w:fill="122B54"/>
            <w:vAlign w:val="center"/>
            <w:hideMark/>
            <w:tcPrChange w:id="2497" w:author="Gannon, Hugh (Allianz Global Life)" w:date="2026-06-30T11:28:00Z" w16du:dateUtc="2026-06-30T10:28:00Z">
              <w:tcPr>
                <w:tcW w:w="1480" w:type="dxa"/>
                <w:tcBorders>
                  <w:top w:val="nil"/>
                  <w:left w:val="nil"/>
                  <w:bottom w:val="nil"/>
                  <w:right w:val="nil"/>
                </w:tcBorders>
                <w:shd w:val="clear" w:color="000000" w:fill="122B54"/>
                <w:vAlign w:val="center"/>
                <w:hideMark/>
              </w:tcPr>
            </w:tcPrChange>
          </w:tcPr>
          <w:p w14:paraId="55C6B9BD" w14:textId="1A4A3069" w:rsidR="00072586" w:rsidDel="009D62CD" w:rsidRDefault="00072586">
            <w:pPr>
              <w:jc w:val="center"/>
              <w:rPr>
                <w:del w:id="2498" w:author="Gannon, Hugh (Allianz Global Life)" w:date="2026-06-30T11:28:00Z" w16du:dateUtc="2026-06-30T10:28:00Z"/>
                <w:color w:val="FFFFFF"/>
              </w:rPr>
            </w:pPr>
            <w:del w:id="2499" w:author="Gannon, Hugh (Allianz Global Life)" w:date="2026-06-30T11:28:00Z" w16du:dateUtc="2026-06-30T10:28:00Z">
              <w:r w:rsidDel="009D62CD">
                <w:rPr>
                  <w:color w:val="FFFFFF"/>
                </w:rPr>
                <w:delText>0.85%</w:delText>
              </w:r>
            </w:del>
          </w:p>
        </w:tc>
        <w:tc>
          <w:tcPr>
            <w:tcW w:w="958" w:type="dxa"/>
            <w:tcBorders>
              <w:top w:val="single" w:sz="8" w:space="0" w:color="FFFFFF"/>
              <w:left w:val="nil"/>
              <w:bottom w:val="nil"/>
              <w:right w:val="single" w:sz="8" w:space="0" w:color="auto"/>
            </w:tcBorders>
            <w:shd w:val="clear" w:color="000000" w:fill="FFFFFF"/>
            <w:vAlign w:val="center"/>
            <w:hideMark/>
            <w:tcPrChange w:id="2500" w:author="Gannon, Hugh (Allianz Global Life)" w:date="2026-06-30T11:28:00Z" w16du:dateUtc="2026-06-30T10:28:00Z">
              <w:tcPr>
                <w:tcW w:w="960" w:type="dxa"/>
                <w:tcBorders>
                  <w:top w:val="single" w:sz="8" w:space="0" w:color="FFFFFF"/>
                  <w:left w:val="nil"/>
                  <w:bottom w:val="nil"/>
                  <w:right w:val="single" w:sz="8" w:space="0" w:color="auto"/>
                </w:tcBorders>
                <w:shd w:val="clear" w:color="000000" w:fill="FFFFFF"/>
                <w:vAlign w:val="center"/>
                <w:hideMark/>
              </w:tcPr>
            </w:tcPrChange>
          </w:tcPr>
          <w:p w14:paraId="43D07043" w14:textId="6971481A" w:rsidR="00072586" w:rsidDel="009D62CD" w:rsidRDefault="00072586">
            <w:pPr>
              <w:jc w:val="center"/>
              <w:rPr>
                <w:del w:id="2501" w:author="Gannon, Hugh (Allianz Global Life)" w:date="2026-06-30T11:28:00Z" w16du:dateUtc="2026-06-30T10:28:00Z"/>
                <w:b/>
                <w:bCs/>
                <w:color w:val="003781"/>
              </w:rPr>
            </w:pPr>
            <w:del w:id="2502" w:author="Gannon, Hugh (Allianz Global Life)" w:date="2026-06-30T11:28:00Z" w16du:dateUtc="2026-06-30T10:28:00Z">
              <w:r w:rsidDel="009D62CD">
                <w:rPr>
                  <w:b/>
                  <w:bCs/>
                  <w:color w:val="003781"/>
                </w:rPr>
                <w:delText>1.35%</w:delText>
              </w:r>
            </w:del>
          </w:p>
        </w:tc>
      </w:tr>
      <w:tr w:rsidR="00072586" w:rsidDel="009D62CD" w14:paraId="3B2EBEC2" w14:textId="2949F711" w:rsidTr="009D62CD">
        <w:trPr>
          <w:trHeight w:val="330"/>
          <w:del w:id="2503" w:author="Gannon, Hugh (Allianz Global Life)" w:date="2026-06-30T11:28:00Z"/>
          <w:trPrChange w:id="2504" w:author="Gannon, Hugh (Allianz Global Life)" w:date="2026-06-30T11:28:00Z" w16du:dateUtc="2026-06-30T10:28:00Z">
            <w:trPr>
              <w:trHeight w:val="330"/>
            </w:trPr>
          </w:trPrChange>
        </w:trPr>
        <w:tc>
          <w:tcPr>
            <w:tcW w:w="974" w:type="dxa"/>
            <w:vMerge/>
            <w:tcBorders>
              <w:top w:val="nil"/>
              <w:left w:val="single" w:sz="8" w:space="0" w:color="auto"/>
              <w:bottom w:val="single" w:sz="8" w:space="0" w:color="000000"/>
              <w:right w:val="nil"/>
            </w:tcBorders>
            <w:vAlign w:val="center"/>
            <w:hideMark/>
            <w:tcPrChange w:id="2505" w:author="Gannon, Hugh (Allianz Global Life)" w:date="2026-06-30T11:28:00Z" w16du:dateUtc="2026-06-30T10:28:00Z">
              <w:tcPr>
                <w:tcW w:w="960" w:type="dxa"/>
                <w:vMerge/>
                <w:tcBorders>
                  <w:top w:val="nil"/>
                  <w:left w:val="single" w:sz="8" w:space="0" w:color="auto"/>
                  <w:bottom w:val="single" w:sz="8" w:space="0" w:color="000000"/>
                  <w:right w:val="nil"/>
                </w:tcBorders>
                <w:vAlign w:val="center"/>
                <w:hideMark/>
              </w:tcPr>
            </w:tcPrChange>
          </w:tcPr>
          <w:p w14:paraId="071C16D7" w14:textId="11642466" w:rsidR="00072586" w:rsidDel="009D62CD" w:rsidRDefault="00072586">
            <w:pPr>
              <w:rPr>
                <w:del w:id="2506" w:author="Gannon, Hugh (Allianz Global Life)" w:date="2026-06-30T11:28:00Z" w16du:dateUtc="2026-06-30T10:28:00Z"/>
                <w:b/>
                <w:bCs/>
                <w:color w:val="FFFFFF"/>
              </w:rPr>
            </w:pPr>
          </w:p>
        </w:tc>
        <w:tc>
          <w:tcPr>
            <w:tcW w:w="974" w:type="dxa"/>
            <w:tcBorders>
              <w:top w:val="nil"/>
              <w:left w:val="nil"/>
              <w:bottom w:val="nil"/>
              <w:right w:val="nil"/>
            </w:tcBorders>
            <w:shd w:val="clear" w:color="000000" w:fill="122B54"/>
            <w:vAlign w:val="center"/>
            <w:hideMark/>
            <w:tcPrChange w:id="2507" w:author="Gannon, Hugh (Allianz Global Life)" w:date="2026-06-30T11:28:00Z" w16du:dateUtc="2026-06-30T10:28:00Z">
              <w:tcPr>
                <w:tcW w:w="960" w:type="dxa"/>
                <w:tcBorders>
                  <w:top w:val="nil"/>
                  <w:left w:val="nil"/>
                  <w:bottom w:val="nil"/>
                  <w:right w:val="nil"/>
                </w:tcBorders>
                <w:shd w:val="clear" w:color="000000" w:fill="122B54"/>
                <w:vAlign w:val="center"/>
                <w:hideMark/>
              </w:tcPr>
            </w:tcPrChange>
          </w:tcPr>
          <w:p w14:paraId="5BA4DB0B" w14:textId="11D615D1" w:rsidR="00072586" w:rsidDel="009D62CD" w:rsidRDefault="00072586">
            <w:pPr>
              <w:jc w:val="center"/>
              <w:rPr>
                <w:del w:id="2508" w:author="Gannon, Hugh (Allianz Global Life)" w:date="2026-06-30T11:28:00Z" w16du:dateUtc="2026-06-30T10:28:00Z"/>
                <w:b/>
                <w:bCs/>
                <w:color w:val="FFFFFF"/>
              </w:rPr>
            </w:pPr>
            <w:del w:id="2509" w:author="Gannon, Hugh (Allianz Global Life)" w:date="2026-06-30T11:28:00Z" w16du:dateUtc="2026-06-30T10:28:00Z">
              <w:r w:rsidDel="009D62CD">
                <w:rPr>
                  <w:b/>
                  <w:bCs/>
                  <w:color w:val="FFFFFF"/>
                </w:rPr>
                <w:delText>F3</w:delText>
              </w:r>
            </w:del>
          </w:p>
        </w:tc>
        <w:tc>
          <w:tcPr>
            <w:tcW w:w="1458" w:type="dxa"/>
            <w:tcBorders>
              <w:top w:val="nil"/>
              <w:left w:val="nil"/>
              <w:bottom w:val="nil"/>
              <w:right w:val="nil"/>
            </w:tcBorders>
            <w:shd w:val="clear" w:color="000000" w:fill="122B54"/>
            <w:vAlign w:val="center"/>
            <w:hideMark/>
            <w:tcPrChange w:id="2510" w:author="Gannon, Hugh (Allianz Global Life)" w:date="2026-06-30T11:28:00Z" w16du:dateUtc="2026-06-30T10:28:00Z">
              <w:tcPr>
                <w:tcW w:w="1480" w:type="dxa"/>
                <w:tcBorders>
                  <w:top w:val="nil"/>
                  <w:left w:val="nil"/>
                  <w:bottom w:val="nil"/>
                  <w:right w:val="nil"/>
                </w:tcBorders>
                <w:shd w:val="clear" w:color="000000" w:fill="122B54"/>
                <w:vAlign w:val="center"/>
                <w:hideMark/>
              </w:tcPr>
            </w:tcPrChange>
          </w:tcPr>
          <w:p w14:paraId="5E7423E3" w14:textId="3EAE753A" w:rsidR="00072586" w:rsidDel="009D62CD" w:rsidRDefault="00072586">
            <w:pPr>
              <w:jc w:val="center"/>
              <w:rPr>
                <w:del w:id="2511" w:author="Gannon, Hugh (Allianz Global Life)" w:date="2026-06-30T11:28:00Z" w16du:dateUtc="2026-06-30T10:28:00Z"/>
                <w:color w:val="FFFFFF"/>
              </w:rPr>
            </w:pPr>
            <w:del w:id="2512" w:author="Gannon, Hugh (Allianz Global Life)" w:date="2026-06-30T11:28:00Z" w16du:dateUtc="2026-06-30T10:28:00Z">
              <w:r w:rsidDel="009D62CD">
                <w:rPr>
                  <w:color w:val="FFFFFF"/>
                </w:rPr>
                <w:delText>2%</w:delText>
              </w:r>
            </w:del>
          </w:p>
        </w:tc>
        <w:tc>
          <w:tcPr>
            <w:tcW w:w="1476" w:type="dxa"/>
            <w:tcBorders>
              <w:top w:val="nil"/>
              <w:left w:val="nil"/>
              <w:bottom w:val="nil"/>
              <w:right w:val="nil"/>
            </w:tcBorders>
            <w:shd w:val="clear" w:color="000000" w:fill="122B54"/>
            <w:vAlign w:val="center"/>
            <w:hideMark/>
            <w:tcPrChange w:id="2513" w:author="Gannon, Hugh (Allianz Global Life)" w:date="2026-06-30T11:28:00Z" w16du:dateUtc="2026-06-30T10:28:00Z">
              <w:tcPr>
                <w:tcW w:w="1480" w:type="dxa"/>
                <w:tcBorders>
                  <w:top w:val="nil"/>
                  <w:left w:val="nil"/>
                  <w:bottom w:val="nil"/>
                  <w:right w:val="nil"/>
                </w:tcBorders>
                <w:shd w:val="clear" w:color="000000" w:fill="122B54"/>
                <w:vAlign w:val="center"/>
                <w:hideMark/>
              </w:tcPr>
            </w:tcPrChange>
          </w:tcPr>
          <w:p w14:paraId="2891B513" w14:textId="6FFF9C2A" w:rsidR="00072586" w:rsidDel="009D62CD" w:rsidRDefault="00072586">
            <w:pPr>
              <w:jc w:val="center"/>
              <w:rPr>
                <w:del w:id="2514" w:author="Gannon, Hugh (Allianz Global Life)" w:date="2026-06-30T11:28:00Z" w16du:dateUtc="2026-06-30T10:28:00Z"/>
                <w:color w:val="FFFFFF"/>
              </w:rPr>
            </w:pPr>
            <w:del w:id="2515" w:author="Gannon, Hugh (Allianz Global Life)" w:date="2026-06-30T11:28:00Z" w16du:dateUtc="2026-06-30T10:28:00Z">
              <w:r w:rsidDel="009D62CD">
                <w:rPr>
                  <w:color w:val="FFFFFF"/>
                </w:rPr>
                <w:delText>0.75%</w:delText>
              </w:r>
            </w:del>
          </w:p>
        </w:tc>
        <w:tc>
          <w:tcPr>
            <w:tcW w:w="958" w:type="dxa"/>
            <w:tcBorders>
              <w:top w:val="single" w:sz="8" w:space="0" w:color="FFFFFF"/>
              <w:left w:val="nil"/>
              <w:bottom w:val="nil"/>
              <w:right w:val="single" w:sz="8" w:space="0" w:color="auto"/>
            </w:tcBorders>
            <w:shd w:val="clear" w:color="000000" w:fill="FFFFFF"/>
            <w:vAlign w:val="center"/>
            <w:hideMark/>
            <w:tcPrChange w:id="2516" w:author="Gannon, Hugh (Allianz Global Life)" w:date="2026-06-30T11:28:00Z" w16du:dateUtc="2026-06-30T10:28:00Z">
              <w:tcPr>
                <w:tcW w:w="960" w:type="dxa"/>
                <w:tcBorders>
                  <w:top w:val="single" w:sz="8" w:space="0" w:color="FFFFFF"/>
                  <w:left w:val="nil"/>
                  <w:bottom w:val="nil"/>
                  <w:right w:val="single" w:sz="8" w:space="0" w:color="auto"/>
                </w:tcBorders>
                <w:shd w:val="clear" w:color="000000" w:fill="FFFFFF"/>
                <w:vAlign w:val="center"/>
                <w:hideMark/>
              </w:tcPr>
            </w:tcPrChange>
          </w:tcPr>
          <w:p w14:paraId="78DC6C2C" w14:textId="53F2EBB9" w:rsidR="00072586" w:rsidDel="009D62CD" w:rsidRDefault="00072586">
            <w:pPr>
              <w:jc w:val="center"/>
              <w:rPr>
                <w:del w:id="2517" w:author="Gannon, Hugh (Allianz Global Life)" w:date="2026-06-30T11:28:00Z" w16du:dateUtc="2026-06-30T10:28:00Z"/>
                <w:b/>
                <w:bCs/>
                <w:color w:val="003781"/>
              </w:rPr>
            </w:pPr>
            <w:del w:id="2518" w:author="Gannon, Hugh (Allianz Global Life)" w:date="2026-06-30T11:28:00Z" w16du:dateUtc="2026-06-30T10:28:00Z">
              <w:r w:rsidDel="009D62CD">
                <w:rPr>
                  <w:b/>
                  <w:bCs/>
                  <w:color w:val="003781"/>
                </w:rPr>
                <w:delText>1.35%</w:delText>
              </w:r>
            </w:del>
          </w:p>
        </w:tc>
      </w:tr>
      <w:tr w:rsidR="00072586" w:rsidDel="009D62CD" w14:paraId="323DA16E" w14:textId="0A49412C" w:rsidTr="009D62CD">
        <w:trPr>
          <w:trHeight w:val="315"/>
          <w:del w:id="2519" w:author="Gannon, Hugh (Allianz Global Life)" w:date="2026-06-30T11:28:00Z"/>
          <w:trPrChange w:id="2520" w:author="Gannon, Hugh (Allianz Global Life)" w:date="2026-06-30T11:28:00Z" w16du:dateUtc="2026-06-30T10:28:00Z">
            <w:trPr>
              <w:trHeight w:val="315"/>
            </w:trPr>
          </w:trPrChange>
        </w:trPr>
        <w:tc>
          <w:tcPr>
            <w:tcW w:w="974" w:type="dxa"/>
            <w:vMerge/>
            <w:tcBorders>
              <w:top w:val="nil"/>
              <w:left w:val="single" w:sz="8" w:space="0" w:color="auto"/>
              <w:bottom w:val="single" w:sz="8" w:space="0" w:color="000000"/>
              <w:right w:val="nil"/>
            </w:tcBorders>
            <w:vAlign w:val="center"/>
            <w:hideMark/>
            <w:tcPrChange w:id="2521" w:author="Gannon, Hugh (Allianz Global Life)" w:date="2026-06-30T11:28:00Z" w16du:dateUtc="2026-06-30T10:28:00Z">
              <w:tcPr>
                <w:tcW w:w="960" w:type="dxa"/>
                <w:vMerge/>
                <w:tcBorders>
                  <w:top w:val="nil"/>
                  <w:left w:val="single" w:sz="8" w:space="0" w:color="auto"/>
                  <w:bottom w:val="single" w:sz="8" w:space="0" w:color="000000"/>
                  <w:right w:val="nil"/>
                </w:tcBorders>
                <w:vAlign w:val="center"/>
                <w:hideMark/>
              </w:tcPr>
            </w:tcPrChange>
          </w:tcPr>
          <w:p w14:paraId="0B58EC2D" w14:textId="15981F5F" w:rsidR="00072586" w:rsidDel="009D62CD" w:rsidRDefault="00072586">
            <w:pPr>
              <w:rPr>
                <w:del w:id="2522" w:author="Gannon, Hugh (Allianz Global Life)" w:date="2026-06-30T11:28:00Z" w16du:dateUtc="2026-06-30T10:28:00Z"/>
                <w:b/>
                <w:bCs/>
                <w:color w:val="FFFFFF"/>
              </w:rPr>
            </w:pPr>
          </w:p>
        </w:tc>
        <w:tc>
          <w:tcPr>
            <w:tcW w:w="974" w:type="dxa"/>
            <w:tcBorders>
              <w:top w:val="nil"/>
              <w:left w:val="nil"/>
              <w:bottom w:val="nil"/>
              <w:right w:val="nil"/>
            </w:tcBorders>
            <w:shd w:val="clear" w:color="000000" w:fill="122B54"/>
            <w:vAlign w:val="center"/>
            <w:hideMark/>
            <w:tcPrChange w:id="2523" w:author="Gannon, Hugh (Allianz Global Life)" w:date="2026-06-30T11:28:00Z" w16du:dateUtc="2026-06-30T10:28:00Z">
              <w:tcPr>
                <w:tcW w:w="960" w:type="dxa"/>
                <w:tcBorders>
                  <w:top w:val="nil"/>
                  <w:left w:val="nil"/>
                  <w:bottom w:val="nil"/>
                  <w:right w:val="nil"/>
                </w:tcBorders>
                <w:shd w:val="clear" w:color="000000" w:fill="122B54"/>
                <w:vAlign w:val="center"/>
                <w:hideMark/>
              </w:tcPr>
            </w:tcPrChange>
          </w:tcPr>
          <w:p w14:paraId="6D6929B3" w14:textId="5695536B" w:rsidR="00072586" w:rsidDel="009D62CD" w:rsidRDefault="00072586">
            <w:pPr>
              <w:jc w:val="center"/>
              <w:rPr>
                <w:del w:id="2524" w:author="Gannon, Hugh (Allianz Global Life)" w:date="2026-06-30T11:28:00Z" w16du:dateUtc="2026-06-30T10:28:00Z"/>
                <w:b/>
                <w:bCs/>
                <w:color w:val="FFFFFF"/>
              </w:rPr>
            </w:pPr>
            <w:del w:id="2525" w:author="Gannon, Hugh (Allianz Global Life)" w:date="2026-06-30T11:28:00Z" w16du:dateUtc="2026-06-30T10:28:00Z">
              <w:r w:rsidDel="009D62CD">
                <w:rPr>
                  <w:b/>
                  <w:bCs/>
                  <w:color w:val="FFFFFF"/>
                </w:rPr>
                <w:delText>F4</w:delText>
              </w:r>
            </w:del>
          </w:p>
        </w:tc>
        <w:tc>
          <w:tcPr>
            <w:tcW w:w="1458" w:type="dxa"/>
            <w:tcBorders>
              <w:top w:val="nil"/>
              <w:left w:val="nil"/>
              <w:bottom w:val="nil"/>
              <w:right w:val="nil"/>
            </w:tcBorders>
            <w:shd w:val="clear" w:color="000000" w:fill="122B54"/>
            <w:vAlign w:val="center"/>
            <w:hideMark/>
            <w:tcPrChange w:id="2526" w:author="Gannon, Hugh (Allianz Global Life)" w:date="2026-06-30T11:28:00Z" w16du:dateUtc="2026-06-30T10:28:00Z">
              <w:tcPr>
                <w:tcW w:w="1480" w:type="dxa"/>
                <w:tcBorders>
                  <w:top w:val="nil"/>
                  <w:left w:val="nil"/>
                  <w:bottom w:val="nil"/>
                  <w:right w:val="nil"/>
                </w:tcBorders>
                <w:shd w:val="clear" w:color="000000" w:fill="122B54"/>
                <w:vAlign w:val="center"/>
                <w:hideMark/>
              </w:tcPr>
            </w:tcPrChange>
          </w:tcPr>
          <w:p w14:paraId="7671B06F" w14:textId="677D5CD8" w:rsidR="00072586" w:rsidDel="009D62CD" w:rsidRDefault="00072586">
            <w:pPr>
              <w:jc w:val="center"/>
              <w:rPr>
                <w:del w:id="2527" w:author="Gannon, Hugh (Allianz Global Life)" w:date="2026-06-30T11:28:00Z" w16du:dateUtc="2026-06-30T10:28:00Z"/>
                <w:color w:val="FFFFFF"/>
              </w:rPr>
            </w:pPr>
            <w:del w:id="2528" w:author="Gannon, Hugh (Allianz Global Life)" w:date="2026-06-30T11:28:00Z" w16du:dateUtc="2026-06-30T10:28:00Z">
              <w:r w:rsidDel="009D62CD">
                <w:rPr>
                  <w:color w:val="FFFFFF"/>
                </w:rPr>
                <w:delText>3%</w:delText>
              </w:r>
            </w:del>
          </w:p>
        </w:tc>
        <w:tc>
          <w:tcPr>
            <w:tcW w:w="1476" w:type="dxa"/>
            <w:tcBorders>
              <w:top w:val="nil"/>
              <w:left w:val="nil"/>
              <w:bottom w:val="nil"/>
              <w:right w:val="nil"/>
            </w:tcBorders>
            <w:shd w:val="clear" w:color="000000" w:fill="122B54"/>
            <w:vAlign w:val="center"/>
            <w:hideMark/>
            <w:tcPrChange w:id="2529" w:author="Gannon, Hugh (Allianz Global Life)" w:date="2026-06-30T11:28:00Z" w16du:dateUtc="2026-06-30T10:28:00Z">
              <w:tcPr>
                <w:tcW w:w="1480" w:type="dxa"/>
                <w:tcBorders>
                  <w:top w:val="nil"/>
                  <w:left w:val="nil"/>
                  <w:bottom w:val="nil"/>
                  <w:right w:val="nil"/>
                </w:tcBorders>
                <w:shd w:val="clear" w:color="000000" w:fill="122B54"/>
                <w:vAlign w:val="center"/>
                <w:hideMark/>
              </w:tcPr>
            </w:tcPrChange>
          </w:tcPr>
          <w:p w14:paraId="028A8EA2" w14:textId="25CCFE3D" w:rsidR="00072586" w:rsidDel="009D62CD" w:rsidRDefault="00072586">
            <w:pPr>
              <w:jc w:val="center"/>
              <w:rPr>
                <w:del w:id="2530" w:author="Gannon, Hugh (Allianz Global Life)" w:date="2026-06-30T11:28:00Z" w16du:dateUtc="2026-06-30T10:28:00Z"/>
                <w:color w:val="FFFFFF"/>
              </w:rPr>
            </w:pPr>
            <w:del w:id="2531" w:author="Gannon, Hugh (Allianz Global Life)" w:date="2026-06-30T11:28:00Z" w16du:dateUtc="2026-06-30T10:28:00Z">
              <w:r w:rsidDel="009D62CD">
                <w:rPr>
                  <w:color w:val="FFFFFF"/>
                </w:rPr>
                <w:delText>0.60%</w:delText>
              </w:r>
            </w:del>
          </w:p>
        </w:tc>
        <w:tc>
          <w:tcPr>
            <w:tcW w:w="958" w:type="dxa"/>
            <w:tcBorders>
              <w:top w:val="single" w:sz="8" w:space="0" w:color="FFFFFF"/>
              <w:left w:val="nil"/>
              <w:bottom w:val="nil"/>
              <w:right w:val="single" w:sz="8" w:space="0" w:color="auto"/>
            </w:tcBorders>
            <w:shd w:val="clear" w:color="000000" w:fill="FFFFFF"/>
            <w:vAlign w:val="center"/>
            <w:hideMark/>
            <w:tcPrChange w:id="2532" w:author="Gannon, Hugh (Allianz Global Life)" w:date="2026-06-30T11:28:00Z" w16du:dateUtc="2026-06-30T10:28:00Z">
              <w:tcPr>
                <w:tcW w:w="960" w:type="dxa"/>
                <w:tcBorders>
                  <w:top w:val="single" w:sz="8" w:space="0" w:color="FFFFFF"/>
                  <w:left w:val="nil"/>
                  <w:bottom w:val="nil"/>
                  <w:right w:val="single" w:sz="8" w:space="0" w:color="auto"/>
                </w:tcBorders>
                <w:shd w:val="clear" w:color="000000" w:fill="FFFFFF"/>
                <w:vAlign w:val="center"/>
                <w:hideMark/>
              </w:tcPr>
            </w:tcPrChange>
          </w:tcPr>
          <w:p w14:paraId="188E9D84" w14:textId="3CFB2863" w:rsidR="00072586" w:rsidDel="009D62CD" w:rsidRDefault="00072586">
            <w:pPr>
              <w:jc w:val="center"/>
              <w:rPr>
                <w:del w:id="2533" w:author="Gannon, Hugh (Allianz Global Life)" w:date="2026-06-30T11:28:00Z" w16du:dateUtc="2026-06-30T10:28:00Z"/>
                <w:b/>
                <w:bCs/>
                <w:color w:val="003781"/>
              </w:rPr>
            </w:pPr>
            <w:del w:id="2534" w:author="Gannon, Hugh (Allianz Global Life)" w:date="2026-06-30T11:28:00Z" w16du:dateUtc="2026-06-30T10:28:00Z">
              <w:r w:rsidDel="009D62CD">
                <w:rPr>
                  <w:b/>
                  <w:bCs/>
                  <w:color w:val="003781"/>
                </w:rPr>
                <w:delText>1.35%</w:delText>
              </w:r>
            </w:del>
          </w:p>
        </w:tc>
      </w:tr>
      <w:tr w:rsidR="00072586" w:rsidDel="009D62CD" w14:paraId="4FAA5863" w14:textId="10BC751A" w:rsidTr="009D62CD">
        <w:trPr>
          <w:trHeight w:val="330"/>
          <w:del w:id="2535" w:author="Gannon, Hugh (Allianz Global Life)" w:date="2026-06-30T11:28:00Z"/>
          <w:trPrChange w:id="2536" w:author="Gannon, Hugh (Allianz Global Life)" w:date="2026-06-30T11:28:00Z" w16du:dateUtc="2026-06-30T10:28:00Z">
            <w:trPr>
              <w:trHeight w:val="330"/>
            </w:trPr>
          </w:trPrChange>
        </w:trPr>
        <w:tc>
          <w:tcPr>
            <w:tcW w:w="974" w:type="dxa"/>
            <w:vMerge/>
            <w:tcBorders>
              <w:top w:val="nil"/>
              <w:left w:val="single" w:sz="8" w:space="0" w:color="auto"/>
              <w:bottom w:val="single" w:sz="8" w:space="0" w:color="000000"/>
              <w:right w:val="nil"/>
            </w:tcBorders>
            <w:vAlign w:val="center"/>
            <w:hideMark/>
            <w:tcPrChange w:id="2537" w:author="Gannon, Hugh (Allianz Global Life)" w:date="2026-06-30T11:28:00Z" w16du:dateUtc="2026-06-30T10:28:00Z">
              <w:tcPr>
                <w:tcW w:w="960" w:type="dxa"/>
                <w:vMerge/>
                <w:tcBorders>
                  <w:top w:val="nil"/>
                  <w:left w:val="single" w:sz="8" w:space="0" w:color="auto"/>
                  <w:bottom w:val="single" w:sz="8" w:space="0" w:color="000000"/>
                  <w:right w:val="nil"/>
                </w:tcBorders>
                <w:vAlign w:val="center"/>
                <w:hideMark/>
              </w:tcPr>
            </w:tcPrChange>
          </w:tcPr>
          <w:p w14:paraId="0166C697" w14:textId="3755FB58" w:rsidR="00072586" w:rsidDel="009D62CD" w:rsidRDefault="00072586">
            <w:pPr>
              <w:rPr>
                <w:del w:id="2538" w:author="Gannon, Hugh (Allianz Global Life)" w:date="2026-06-30T11:28:00Z" w16du:dateUtc="2026-06-30T10:28:00Z"/>
                <w:b/>
                <w:bCs/>
                <w:color w:val="FFFFFF"/>
              </w:rPr>
            </w:pPr>
          </w:p>
        </w:tc>
        <w:tc>
          <w:tcPr>
            <w:tcW w:w="974" w:type="dxa"/>
            <w:tcBorders>
              <w:top w:val="nil"/>
              <w:left w:val="nil"/>
              <w:bottom w:val="single" w:sz="8" w:space="0" w:color="auto"/>
              <w:right w:val="nil"/>
            </w:tcBorders>
            <w:shd w:val="clear" w:color="000000" w:fill="122B54"/>
            <w:vAlign w:val="center"/>
            <w:hideMark/>
            <w:tcPrChange w:id="2539" w:author="Gannon, Hugh (Allianz Global Life)" w:date="2026-06-30T11:28:00Z" w16du:dateUtc="2026-06-30T10:28:00Z">
              <w:tcPr>
                <w:tcW w:w="960" w:type="dxa"/>
                <w:tcBorders>
                  <w:top w:val="nil"/>
                  <w:left w:val="nil"/>
                  <w:bottom w:val="single" w:sz="8" w:space="0" w:color="auto"/>
                  <w:right w:val="nil"/>
                </w:tcBorders>
                <w:shd w:val="clear" w:color="000000" w:fill="122B54"/>
                <w:vAlign w:val="center"/>
                <w:hideMark/>
              </w:tcPr>
            </w:tcPrChange>
          </w:tcPr>
          <w:p w14:paraId="5EDD4939" w14:textId="00416BF9" w:rsidR="00072586" w:rsidDel="009D62CD" w:rsidRDefault="00072586">
            <w:pPr>
              <w:jc w:val="center"/>
              <w:rPr>
                <w:del w:id="2540" w:author="Gannon, Hugh (Allianz Global Life)" w:date="2026-06-30T11:28:00Z" w16du:dateUtc="2026-06-30T10:28:00Z"/>
                <w:b/>
                <w:bCs/>
                <w:color w:val="FFFFFF"/>
              </w:rPr>
            </w:pPr>
            <w:del w:id="2541" w:author="Gannon, Hugh (Allianz Global Life)" w:date="2026-06-30T11:28:00Z" w16du:dateUtc="2026-06-30T10:28:00Z">
              <w:r w:rsidDel="009D62CD">
                <w:rPr>
                  <w:b/>
                  <w:bCs/>
                  <w:color w:val="FFFFFF"/>
                </w:rPr>
                <w:delText>F5</w:delText>
              </w:r>
            </w:del>
          </w:p>
        </w:tc>
        <w:tc>
          <w:tcPr>
            <w:tcW w:w="1458" w:type="dxa"/>
            <w:tcBorders>
              <w:top w:val="nil"/>
              <w:left w:val="nil"/>
              <w:bottom w:val="single" w:sz="8" w:space="0" w:color="auto"/>
              <w:right w:val="nil"/>
            </w:tcBorders>
            <w:shd w:val="clear" w:color="000000" w:fill="122B54"/>
            <w:vAlign w:val="center"/>
            <w:hideMark/>
            <w:tcPrChange w:id="2542" w:author="Gannon, Hugh (Allianz Global Life)" w:date="2026-06-30T11:28:00Z" w16du:dateUtc="2026-06-30T10:28:00Z">
              <w:tcPr>
                <w:tcW w:w="1480" w:type="dxa"/>
                <w:tcBorders>
                  <w:top w:val="nil"/>
                  <w:left w:val="nil"/>
                  <w:bottom w:val="single" w:sz="8" w:space="0" w:color="auto"/>
                  <w:right w:val="nil"/>
                </w:tcBorders>
                <w:shd w:val="clear" w:color="000000" w:fill="122B54"/>
                <w:vAlign w:val="center"/>
                <w:hideMark/>
              </w:tcPr>
            </w:tcPrChange>
          </w:tcPr>
          <w:p w14:paraId="6A4EFCA7" w14:textId="3E1571E5" w:rsidR="00072586" w:rsidDel="009D62CD" w:rsidRDefault="00072586">
            <w:pPr>
              <w:jc w:val="center"/>
              <w:rPr>
                <w:del w:id="2543" w:author="Gannon, Hugh (Allianz Global Life)" w:date="2026-06-30T11:28:00Z" w16du:dateUtc="2026-06-30T10:28:00Z"/>
                <w:color w:val="FFFFFF"/>
              </w:rPr>
            </w:pPr>
            <w:del w:id="2544" w:author="Gannon, Hugh (Allianz Global Life)" w:date="2026-06-30T11:28:00Z" w16du:dateUtc="2026-06-30T10:28:00Z">
              <w:r w:rsidDel="009D62CD">
                <w:rPr>
                  <w:color w:val="FFFFFF"/>
                </w:rPr>
                <w:delText>4%</w:delText>
              </w:r>
            </w:del>
          </w:p>
        </w:tc>
        <w:tc>
          <w:tcPr>
            <w:tcW w:w="1476" w:type="dxa"/>
            <w:tcBorders>
              <w:top w:val="nil"/>
              <w:left w:val="nil"/>
              <w:bottom w:val="single" w:sz="8" w:space="0" w:color="auto"/>
              <w:right w:val="nil"/>
            </w:tcBorders>
            <w:shd w:val="clear" w:color="000000" w:fill="122B54"/>
            <w:vAlign w:val="center"/>
            <w:hideMark/>
            <w:tcPrChange w:id="2545" w:author="Gannon, Hugh (Allianz Global Life)" w:date="2026-06-30T11:28:00Z" w16du:dateUtc="2026-06-30T10:28:00Z">
              <w:tcPr>
                <w:tcW w:w="1480" w:type="dxa"/>
                <w:tcBorders>
                  <w:top w:val="nil"/>
                  <w:left w:val="nil"/>
                  <w:bottom w:val="single" w:sz="8" w:space="0" w:color="auto"/>
                  <w:right w:val="nil"/>
                </w:tcBorders>
                <w:shd w:val="clear" w:color="000000" w:fill="122B54"/>
                <w:vAlign w:val="center"/>
                <w:hideMark/>
              </w:tcPr>
            </w:tcPrChange>
          </w:tcPr>
          <w:p w14:paraId="733F7C04" w14:textId="5B45FA10" w:rsidR="00072586" w:rsidDel="009D62CD" w:rsidRDefault="00072586">
            <w:pPr>
              <w:jc w:val="center"/>
              <w:rPr>
                <w:del w:id="2546" w:author="Gannon, Hugh (Allianz Global Life)" w:date="2026-06-30T11:28:00Z" w16du:dateUtc="2026-06-30T10:28:00Z"/>
                <w:color w:val="FFFFFF"/>
              </w:rPr>
            </w:pPr>
            <w:del w:id="2547" w:author="Gannon, Hugh (Allianz Global Life)" w:date="2026-06-30T11:28:00Z" w16du:dateUtc="2026-06-30T10:28:00Z">
              <w:r w:rsidDel="009D62CD">
                <w:rPr>
                  <w:color w:val="FFFFFF"/>
                </w:rPr>
                <w:delText>0.50%</w:delText>
              </w:r>
            </w:del>
          </w:p>
        </w:tc>
        <w:tc>
          <w:tcPr>
            <w:tcW w:w="958" w:type="dxa"/>
            <w:tcBorders>
              <w:top w:val="nil"/>
              <w:left w:val="nil"/>
              <w:bottom w:val="single" w:sz="8" w:space="0" w:color="auto"/>
              <w:right w:val="single" w:sz="8" w:space="0" w:color="auto"/>
            </w:tcBorders>
            <w:shd w:val="clear" w:color="000000" w:fill="FFFFFF"/>
            <w:vAlign w:val="center"/>
            <w:hideMark/>
            <w:tcPrChange w:id="2548" w:author="Gannon, Hugh (Allianz Global Life)" w:date="2026-06-30T11:28:00Z" w16du:dateUtc="2026-06-30T10:28:00Z">
              <w:tcPr>
                <w:tcW w:w="960" w:type="dxa"/>
                <w:tcBorders>
                  <w:top w:val="nil"/>
                  <w:left w:val="nil"/>
                  <w:bottom w:val="single" w:sz="8" w:space="0" w:color="auto"/>
                  <w:right w:val="single" w:sz="8" w:space="0" w:color="auto"/>
                </w:tcBorders>
                <w:shd w:val="clear" w:color="000000" w:fill="FFFFFF"/>
                <w:vAlign w:val="center"/>
                <w:hideMark/>
              </w:tcPr>
            </w:tcPrChange>
          </w:tcPr>
          <w:p w14:paraId="65858E20" w14:textId="0F502587" w:rsidR="00072586" w:rsidDel="009D62CD" w:rsidRDefault="00072586">
            <w:pPr>
              <w:jc w:val="center"/>
              <w:rPr>
                <w:del w:id="2549" w:author="Gannon, Hugh (Allianz Global Life)" w:date="2026-06-30T11:28:00Z" w16du:dateUtc="2026-06-30T10:28:00Z"/>
                <w:b/>
                <w:bCs/>
                <w:color w:val="003781"/>
              </w:rPr>
            </w:pPr>
            <w:del w:id="2550" w:author="Gannon, Hugh (Allianz Global Life)" w:date="2026-06-30T11:28:00Z" w16du:dateUtc="2026-06-30T10:28:00Z">
              <w:r w:rsidDel="009D62CD">
                <w:rPr>
                  <w:b/>
                  <w:bCs/>
                  <w:color w:val="003781"/>
                </w:rPr>
                <w:delText>1.35%</w:delText>
              </w:r>
            </w:del>
          </w:p>
        </w:tc>
      </w:tr>
    </w:tbl>
    <w:p w14:paraId="3B39B15A" w14:textId="77777777" w:rsidR="00F6208E" w:rsidRPr="00F6208E" w:rsidRDefault="00F6208E" w:rsidP="00F6208E">
      <w:pPr>
        <w:rPr>
          <w:lang w:eastAsia="en-US" w:bidi="ar-SA"/>
        </w:rPr>
      </w:pPr>
    </w:p>
    <w:tbl>
      <w:tblPr>
        <w:tblW w:w="9913" w:type="dxa"/>
        <w:tblLook w:val="04A0" w:firstRow="1" w:lastRow="0" w:firstColumn="1" w:lastColumn="0" w:noHBand="0" w:noVBand="1"/>
        <w:tblPrChange w:id="2551" w:author="Gannon, Hugh (Allianz Global Life)" w:date="2026-06-30T11:29:00Z" w16du:dateUtc="2026-06-30T10:29:00Z">
          <w:tblPr>
            <w:tblW w:w="11200" w:type="dxa"/>
            <w:tblLook w:val="04A0" w:firstRow="1" w:lastRow="0" w:firstColumn="1" w:lastColumn="0" w:noHBand="0" w:noVBand="1"/>
          </w:tblPr>
        </w:tblPrChange>
      </w:tblPr>
      <w:tblGrid>
        <w:gridCol w:w="983"/>
        <w:gridCol w:w="992"/>
        <w:gridCol w:w="1134"/>
        <w:gridCol w:w="1276"/>
        <w:gridCol w:w="1559"/>
        <w:gridCol w:w="1134"/>
        <w:gridCol w:w="1134"/>
        <w:gridCol w:w="1701"/>
        <w:tblGridChange w:id="2552">
          <w:tblGrid>
            <w:gridCol w:w="983"/>
            <w:gridCol w:w="197"/>
            <w:gridCol w:w="795"/>
            <w:gridCol w:w="145"/>
            <w:gridCol w:w="989"/>
            <w:gridCol w:w="711"/>
            <w:gridCol w:w="565"/>
            <w:gridCol w:w="855"/>
            <w:gridCol w:w="704"/>
            <w:gridCol w:w="1016"/>
            <w:gridCol w:w="118"/>
            <w:gridCol w:w="1134"/>
            <w:gridCol w:w="528"/>
            <w:gridCol w:w="1120"/>
            <w:gridCol w:w="53"/>
            <w:gridCol w:w="1287"/>
          </w:tblGrid>
        </w:tblGridChange>
      </w:tblGrid>
      <w:tr w:rsidR="00F91B1B" w14:paraId="5FD9F004" w14:textId="77777777" w:rsidTr="00F91B1B">
        <w:trPr>
          <w:trHeight w:val="435"/>
          <w:ins w:id="2553" w:author="Gannon, Hugh (Allianz Global Life)" w:date="2026-06-30T11:28:00Z"/>
          <w:trPrChange w:id="2554" w:author="Gannon, Hugh (Allianz Global Life)" w:date="2026-06-30T11:29:00Z" w16du:dateUtc="2026-06-30T10:29:00Z">
            <w:trPr>
              <w:trHeight w:val="435"/>
            </w:trPr>
          </w:trPrChange>
        </w:trPr>
        <w:tc>
          <w:tcPr>
            <w:tcW w:w="983" w:type="dxa"/>
            <w:tcBorders>
              <w:top w:val="single" w:sz="8" w:space="0" w:color="auto"/>
              <w:left w:val="single" w:sz="8" w:space="0" w:color="auto"/>
              <w:bottom w:val="nil"/>
              <w:right w:val="nil"/>
            </w:tcBorders>
            <w:shd w:val="clear" w:color="000000" w:fill="122B54"/>
            <w:vAlign w:val="center"/>
            <w:hideMark/>
            <w:tcPrChange w:id="2555" w:author="Gannon, Hugh (Allianz Global Life)" w:date="2026-06-30T11:29:00Z" w16du:dateUtc="2026-06-30T10:29:00Z">
              <w:tcPr>
                <w:tcW w:w="1180" w:type="dxa"/>
                <w:gridSpan w:val="2"/>
                <w:tcBorders>
                  <w:top w:val="single" w:sz="8" w:space="0" w:color="auto"/>
                  <w:left w:val="single" w:sz="8" w:space="0" w:color="auto"/>
                  <w:bottom w:val="nil"/>
                  <w:right w:val="nil"/>
                </w:tcBorders>
                <w:shd w:val="clear" w:color="000000" w:fill="122B54"/>
                <w:vAlign w:val="center"/>
                <w:hideMark/>
              </w:tcPr>
            </w:tcPrChange>
          </w:tcPr>
          <w:p w14:paraId="021BFBA9" w14:textId="77777777" w:rsidR="00F91B1B" w:rsidRDefault="00F91B1B">
            <w:pPr>
              <w:jc w:val="center"/>
              <w:rPr>
                <w:ins w:id="2556" w:author="Gannon, Hugh (Allianz Global Life)" w:date="2026-06-30T11:28:00Z" w16du:dateUtc="2026-06-30T10:28:00Z"/>
                <w:b/>
                <w:bCs/>
                <w:color w:val="FFFFFF"/>
                <w:sz w:val="16"/>
                <w:szCs w:val="16"/>
                <w:lang w:val="en-US" w:eastAsia="en-US"/>
              </w:rPr>
            </w:pPr>
            <w:ins w:id="2557" w:author="Gannon, Hugh (Allianz Global Life)" w:date="2026-06-30T11:28:00Z" w16du:dateUtc="2026-06-30T10:28:00Z">
              <w:r>
                <w:rPr>
                  <w:b/>
                  <w:bCs/>
                  <w:color w:val="FFFFFF"/>
                  <w:sz w:val="16"/>
                  <w:szCs w:val="16"/>
                </w:rPr>
                <w:t>Product Version</w:t>
              </w:r>
            </w:ins>
          </w:p>
        </w:tc>
        <w:tc>
          <w:tcPr>
            <w:tcW w:w="992" w:type="dxa"/>
            <w:tcBorders>
              <w:top w:val="single" w:sz="8" w:space="0" w:color="auto"/>
              <w:left w:val="single" w:sz="8" w:space="0" w:color="auto"/>
              <w:bottom w:val="nil"/>
              <w:right w:val="nil"/>
            </w:tcBorders>
            <w:shd w:val="clear" w:color="000000" w:fill="122B54"/>
            <w:vAlign w:val="center"/>
            <w:hideMark/>
            <w:tcPrChange w:id="2558" w:author="Gannon, Hugh (Allianz Global Life)" w:date="2026-06-30T11:29:00Z" w16du:dateUtc="2026-06-30T10:29:00Z">
              <w:tcPr>
                <w:tcW w:w="940" w:type="dxa"/>
                <w:gridSpan w:val="2"/>
                <w:tcBorders>
                  <w:top w:val="single" w:sz="8" w:space="0" w:color="auto"/>
                  <w:left w:val="single" w:sz="8" w:space="0" w:color="auto"/>
                  <w:bottom w:val="nil"/>
                  <w:right w:val="nil"/>
                </w:tcBorders>
                <w:shd w:val="clear" w:color="000000" w:fill="122B54"/>
                <w:vAlign w:val="center"/>
                <w:hideMark/>
              </w:tcPr>
            </w:tcPrChange>
          </w:tcPr>
          <w:p w14:paraId="06922BC2" w14:textId="77777777" w:rsidR="00F91B1B" w:rsidRDefault="00F91B1B">
            <w:pPr>
              <w:jc w:val="center"/>
              <w:rPr>
                <w:ins w:id="2559" w:author="Gannon, Hugh (Allianz Global Life)" w:date="2026-06-30T11:28:00Z" w16du:dateUtc="2026-06-30T10:28:00Z"/>
                <w:b/>
                <w:bCs/>
                <w:color w:val="FFFFFF"/>
                <w:sz w:val="16"/>
                <w:szCs w:val="16"/>
              </w:rPr>
            </w:pPr>
            <w:ins w:id="2560" w:author="Gannon, Hugh (Allianz Global Life)" w:date="2026-06-30T11:28:00Z" w16du:dateUtc="2026-06-30T10:28:00Z">
              <w:r>
                <w:rPr>
                  <w:b/>
                  <w:bCs/>
                  <w:color w:val="FFFFFF"/>
                  <w:sz w:val="16"/>
                  <w:szCs w:val="16"/>
                </w:rPr>
                <w:t>Product Code</w:t>
              </w:r>
            </w:ins>
          </w:p>
        </w:tc>
        <w:tc>
          <w:tcPr>
            <w:tcW w:w="1134" w:type="dxa"/>
            <w:tcBorders>
              <w:top w:val="single" w:sz="8" w:space="0" w:color="auto"/>
              <w:left w:val="single" w:sz="8" w:space="0" w:color="auto"/>
              <w:bottom w:val="nil"/>
              <w:right w:val="nil"/>
            </w:tcBorders>
            <w:shd w:val="clear" w:color="000000" w:fill="122B54"/>
            <w:vAlign w:val="center"/>
            <w:hideMark/>
            <w:tcPrChange w:id="2561" w:author="Gannon, Hugh (Allianz Global Life)" w:date="2026-06-30T11:29:00Z" w16du:dateUtc="2026-06-30T10:29:00Z">
              <w:tcPr>
                <w:tcW w:w="1700" w:type="dxa"/>
                <w:gridSpan w:val="2"/>
                <w:tcBorders>
                  <w:top w:val="single" w:sz="8" w:space="0" w:color="auto"/>
                  <w:left w:val="single" w:sz="8" w:space="0" w:color="auto"/>
                  <w:bottom w:val="nil"/>
                  <w:right w:val="nil"/>
                </w:tcBorders>
                <w:shd w:val="clear" w:color="000000" w:fill="122B54"/>
                <w:vAlign w:val="center"/>
                <w:hideMark/>
              </w:tcPr>
            </w:tcPrChange>
          </w:tcPr>
          <w:p w14:paraId="30A56F25" w14:textId="77777777" w:rsidR="00F91B1B" w:rsidRDefault="00F91B1B">
            <w:pPr>
              <w:jc w:val="center"/>
              <w:rPr>
                <w:ins w:id="2562" w:author="Gannon, Hugh (Allianz Global Life)" w:date="2026-06-30T11:28:00Z" w16du:dateUtc="2026-06-30T10:28:00Z"/>
                <w:b/>
                <w:bCs/>
                <w:color w:val="FFFFFF"/>
                <w:sz w:val="16"/>
                <w:szCs w:val="16"/>
              </w:rPr>
            </w:pPr>
            <w:ins w:id="2563" w:author="Gannon, Hugh (Allianz Global Life)" w:date="2026-06-30T11:28:00Z" w16du:dateUtc="2026-06-30T10:28:00Z">
              <w:r>
                <w:rPr>
                  <w:b/>
                  <w:bCs/>
                  <w:color w:val="FFFFFF"/>
                  <w:sz w:val="16"/>
                  <w:szCs w:val="16"/>
                </w:rPr>
                <w:t>SP Init Comm Base (100% Alloc)</w:t>
              </w:r>
            </w:ins>
          </w:p>
        </w:tc>
        <w:tc>
          <w:tcPr>
            <w:tcW w:w="1276" w:type="dxa"/>
            <w:tcBorders>
              <w:top w:val="single" w:sz="8" w:space="0" w:color="auto"/>
              <w:left w:val="single" w:sz="8" w:space="0" w:color="auto"/>
              <w:bottom w:val="nil"/>
              <w:right w:val="nil"/>
            </w:tcBorders>
            <w:shd w:val="clear" w:color="000000" w:fill="122B54"/>
            <w:vAlign w:val="center"/>
            <w:hideMark/>
            <w:tcPrChange w:id="2564" w:author="Gannon, Hugh (Allianz Global Life)" w:date="2026-06-30T11:29:00Z" w16du:dateUtc="2026-06-30T10:29:00Z">
              <w:tcPr>
                <w:tcW w:w="1420" w:type="dxa"/>
                <w:gridSpan w:val="2"/>
                <w:tcBorders>
                  <w:top w:val="single" w:sz="8" w:space="0" w:color="auto"/>
                  <w:left w:val="single" w:sz="8" w:space="0" w:color="auto"/>
                  <w:bottom w:val="nil"/>
                  <w:right w:val="nil"/>
                </w:tcBorders>
                <w:shd w:val="clear" w:color="000000" w:fill="122B54"/>
                <w:vAlign w:val="center"/>
                <w:hideMark/>
              </w:tcPr>
            </w:tcPrChange>
          </w:tcPr>
          <w:p w14:paraId="55A5BBB7" w14:textId="77777777" w:rsidR="00F91B1B" w:rsidRDefault="00F91B1B">
            <w:pPr>
              <w:jc w:val="center"/>
              <w:rPr>
                <w:ins w:id="2565" w:author="Gannon, Hugh (Allianz Global Life)" w:date="2026-06-30T11:28:00Z" w16du:dateUtc="2026-06-30T10:28:00Z"/>
                <w:b/>
                <w:bCs/>
                <w:color w:val="FFFFFF"/>
                <w:sz w:val="16"/>
                <w:szCs w:val="16"/>
              </w:rPr>
            </w:pPr>
            <w:ins w:id="2566" w:author="Gannon, Hugh (Allianz Global Life)" w:date="2026-06-30T11:28:00Z" w16du:dateUtc="2026-06-30T10:28:00Z">
              <w:r>
                <w:rPr>
                  <w:b/>
                  <w:bCs/>
                  <w:color w:val="FFFFFF"/>
                  <w:sz w:val="16"/>
                  <w:szCs w:val="16"/>
                </w:rPr>
                <w:t>SP Init Comm Range</w:t>
              </w:r>
            </w:ins>
          </w:p>
        </w:tc>
        <w:tc>
          <w:tcPr>
            <w:tcW w:w="1559" w:type="dxa"/>
            <w:tcBorders>
              <w:top w:val="single" w:sz="8" w:space="0" w:color="auto"/>
              <w:left w:val="single" w:sz="8" w:space="0" w:color="auto"/>
              <w:bottom w:val="nil"/>
              <w:right w:val="nil"/>
            </w:tcBorders>
            <w:shd w:val="clear" w:color="000000" w:fill="122B54"/>
            <w:vAlign w:val="center"/>
            <w:hideMark/>
            <w:tcPrChange w:id="2567" w:author="Gannon, Hugh (Allianz Global Life)" w:date="2026-06-30T11:29:00Z" w16du:dateUtc="2026-06-30T10:29:00Z">
              <w:tcPr>
                <w:tcW w:w="1720" w:type="dxa"/>
                <w:gridSpan w:val="2"/>
                <w:tcBorders>
                  <w:top w:val="single" w:sz="8" w:space="0" w:color="auto"/>
                  <w:left w:val="single" w:sz="8" w:space="0" w:color="auto"/>
                  <w:bottom w:val="nil"/>
                  <w:right w:val="nil"/>
                </w:tcBorders>
                <w:shd w:val="clear" w:color="000000" w:fill="122B54"/>
                <w:vAlign w:val="center"/>
                <w:hideMark/>
              </w:tcPr>
            </w:tcPrChange>
          </w:tcPr>
          <w:p w14:paraId="521F51E7" w14:textId="77777777" w:rsidR="00F91B1B" w:rsidRDefault="00F91B1B">
            <w:pPr>
              <w:jc w:val="center"/>
              <w:rPr>
                <w:ins w:id="2568" w:author="Gannon, Hugh (Allianz Global Life)" w:date="2026-06-30T11:28:00Z" w16du:dateUtc="2026-06-30T10:28:00Z"/>
                <w:b/>
                <w:bCs/>
                <w:color w:val="FFFFFF"/>
                <w:sz w:val="16"/>
                <w:szCs w:val="16"/>
              </w:rPr>
            </w:pPr>
            <w:ins w:id="2569" w:author="Gannon, Hugh (Allianz Global Life)" w:date="2026-06-30T11:28:00Z" w16du:dateUtc="2026-06-30T10:28:00Z">
              <w:r>
                <w:rPr>
                  <w:b/>
                  <w:bCs/>
                  <w:color w:val="FFFFFF"/>
                  <w:sz w:val="16"/>
                  <w:szCs w:val="16"/>
                </w:rPr>
                <w:t>SP Alloc. Range (before 1% levy)</w:t>
              </w:r>
            </w:ins>
          </w:p>
        </w:tc>
        <w:tc>
          <w:tcPr>
            <w:tcW w:w="1134" w:type="dxa"/>
            <w:tcBorders>
              <w:top w:val="single" w:sz="8" w:space="0" w:color="auto"/>
              <w:left w:val="single" w:sz="8" w:space="0" w:color="auto"/>
              <w:bottom w:val="nil"/>
              <w:right w:val="nil"/>
            </w:tcBorders>
            <w:shd w:val="clear" w:color="000000" w:fill="122B54"/>
            <w:vAlign w:val="center"/>
            <w:hideMark/>
            <w:tcPrChange w:id="2570" w:author="Gannon, Hugh (Allianz Global Life)" w:date="2026-06-30T11:29:00Z" w16du:dateUtc="2026-06-30T10:29:00Z">
              <w:tcPr>
                <w:tcW w:w="1780" w:type="dxa"/>
                <w:gridSpan w:val="3"/>
                <w:tcBorders>
                  <w:top w:val="single" w:sz="8" w:space="0" w:color="auto"/>
                  <w:left w:val="single" w:sz="8" w:space="0" w:color="auto"/>
                  <w:bottom w:val="nil"/>
                  <w:right w:val="nil"/>
                </w:tcBorders>
                <w:shd w:val="clear" w:color="000000" w:fill="122B54"/>
                <w:vAlign w:val="center"/>
                <w:hideMark/>
              </w:tcPr>
            </w:tcPrChange>
          </w:tcPr>
          <w:p w14:paraId="1695FB2A" w14:textId="77777777" w:rsidR="00F91B1B" w:rsidRDefault="00F91B1B">
            <w:pPr>
              <w:jc w:val="center"/>
              <w:rPr>
                <w:ins w:id="2571" w:author="Gannon, Hugh (Allianz Global Life)" w:date="2026-06-30T11:28:00Z" w16du:dateUtc="2026-06-30T10:28:00Z"/>
                <w:b/>
                <w:bCs/>
                <w:color w:val="FFFFFF"/>
                <w:sz w:val="16"/>
                <w:szCs w:val="16"/>
              </w:rPr>
            </w:pPr>
            <w:ins w:id="2572" w:author="Gannon, Hugh (Allianz Global Life)" w:date="2026-06-30T11:28:00Z" w16du:dateUtc="2026-06-30T10:28:00Z">
              <w:r>
                <w:rPr>
                  <w:b/>
                  <w:bCs/>
                  <w:color w:val="FFFFFF"/>
                  <w:sz w:val="16"/>
                  <w:szCs w:val="16"/>
                </w:rPr>
                <w:t>Fund-based Commission</w:t>
              </w:r>
            </w:ins>
          </w:p>
        </w:tc>
        <w:tc>
          <w:tcPr>
            <w:tcW w:w="1134" w:type="dxa"/>
            <w:tcBorders>
              <w:top w:val="single" w:sz="8" w:space="0" w:color="auto"/>
              <w:left w:val="single" w:sz="8" w:space="0" w:color="auto"/>
              <w:bottom w:val="nil"/>
              <w:right w:val="nil"/>
            </w:tcBorders>
            <w:shd w:val="clear" w:color="000000" w:fill="122B54"/>
            <w:vAlign w:val="center"/>
            <w:hideMark/>
            <w:tcPrChange w:id="2573" w:author="Gannon, Hugh (Allianz Global Life)" w:date="2026-06-30T11:29:00Z" w16du:dateUtc="2026-06-30T10:29:00Z">
              <w:tcPr>
                <w:tcW w:w="1120" w:type="dxa"/>
                <w:tcBorders>
                  <w:top w:val="single" w:sz="8" w:space="0" w:color="auto"/>
                  <w:left w:val="single" w:sz="8" w:space="0" w:color="auto"/>
                  <w:bottom w:val="nil"/>
                  <w:right w:val="nil"/>
                </w:tcBorders>
                <w:shd w:val="clear" w:color="000000" w:fill="122B54"/>
                <w:vAlign w:val="center"/>
                <w:hideMark/>
              </w:tcPr>
            </w:tcPrChange>
          </w:tcPr>
          <w:p w14:paraId="12D1317C" w14:textId="77777777" w:rsidR="00F91B1B" w:rsidRDefault="00F91B1B">
            <w:pPr>
              <w:jc w:val="center"/>
              <w:rPr>
                <w:ins w:id="2574" w:author="Gannon, Hugh (Allianz Global Life)" w:date="2026-06-30T11:28:00Z" w16du:dateUtc="2026-06-30T10:28:00Z"/>
                <w:b/>
                <w:bCs/>
                <w:color w:val="FFFFFF"/>
                <w:sz w:val="16"/>
                <w:szCs w:val="16"/>
              </w:rPr>
            </w:pPr>
            <w:ins w:id="2575" w:author="Gannon, Hugh (Allianz Global Life)" w:date="2026-06-30T11:28:00Z" w16du:dateUtc="2026-06-30T10:28:00Z">
              <w:r>
                <w:rPr>
                  <w:b/>
                  <w:bCs/>
                  <w:color w:val="FFFFFF"/>
                  <w:sz w:val="16"/>
                  <w:szCs w:val="16"/>
                </w:rPr>
                <w:t>Admin Charge</w:t>
              </w:r>
            </w:ins>
          </w:p>
        </w:tc>
        <w:tc>
          <w:tcPr>
            <w:tcW w:w="1701" w:type="dxa"/>
            <w:tcBorders>
              <w:top w:val="single" w:sz="8" w:space="0" w:color="auto"/>
              <w:left w:val="single" w:sz="8" w:space="0" w:color="auto"/>
              <w:bottom w:val="nil"/>
              <w:right w:val="nil"/>
            </w:tcBorders>
            <w:shd w:val="clear" w:color="000000" w:fill="122B54"/>
            <w:vAlign w:val="center"/>
            <w:hideMark/>
            <w:tcPrChange w:id="2576" w:author="Gannon, Hugh (Allianz Global Life)" w:date="2026-06-30T11:29:00Z" w16du:dateUtc="2026-06-30T10:29:00Z">
              <w:tcPr>
                <w:tcW w:w="1340" w:type="dxa"/>
                <w:gridSpan w:val="2"/>
                <w:tcBorders>
                  <w:top w:val="single" w:sz="8" w:space="0" w:color="auto"/>
                  <w:left w:val="single" w:sz="8" w:space="0" w:color="auto"/>
                  <w:bottom w:val="nil"/>
                  <w:right w:val="nil"/>
                </w:tcBorders>
                <w:shd w:val="clear" w:color="000000" w:fill="122B54"/>
                <w:vAlign w:val="center"/>
                <w:hideMark/>
              </w:tcPr>
            </w:tcPrChange>
          </w:tcPr>
          <w:p w14:paraId="7E641080" w14:textId="77777777" w:rsidR="00F91B1B" w:rsidRDefault="00F91B1B">
            <w:pPr>
              <w:jc w:val="center"/>
              <w:rPr>
                <w:ins w:id="2577" w:author="Gannon, Hugh (Allianz Global Life)" w:date="2026-06-30T11:28:00Z" w16du:dateUtc="2026-06-30T10:28:00Z"/>
                <w:b/>
                <w:bCs/>
                <w:color w:val="FFFFFF"/>
                <w:sz w:val="16"/>
                <w:szCs w:val="16"/>
              </w:rPr>
            </w:pPr>
            <w:ins w:id="2578" w:author="Gannon, Hugh (Allianz Global Life)" w:date="2026-06-30T11:28:00Z" w16du:dateUtc="2026-06-30T10:28:00Z">
              <w:r>
                <w:rPr>
                  <w:b/>
                  <w:bCs/>
                  <w:color w:val="FFFFFF"/>
                  <w:sz w:val="16"/>
                  <w:szCs w:val="16"/>
                </w:rPr>
                <w:t>Surr Pen/Clawback</w:t>
              </w:r>
            </w:ins>
          </w:p>
        </w:tc>
      </w:tr>
      <w:tr w:rsidR="00F91B1B" w14:paraId="1B9DCB0F" w14:textId="77777777" w:rsidTr="00F91B1B">
        <w:trPr>
          <w:trHeight w:val="255"/>
          <w:ins w:id="2579" w:author="Gannon, Hugh (Allianz Global Life)" w:date="2026-06-30T11:28:00Z"/>
          <w:trPrChange w:id="2580" w:author="Gannon, Hugh (Allianz Global Life)" w:date="2026-06-30T11:29:00Z" w16du:dateUtc="2026-06-30T10:29:00Z">
            <w:trPr>
              <w:trHeight w:val="255"/>
            </w:trPr>
          </w:trPrChange>
        </w:trPr>
        <w:tc>
          <w:tcPr>
            <w:tcW w:w="983" w:type="dxa"/>
            <w:tcBorders>
              <w:top w:val="single" w:sz="8" w:space="0" w:color="auto"/>
              <w:left w:val="single" w:sz="8" w:space="0" w:color="auto"/>
              <w:bottom w:val="nil"/>
              <w:right w:val="nil"/>
            </w:tcBorders>
            <w:shd w:val="clear" w:color="000000" w:fill="D9D9D9"/>
            <w:noWrap/>
            <w:vAlign w:val="center"/>
            <w:hideMark/>
            <w:tcPrChange w:id="2581" w:author="Gannon, Hugh (Allianz Global Life)" w:date="2026-06-30T11:29:00Z" w16du:dateUtc="2026-06-30T10:29:00Z">
              <w:tcPr>
                <w:tcW w:w="1180" w:type="dxa"/>
                <w:gridSpan w:val="2"/>
                <w:tcBorders>
                  <w:top w:val="single" w:sz="8" w:space="0" w:color="auto"/>
                  <w:left w:val="single" w:sz="8" w:space="0" w:color="auto"/>
                  <w:bottom w:val="nil"/>
                  <w:right w:val="nil"/>
                </w:tcBorders>
                <w:shd w:val="clear" w:color="000000" w:fill="D9D9D9"/>
                <w:noWrap/>
                <w:vAlign w:val="center"/>
                <w:hideMark/>
              </w:tcPr>
            </w:tcPrChange>
          </w:tcPr>
          <w:p w14:paraId="46D9AA7C" w14:textId="77777777" w:rsidR="00F91B1B" w:rsidRDefault="00F91B1B">
            <w:pPr>
              <w:jc w:val="center"/>
              <w:rPr>
                <w:ins w:id="2582" w:author="Gannon, Hugh (Allianz Global Life)" w:date="2026-06-30T11:28:00Z" w16du:dateUtc="2026-06-30T10:28:00Z"/>
                <w:rFonts w:ascii="Arial" w:hAnsi="Arial" w:cs="Arial"/>
                <w:color w:val="000000"/>
                <w:sz w:val="16"/>
                <w:szCs w:val="16"/>
              </w:rPr>
            </w:pPr>
            <w:ins w:id="2583" w:author="Gannon, Hugh (Allianz Global Life)" w:date="2026-06-30T11:28:00Z" w16du:dateUtc="2026-06-30T10:28:00Z">
              <w:r>
                <w:rPr>
                  <w:rFonts w:ascii="Arial" w:hAnsi="Arial" w:cs="Arial"/>
                  <w:color w:val="000000"/>
                  <w:sz w:val="16"/>
                  <w:szCs w:val="16"/>
                </w:rPr>
                <w:t>A</w:t>
              </w:r>
            </w:ins>
          </w:p>
        </w:tc>
        <w:tc>
          <w:tcPr>
            <w:tcW w:w="992" w:type="dxa"/>
            <w:tcBorders>
              <w:top w:val="single" w:sz="8" w:space="0" w:color="auto"/>
              <w:left w:val="nil"/>
              <w:bottom w:val="nil"/>
              <w:right w:val="nil"/>
            </w:tcBorders>
            <w:shd w:val="clear" w:color="000000" w:fill="D9D9D9"/>
            <w:noWrap/>
            <w:vAlign w:val="center"/>
            <w:hideMark/>
            <w:tcPrChange w:id="2584" w:author="Gannon, Hugh (Allianz Global Life)" w:date="2026-06-30T11:29:00Z" w16du:dateUtc="2026-06-30T10:29:00Z">
              <w:tcPr>
                <w:tcW w:w="940" w:type="dxa"/>
                <w:gridSpan w:val="2"/>
                <w:tcBorders>
                  <w:top w:val="single" w:sz="8" w:space="0" w:color="auto"/>
                  <w:left w:val="nil"/>
                  <w:bottom w:val="nil"/>
                  <w:right w:val="nil"/>
                </w:tcBorders>
                <w:shd w:val="clear" w:color="000000" w:fill="D9D9D9"/>
                <w:noWrap/>
                <w:vAlign w:val="center"/>
                <w:hideMark/>
              </w:tcPr>
            </w:tcPrChange>
          </w:tcPr>
          <w:p w14:paraId="276E3981" w14:textId="77777777" w:rsidR="00F91B1B" w:rsidRDefault="00F91B1B">
            <w:pPr>
              <w:jc w:val="center"/>
              <w:rPr>
                <w:ins w:id="2585" w:author="Gannon, Hugh (Allianz Global Life)" w:date="2026-06-30T11:28:00Z" w16du:dateUtc="2026-06-30T10:28:00Z"/>
                <w:rFonts w:ascii="Arial" w:hAnsi="Arial" w:cs="Arial"/>
                <w:color w:val="000000"/>
                <w:sz w:val="16"/>
                <w:szCs w:val="16"/>
              </w:rPr>
            </w:pPr>
            <w:ins w:id="2586" w:author="Gannon, Hugh (Allianz Global Life)" w:date="2026-06-30T11:28:00Z" w16du:dateUtc="2026-06-30T10:28:00Z">
              <w:r>
                <w:rPr>
                  <w:rFonts w:ascii="Arial" w:hAnsi="Arial" w:cs="Arial"/>
                  <w:color w:val="000000"/>
                  <w:sz w:val="16"/>
                  <w:szCs w:val="16"/>
                </w:rPr>
                <w:t>A1</w:t>
              </w:r>
            </w:ins>
          </w:p>
        </w:tc>
        <w:tc>
          <w:tcPr>
            <w:tcW w:w="1134" w:type="dxa"/>
            <w:tcBorders>
              <w:top w:val="single" w:sz="8" w:space="0" w:color="auto"/>
              <w:left w:val="nil"/>
              <w:bottom w:val="nil"/>
              <w:right w:val="nil"/>
            </w:tcBorders>
            <w:shd w:val="clear" w:color="000000" w:fill="D9D9D9"/>
            <w:noWrap/>
            <w:vAlign w:val="center"/>
            <w:hideMark/>
            <w:tcPrChange w:id="2587" w:author="Gannon, Hugh (Allianz Global Life)" w:date="2026-06-30T11:29:00Z" w16du:dateUtc="2026-06-30T10:29:00Z">
              <w:tcPr>
                <w:tcW w:w="1700" w:type="dxa"/>
                <w:gridSpan w:val="2"/>
                <w:tcBorders>
                  <w:top w:val="single" w:sz="8" w:space="0" w:color="auto"/>
                  <w:left w:val="nil"/>
                  <w:bottom w:val="nil"/>
                  <w:right w:val="nil"/>
                </w:tcBorders>
                <w:shd w:val="clear" w:color="000000" w:fill="D9D9D9"/>
                <w:noWrap/>
                <w:vAlign w:val="center"/>
                <w:hideMark/>
              </w:tcPr>
            </w:tcPrChange>
          </w:tcPr>
          <w:p w14:paraId="4AA0D744" w14:textId="77777777" w:rsidR="00F91B1B" w:rsidRDefault="00F91B1B">
            <w:pPr>
              <w:jc w:val="center"/>
              <w:rPr>
                <w:ins w:id="2588" w:author="Gannon, Hugh (Allianz Global Life)" w:date="2026-06-30T11:28:00Z" w16du:dateUtc="2026-06-30T10:28:00Z"/>
                <w:rFonts w:ascii="Arial" w:hAnsi="Arial" w:cs="Arial"/>
                <w:color w:val="000000"/>
                <w:sz w:val="16"/>
                <w:szCs w:val="16"/>
              </w:rPr>
            </w:pPr>
            <w:ins w:id="2589" w:author="Gannon, Hugh (Allianz Global Life)" w:date="2026-06-30T11:28:00Z" w16du:dateUtc="2026-06-30T10:28:00Z">
              <w:r>
                <w:rPr>
                  <w:rFonts w:ascii="Arial" w:hAnsi="Arial" w:cs="Arial"/>
                  <w:color w:val="000000"/>
                  <w:sz w:val="16"/>
                  <w:szCs w:val="16"/>
                </w:rPr>
                <w:t>0.00%</w:t>
              </w:r>
            </w:ins>
          </w:p>
        </w:tc>
        <w:tc>
          <w:tcPr>
            <w:tcW w:w="1276" w:type="dxa"/>
            <w:tcBorders>
              <w:top w:val="single" w:sz="8" w:space="0" w:color="auto"/>
              <w:left w:val="nil"/>
              <w:bottom w:val="nil"/>
              <w:right w:val="nil"/>
            </w:tcBorders>
            <w:shd w:val="clear" w:color="000000" w:fill="D9D9D9"/>
            <w:noWrap/>
            <w:vAlign w:val="center"/>
            <w:hideMark/>
            <w:tcPrChange w:id="2590" w:author="Gannon, Hugh (Allianz Global Life)" w:date="2026-06-30T11:29:00Z" w16du:dateUtc="2026-06-30T10:29:00Z">
              <w:tcPr>
                <w:tcW w:w="1420" w:type="dxa"/>
                <w:gridSpan w:val="2"/>
                <w:tcBorders>
                  <w:top w:val="single" w:sz="8" w:space="0" w:color="auto"/>
                  <w:left w:val="nil"/>
                  <w:bottom w:val="nil"/>
                  <w:right w:val="nil"/>
                </w:tcBorders>
                <w:shd w:val="clear" w:color="000000" w:fill="D9D9D9"/>
                <w:noWrap/>
                <w:vAlign w:val="center"/>
                <w:hideMark/>
              </w:tcPr>
            </w:tcPrChange>
          </w:tcPr>
          <w:p w14:paraId="176F1789" w14:textId="77777777" w:rsidR="00F91B1B" w:rsidRDefault="00F91B1B">
            <w:pPr>
              <w:jc w:val="center"/>
              <w:rPr>
                <w:ins w:id="2591" w:author="Gannon, Hugh (Allianz Global Life)" w:date="2026-06-30T11:28:00Z" w16du:dateUtc="2026-06-30T10:28:00Z"/>
                <w:rFonts w:ascii="Arial" w:hAnsi="Arial" w:cs="Arial"/>
                <w:color w:val="000000"/>
                <w:sz w:val="16"/>
                <w:szCs w:val="16"/>
              </w:rPr>
            </w:pPr>
            <w:ins w:id="2592" w:author="Gannon, Hugh (Allianz Global Life)" w:date="2026-06-30T11:28:00Z" w16du:dateUtc="2026-06-30T10:28:00Z">
              <w:r>
                <w:rPr>
                  <w:rFonts w:ascii="Arial" w:hAnsi="Arial" w:cs="Arial"/>
                  <w:color w:val="000000"/>
                  <w:sz w:val="16"/>
                  <w:szCs w:val="16"/>
                </w:rPr>
                <w:t>0% to 4%</w:t>
              </w:r>
            </w:ins>
          </w:p>
        </w:tc>
        <w:tc>
          <w:tcPr>
            <w:tcW w:w="1559" w:type="dxa"/>
            <w:tcBorders>
              <w:top w:val="single" w:sz="8" w:space="0" w:color="auto"/>
              <w:left w:val="nil"/>
              <w:bottom w:val="nil"/>
              <w:right w:val="nil"/>
            </w:tcBorders>
            <w:shd w:val="clear" w:color="000000" w:fill="D9D9D9"/>
            <w:noWrap/>
            <w:vAlign w:val="center"/>
            <w:hideMark/>
            <w:tcPrChange w:id="2593" w:author="Gannon, Hugh (Allianz Global Life)" w:date="2026-06-30T11:29:00Z" w16du:dateUtc="2026-06-30T10:29:00Z">
              <w:tcPr>
                <w:tcW w:w="1720" w:type="dxa"/>
                <w:gridSpan w:val="2"/>
                <w:tcBorders>
                  <w:top w:val="single" w:sz="8" w:space="0" w:color="auto"/>
                  <w:left w:val="nil"/>
                  <w:bottom w:val="nil"/>
                  <w:right w:val="nil"/>
                </w:tcBorders>
                <w:shd w:val="clear" w:color="000000" w:fill="D9D9D9"/>
                <w:noWrap/>
                <w:vAlign w:val="center"/>
                <w:hideMark/>
              </w:tcPr>
            </w:tcPrChange>
          </w:tcPr>
          <w:p w14:paraId="1BE68F5B" w14:textId="77777777" w:rsidR="00F91B1B" w:rsidRDefault="00F91B1B">
            <w:pPr>
              <w:jc w:val="center"/>
              <w:rPr>
                <w:ins w:id="2594" w:author="Gannon, Hugh (Allianz Global Life)" w:date="2026-06-30T11:28:00Z" w16du:dateUtc="2026-06-30T10:28:00Z"/>
                <w:rFonts w:ascii="Arial" w:hAnsi="Arial" w:cs="Arial"/>
                <w:color w:val="000000"/>
                <w:sz w:val="16"/>
                <w:szCs w:val="16"/>
              </w:rPr>
            </w:pPr>
            <w:ins w:id="2595" w:author="Gannon, Hugh (Allianz Global Life)" w:date="2026-06-30T11:28:00Z" w16du:dateUtc="2026-06-30T10:28:00Z">
              <w:r>
                <w:rPr>
                  <w:rFonts w:ascii="Arial" w:hAnsi="Arial" w:cs="Arial"/>
                  <w:color w:val="000000"/>
                  <w:sz w:val="16"/>
                  <w:szCs w:val="16"/>
                </w:rPr>
                <w:t>96% to 100%</w:t>
              </w:r>
            </w:ins>
          </w:p>
        </w:tc>
        <w:tc>
          <w:tcPr>
            <w:tcW w:w="1134" w:type="dxa"/>
            <w:tcBorders>
              <w:top w:val="single" w:sz="8" w:space="0" w:color="auto"/>
              <w:left w:val="nil"/>
              <w:bottom w:val="nil"/>
              <w:right w:val="nil"/>
            </w:tcBorders>
            <w:shd w:val="clear" w:color="000000" w:fill="D9D9D9"/>
            <w:noWrap/>
            <w:vAlign w:val="center"/>
            <w:hideMark/>
            <w:tcPrChange w:id="2596" w:author="Gannon, Hugh (Allianz Global Life)" w:date="2026-06-30T11:29:00Z" w16du:dateUtc="2026-06-30T10:29:00Z">
              <w:tcPr>
                <w:tcW w:w="1780" w:type="dxa"/>
                <w:gridSpan w:val="3"/>
                <w:tcBorders>
                  <w:top w:val="single" w:sz="8" w:space="0" w:color="auto"/>
                  <w:left w:val="nil"/>
                  <w:bottom w:val="nil"/>
                  <w:right w:val="nil"/>
                </w:tcBorders>
                <w:shd w:val="clear" w:color="000000" w:fill="D9D9D9"/>
                <w:noWrap/>
                <w:vAlign w:val="center"/>
                <w:hideMark/>
              </w:tcPr>
            </w:tcPrChange>
          </w:tcPr>
          <w:p w14:paraId="77164C74" w14:textId="77777777" w:rsidR="00F91B1B" w:rsidRDefault="00F91B1B">
            <w:pPr>
              <w:jc w:val="center"/>
              <w:rPr>
                <w:ins w:id="2597" w:author="Gannon, Hugh (Allianz Global Life)" w:date="2026-06-30T11:28:00Z" w16du:dateUtc="2026-06-30T10:28:00Z"/>
                <w:rFonts w:ascii="Arial" w:hAnsi="Arial" w:cs="Arial"/>
                <w:color w:val="000000"/>
                <w:sz w:val="16"/>
                <w:szCs w:val="16"/>
              </w:rPr>
            </w:pPr>
            <w:ins w:id="2598" w:author="Gannon, Hugh (Allianz Global Life)" w:date="2026-06-30T11:28:00Z" w16du:dateUtc="2026-06-30T10:28:00Z">
              <w:r>
                <w:rPr>
                  <w:rFonts w:ascii="Arial" w:hAnsi="Arial" w:cs="Arial"/>
                  <w:color w:val="000000"/>
                  <w:sz w:val="16"/>
                  <w:szCs w:val="16"/>
                </w:rPr>
                <w:t>0.00%</w:t>
              </w:r>
            </w:ins>
          </w:p>
        </w:tc>
        <w:tc>
          <w:tcPr>
            <w:tcW w:w="1134" w:type="dxa"/>
            <w:tcBorders>
              <w:top w:val="single" w:sz="8" w:space="0" w:color="auto"/>
              <w:left w:val="nil"/>
              <w:bottom w:val="nil"/>
              <w:right w:val="nil"/>
            </w:tcBorders>
            <w:shd w:val="clear" w:color="000000" w:fill="D9D9D9"/>
            <w:noWrap/>
            <w:vAlign w:val="center"/>
            <w:hideMark/>
            <w:tcPrChange w:id="2599" w:author="Gannon, Hugh (Allianz Global Life)" w:date="2026-06-30T11:29:00Z" w16du:dateUtc="2026-06-30T10:29:00Z">
              <w:tcPr>
                <w:tcW w:w="1120" w:type="dxa"/>
                <w:tcBorders>
                  <w:top w:val="single" w:sz="8" w:space="0" w:color="auto"/>
                  <w:left w:val="nil"/>
                  <w:bottom w:val="nil"/>
                  <w:right w:val="nil"/>
                </w:tcBorders>
                <w:shd w:val="clear" w:color="000000" w:fill="D9D9D9"/>
                <w:noWrap/>
                <w:vAlign w:val="center"/>
                <w:hideMark/>
              </w:tcPr>
            </w:tcPrChange>
          </w:tcPr>
          <w:p w14:paraId="2D7FF966" w14:textId="77777777" w:rsidR="00F91B1B" w:rsidRDefault="00F91B1B">
            <w:pPr>
              <w:jc w:val="center"/>
              <w:rPr>
                <w:ins w:id="2600" w:author="Gannon, Hugh (Allianz Global Life)" w:date="2026-06-30T11:28:00Z" w16du:dateUtc="2026-06-30T10:28:00Z"/>
                <w:rFonts w:ascii="Arial" w:hAnsi="Arial" w:cs="Arial"/>
                <w:color w:val="000000"/>
                <w:sz w:val="16"/>
                <w:szCs w:val="16"/>
              </w:rPr>
            </w:pPr>
            <w:ins w:id="2601" w:author="Gannon, Hugh (Allianz Global Life)" w:date="2026-06-30T11:28:00Z" w16du:dateUtc="2026-06-30T10:28:00Z">
              <w:r>
                <w:rPr>
                  <w:rFonts w:ascii="Arial" w:hAnsi="Arial" w:cs="Arial"/>
                  <w:color w:val="000000"/>
                  <w:sz w:val="16"/>
                  <w:szCs w:val="16"/>
                </w:rPr>
                <w:t>0.45%</w:t>
              </w:r>
            </w:ins>
          </w:p>
        </w:tc>
        <w:tc>
          <w:tcPr>
            <w:tcW w:w="1701" w:type="dxa"/>
            <w:tcBorders>
              <w:top w:val="single" w:sz="8" w:space="0" w:color="auto"/>
              <w:left w:val="nil"/>
              <w:bottom w:val="nil"/>
              <w:right w:val="single" w:sz="8" w:space="0" w:color="auto"/>
            </w:tcBorders>
            <w:shd w:val="clear" w:color="000000" w:fill="D9D9D9"/>
            <w:noWrap/>
            <w:vAlign w:val="center"/>
            <w:hideMark/>
            <w:tcPrChange w:id="2602" w:author="Gannon, Hugh (Allianz Global Life)" w:date="2026-06-30T11:29:00Z" w16du:dateUtc="2026-06-30T10:29:00Z">
              <w:tcPr>
                <w:tcW w:w="1340" w:type="dxa"/>
                <w:gridSpan w:val="2"/>
                <w:tcBorders>
                  <w:top w:val="single" w:sz="8" w:space="0" w:color="auto"/>
                  <w:left w:val="nil"/>
                  <w:bottom w:val="nil"/>
                  <w:right w:val="single" w:sz="8" w:space="0" w:color="auto"/>
                </w:tcBorders>
                <w:shd w:val="clear" w:color="000000" w:fill="D9D9D9"/>
                <w:noWrap/>
                <w:vAlign w:val="center"/>
                <w:hideMark/>
              </w:tcPr>
            </w:tcPrChange>
          </w:tcPr>
          <w:p w14:paraId="218F9041" w14:textId="77777777" w:rsidR="00F91B1B" w:rsidRDefault="00F91B1B">
            <w:pPr>
              <w:jc w:val="center"/>
              <w:rPr>
                <w:ins w:id="2603" w:author="Gannon, Hugh (Allianz Global Life)" w:date="2026-06-30T11:28:00Z" w16du:dateUtc="2026-06-30T10:28:00Z"/>
                <w:rFonts w:ascii="Arial" w:hAnsi="Arial" w:cs="Arial"/>
                <w:color w:val="000000"/>
                <w:sz w:val="16"/>
                <w:szCs w:val="16"/>
              </w:rPr>
            </w:pPr>
            <w:ins w:id="2604" w:author="Gannon, Hugh (Allianz Global Life)" w:date="2026-06-30T11:28:00Z" w16du:dateUtc="2026-06-30T10:28:00Z">
              <w:r>
                <w:rPr>
                  <w:rFonts w:ascii="Arial" w:hAnsi="Arial" w:cs="Arial"/>
                  <w:color w:val="000000"/>
                  <w:sz w:val="16"/>
                  <w:szCs w:val="16"/>
                </w:rPr>
                <w:t>N/A</w:t>
              </w:r>
            </w:ins>
          </w:p>
        </w:tc>
      </w:tr>
      <w:tr w:rsidR="00F91B1B" w14:paraId="23CC3A3B" w14:textId="77777777" w:rsidTr="00F91B1B">
        <w:trPr>
          <w:trHeight w:val="255"/>
          <w:ins w:id="2605" w:author="Gannon, Hugh (Allianz Global Life)" w:date="2026-06-30T11:28:00Z"/>
          <w:trPrChange w:id="2606" w:author="Gannon, Hugh (Allianz Global Life)" w:date="2026-06-30T11:29:00Z" w16du:dateUtc="2026-06-30T10:29:00Z">
            <w:trPr>
              <w:trHeight w:val="255"/>
            </w:trPr>
          </w:trPrChange>
        </w:trPr>
        <w:tc>
          <w:tcPr>
            <w:tcW w:w="983" w:type="dxa"/>
            <w:vMerge w:val="restart"/>
            <w:tcBorders>
              <w:top w:val="nil"/>
              <w:left w:val="single" w:sz="8" w:space="0" w:color="auto"/>
              <w:bottom w:val="nil"/>
              <w:right w:val="nil"/>
            </w:tcBorders>
            <w:noWrap/>
            <w:vAlign w:val="center"/>
            <w:hideMark/>
            <w:tcPrChange w:id="2607" w:author="Gannon, Hugh (Allianz Global Life)" w:date="2026-06-30T11:29:00Z" w16du:dateUtc="2026-06-30T10:29:00Z">
              <w:tcPr>
                <w:tcW w:w="1180" w:type="dxa"/>
                <w:gridSpan w:val="2"/>
                <w:vMerge w:val="restart"/>
                <w:tcBorders>
                  <w:top w:val="nil"/>
                  <w:left w:val="single" w:sz="8" w:space="0" w:color="auto"/>
                  <w:bottom w:val="nil"/>
                  <w:right w:val="nil"/>
                </w:tcBorders>
                <w:noWrap/>
                <w:vAlign w:val="center"/>
                <w:hideMark/>
              </w:tcPr>
            </w:tcPrChange>
          </w:tcPr>
          <w:p w14:paraId="0F83AFD5" w14:textId="77777777" w:rsidR="00F91B1B" w:rsidRDefault="00F91B1B">
            <w:pPr>
              <w:jc w:val="center"/>
              <w:rPr>
                <w:ins w:id="2608" w:author="Gannon, Hugh (Allianz Global Life)" w:date="2026-06-30T11:28:00Z" w16du:dateUtc="2026-06-30T10:28:00Z"/>
                <w:rFonts w:ascii="Arial" w:hAnsi="Arial" w:cs="Arial"/>
                <w:color w:val="000000"/>
                <w:sz w:val="16"/>
                <w:szCs w:val="16"/>
              </w:rPr>
            </w:pPr>
            <w:ins w:id="2609" w:author="Gannon, Hugh (Allianz Global Life)" w:date="2026-06-30T11:28:00Z" w16du:dateUtc="2026-06-30T10:28:00Z">
              <w:r>
                <w:rPr>
                  <w:rFonts w:ascii="Arial" w:hAnsi="Arial" w:cs="Arial"/>
                  <w:color w:val="000000"/>
                  <w:sz w:val="16"/>
                  <w:szCs w:val="16"/>
                </w:rPr>
                <w:t>B</w:t>
              </w:r>
            </w:ins>
          </w:p>
        </w:tc>
        <w:tc>
          <w:tcPr>
            <w:tcW w:w="992" w:type="dxa"/>
            <w:tcBorders>
              <w:top w:val="nil"/>
              <w:left w:val="nil"/>
              <w:bottom w:val="nil"/>
              <w:right w:val="nil"/>
            </w:tcBorders>
            <w:noWrap/>
            <w:vAlign w:val="center"/>
            <w:hideMark/>
            <w:tcPrChange w:id="2610" w:author="Gannon, Hugh (Allianz Global Life)" w:date="2026-06-30T11:29:00Z" w16du:dateUtc="2026-06-30T10:29:00Z">
              <w:tcPr>
                <w:tcW w:w="940" w:type="dxa"/>
                <w:gridSpan w:val="2"/>
                <w:tcBorders>
                  <w:top w:val="nil"/>
                  <w:left w:val="nil"/>
                  <w:bottom w:val="nil"/>
                  <w:right w:val="nil"/>
                </w:tcBorders>
                <w:noWrap/>
                <w:vAlign w:val="center"/>
                <w:hideMark/>
              </w:tcPr>
            </w:tcPrChange>
          </w:tcPr>
          <w:p w14:paraId="49FD2664" w14:textId="77777777" w:rsidR="00F91B1B" w:rsidRDefault="00F91B1B">
            <w:pPr>
              <w:jc w:val="center"/>
              <w:rPr>
                <w:ins w:id="2611" w:author="Gannon, Hugh (Allianz Global Life)" w:date="2026-06-30T11:28:00Z" w16du:dateUtc="2026-06-30T10:28:00Z"/>
                <w:rFonts w:ascii="Arial" w:hAnsi="Arial" w:cs="Arial"/>
                <w:color w:val="000000"/>
                <w:sz w:val="16"/>
                <w:szCs w:val="16"/>
              </w:rPr>
            </w:pPr>
            <w:ins w:id="2612" w:author="Gannon, Hugh (Allianz Global Life)" w:date="2026-06-30T11:28:00Z" w16du:dateUtc="2026-06-30T10:28:00Z">
              <w:r>
                <w:rPr>
                  <w:rFonts w:ascii="Arial" w:hAnsi="Arial" w:cs="Arial"/>
                  <w:color w:val="000000"/>
                  <w:sz w:val="16"/>
                  <w:szCs w:val="16"/>
                </w:rPr>
                <w:t>B1</w:t>
              </w:r>
            </w:ins>
          </w:p>
        </w:tc>
        <w:tc>
          <w:tcPr>
            <w:tcW w:w="1134" w:type="dxa"/>
            <w:tcBorders>
              <w:top w:val="nil"/>
              <w:left w:val="nil"/>
              <w:bottom w:val="nil"/>
              <w:right w:val="nil"/>
            </w:tcBorders>
            <w:noWrap/>
            <w:vAlign w:val="center"/>
            <w:hideMark/>
            <w:tcPrChange w:id="2613" w:author="Gannon, Hugh (Allianz Global Life)" w:date="2026-06-30T11:29:00Z" w16du:dateUtc="2026-06-30T10:29:00Z">
              <w:tcPr>
                <w:tcW w:w="1700" w:type="dxa"/>
                <w:gridSpan w:val="2"/>
                <w:tcBorders>
                  <w:top w:val="nil"/>
                  <w:left w:val="nil"/>
                  <w:bottom w:val="nil"/>
                  <w:right w:val="nil"/>
                </w:tcBorders>
                <w:noWrap/>
                <w:vAlign w:val="center"/>
                <w:hideMark/>
              </w:tcPr>
            </w:tcPrChange>
          </w:tcPr>
          <w:p w14:paraId="0FB6A405" w14:textId="77777777" w:rsidR="00F91B1B" w:rsidRDefault="00F91B1B">
            <w:pPr>
              <w:jc w:val="center"/>
              <w:rPr>
                <w:ins w:id="2614" w:author="Gannon, Hugh (Allianz Global Life)" w:date="2026-06-30T11:28:00Z" w16du:dateUtc="2026-06-30T10:28:00Z"/>
                <w:rFonts w:ascii="Arial" w:hAnsi="Arial" w:cs="Arial"/>
                <w:color w:val="000000"/>
                <w:sz w:val="16"/>
                <w:szCs w:val="16"/>
              </w:rPr>
            </w:pPr>
            <w:ins w:id="2615" w:author="Gannon, Hugh (Allianz Global Life)" w:date="2026-06-30T11:28:00Z" w16du:dateUtc="2026-06-30T10:28:00Z">
              <w:r>
                <w:rPr>
                  <w:rFonts w:ascii="Arial" w:hAnsi="Arial" w:cs="Arial"/>
                  <w:color w:val="000000"/>
                  <w:sz w:val="16"/>
                  <w:szCs w:val="16"/>
                </w:rPr>
                <w:t>0.00%</w:t>
              </w:r>
            </w:ins>
          </w:p>
        </w:tc>
        <w:tc>
          <w:tcPr>
            <w:tcW w:w="1276" w:type="dxa"/>
            <w:tcBorders>
              <w:top w:val="nil"/>
              <w:left w:val="nil"/>
              <w:bottom w:val="nil"/>
              <w:right w:val="nil"/>
            </w:tcBorders>
            <w:noWrap/>
            <w:vAlign w:val="center"/>
            <w:hideMark/>
            <w:tcPrChange w:id="2616" w:author="Gannon, Hugh (Allianz Global Life)" w:date="2026-06-30T11:29:00Z" w16du:dateUtc="2026-06-30T10:29:00Z">
              <w:tcPr>
                <w:tcW w:w="1420" w:type="dxa"/>
                <w:gridSpan w:val="2"/>
                <w:tcBorders>
                  <w:top w:val="nil"/>
                  <w:left w:val="nil"/>
                  <w:bottom w:val="nil"/>
                  <w:right w:val="nil"/>
                </w:tcBorders>
                <w:noWrap/>
                <w:vAlign w:val="center"/>
                <w:hideMark/>
              </w:tcPr>
            </w:tcPrChange>
          </w:tcPr>
          <w:p w14:paraId="6CBF178D" w14:textId="77777777" w:rsidR="00F91B1B" w:rsidRDefault="00F91B1B">
            <w:pPr>
              <w:jc w:val="center"/>
              <w:rPr>
                <w:ins w:id="2617" w:author="Gannon, Hugh (Allianz Global Life)" w:date="2026-06-30T11:28:00Z" w16du:dateUtc="2026-06-30T10:28:00Z"/>
                <w:rFonts w:ascii="Arial" w:hAnsi="Arial" w:cs="Arial"/>
                <w:color w:val="000000"/>
                <w:sz w:val="16"/>
                <w:szCs w:val="16"/>
              </w:rPr>
            </w:pPr>
            <w:ins w:id="2618" w:author="Gannon, Hugh (Allianz Global Life)" w:date="2026-06-30T11:28:00Z" w16du:dateUtc="2026-06-30T10:28:00Z">
              <w:r>
                <w:rPr>
                  <w:rFonts w:ascii="Arial" w:hAnsi="Arial" w:cs="Arial"/>
                  <w:color w:val="000000"/>
                  <w:sz w:val="16"/>
                  <w:szCs w:val="16"/>
                </w:rPr>
                <w:t>0% to 4%</w:t>
              </w:r>
            </w:ins>
          </w:p>
        </w:tc>
        <w:tc>
          <w:tcPr>
            <w:tcW w:w="1559" w:type="dxa"/>
            <w:tcBorders>
              <w:top w:val="nil"/>
              <w:left w:val="nil"/>
              <w:bottom w:val="nil"/>
              <w:right w:val="nil"/>
            </w:tcBorders>
            <w:noWrap/>
            <w:vAlign w:val="center"/>
            <w:hideMark/>
            <w:tcPrChange w:id="2619" w:author="Gannon, Hugh (Allianz Global Life)" w:date="2026-06-30T11:29:00Z" w16du:dateUtc="2026-06-30T10:29:00Z">
              <w:tcPr>
                <w:tcW w:w="1720" w:type="dxa"/>
                <w:gridSpan w:val="2"/>
                <w:tcBorders>
                  <w:top w:val="nil"/>
                  <w:left w:val="nil"/>
                  <w:bottom w:val="nil"/>
                  <w:right w:val="nil"/>
                </w:tcBorders>
                <w:noWrap/>
                <w:vAlign w:val="center"/>
                <w:hideMark/>
              </w:tcPr>
            </w:tcPrChange>
          </w:tcPr>
          <w:p w14:paraId="79F75DDA" w14:textId="77777777" w:rsidR="00F91B1B" w:rsidRDefault="00F91B1B">
            <w:pPr>
              <w:jc w:val="center"/>
              <w:rPr>
                <w:ins w:id="2620" w:author="Gannon, Hugh (Allianz Global Life)" w:date="2026-06-30T11:28:00Z" w16du:dateUtc="2026-06-30T10:28:00Z"/>
                <w:rFonts w:ascii="Arial" w:hAnsi="Arial" w:cs="Arial"/>
                <w:color w:val="000000"/>
                <w:sz w:val="16"/>
                <w:szCs w:val="16"/>
              </w:rPr>
            </w:pPr>
            <w:ins w:id="2621" w:author="Gannon, Hugh (Allianz Global Life)" w:date="2026-06-30T11:28:00Z" w16du:dateUtc="2026-06-30T10:28:00Z">
              <w:r>
                <w:rPr>
                  <w:rFonts w:ascii="Arial" w:hAnsi="Arial" w:cs="Arial"/>
                  <w:color w:val="000000"/>
                  <w:sz w:val="16"/>
                  <w:szCs w:val="16"/>
                </w:rPr>
                <w:t>96% to 100%</w:t>
              </w:r>
            </w:ins>
          </w:p>
        </w:tc>
        <w:tc>
          <w:tcPr>
            <w:tcW w:w="1134" w:type="dxa"/>
            <w:tcBorders>
              <w:top w:val="nil"/>
              <w:left w:val="nil"/>
              <w:bottom w:val="nil"/>
              <w:right w:val="nil"/>
            </w:tcBorders>
            <w:noWrap/>
            <w:vAlign w:val="center"/>
            <w:hideMark/>
            <w:tcPrChange w:id="2622" w:author="Gannon, Hugh (Allianz Global Life)" w:date="2026-06-30T11:29:00Z" w16du:dateUtc="2026-06-30T10:29:00Z">
              <w:tcPr>
                <w:tcW w:w="1780" w:type="dxa"/>
                <w:gridSpan w:val="3"/>
                <w:tcBorders>
                  <w:top w:val="nil"/>
                  <w:left w:val="nil"/>
                  <w:bottom w:val="nil"/>
                  <w:right w:val="nil"/>
                </w:tcBorders>
                <w:noWrap/>
                <w:vAlign w:val="center"/>
                <w:hideMark/>
              </w:tcPr>
            </w:tcPrChange>
          </w:tcPr>
          <w:p w14:paraId="21D8681D" w14:textId="77777777" w:rsidR="00F91B1B" w:rsidRDefault="00F91B1B">
            <w:pPr>
              <w:jc w:val="center"/>
              <w:rPr>
                <w:ins w:id="2623" w:author="Gannon, Hugh (Allianz Global Life)" w:date="2026-06-30T11:28:00Z" w16du:dateUtc="2026-06-30T10:28:00Z"/>
                <w:rFonts w:ascii="Arial" w:hAnsi="Arial" w:cs="Arial"/>
                <w:color w:val="000000"/>
                <w:sz w:val="16"/>
                <w:szCs w:val="16"/>
              </w:rPr>
            </w:pPr>
            <w:ins w:id="2624" w:author="Gannon, Hugh (Allianz Global Life)" w:date="2026-06-30T11:28:00Z" w16du:dateUtc="2026-06-30T10:28:00Z">
              <w:r>
                <w:rPr>
                  <w:rFonts w:ascii="Arial" w:hAnsi="Arial" w:cs="Arial"/>
                  <w:color w:val="000000"/>
                  <w:sz w:val="16"/>
                  <w:szCs w:val="16"/>
                </w:rPr>
                <w:t>0.25%</w:t>
              </w:r>
            </w:ins>
          </w:p>
        </w:tc>
        <w:tc>
          <w:tcPr>
            <w:tcW w:w="1134" w:type="dxa"/>
            <w:tcBorders>
              <w:top w:val="nil"/>
              <w:left w:val="nil"/>
              <w:bottom w:val="nil"/>
              <w:right w:val="nil"/>
            </w:tcBorders>
            <w:noWrap/>
            <w:vAlign w:val="center"/>
            <w:hideMark/>
            <w:tcPrChange w:id="2625" w:author="Gannon, Hugh (Allianz Global Life)" w:date="2026-06-30T11:29:00Z" w16du:dateUtc="2026-06-30T10:29:00Z">
              <w:tcPr>
                <w:tcW w:w="1120" w:type="dxa"/>
                <w:tcBorders>
                  <w:top w:val="nil"/>
                  <w:left w:val="nil"/>
                  <w:bottom w:val="nil"/>
                  <w:right w:val="nil"/>
                </w:tcBorders>
                <w:noWrap/>
                <w:vAlign w:val="center"/>
                <w:hideMark/>
              </w:tcPr>
            </w:tcPrChange>
          </w:tcPr>
          <w:p w14:paraId="061ED404" w14:textId="77777777" w:rsidR="00F91B1B" w:rsidRDefault="00F91B1B">
            <w:pPr>
              <w:jc w:val="center"/>
              <w:rPr>
                <w:ins w:id="2626" w:author="Gannon, Hugh (Allianz Global Life)" w:date="2026-06-30T11:28:00Z" w16du:dateUtc="2026-06-30T10:28:00Z"/>
                <w:rFonts w:ascii="Arial" w:hAnsi="Arial" w:cs="Arial"/>
                <w:color w:val="000000"/>
                <w:sz w:val="16"/>
                <w:szCs w:val="16"/>
              </w:rPr>
            </w:pPr>
            <w:ins w:id="2627" w:author="Gannon, Hugh (Allianz Global Life)" w:date="2026-06-30T11:28:00Z" w16du:dateUtc="2026-06-30T10:28:00Z">
              <w:r>
                <w:rPr>
                  <w:rFonts w:ascii="Arial" w:hAnsi="Arial" w:cs="Arial"/>
                  <w:color w:val="000000"/>
                  <w:sz w:val="16"/>
                  <w:szCs w:val="16"/>
                </w:rPr>
                <w:t>0.70%</w:t>
              </w:r>
            </w:ins>
          </w:p>
        </w:tc>
        <w:tc>
          <w:tcPr>
            <w:tcW w:w="1701" w:type="dxa"/>
            <w:tcBorders>
              <w:top w:val="nil"/>
              <w:left w:val="nil"/>
              <w:bottom w:val="nil"/>
              <w:right w:val="single" w:sz="8" w:space="0" w:color="auto"/>
            </w:tcBorders>
            <w:noWrap/>
            <w:vAlign w:val="center"/>
            <w:hideMark/>
            <w:tcPrChange w:id="2628" w:author="Gannon, Hugh (Allianz Global Life)" w:date="2026-06-30T11:29:00Z" w16du:dateUtc="2026-06-30T10:29:00Z">
              <w:tcPr>
                <w:tcW w:w="1340" w:type="dxa"/>
                <w:gridSpan w:val="2"/>
                <w:tcBorders>
                  <w:top w:val="nil"/>
                  <w:left w:val="nil"/>
                  <w:bottom w:val="nil"/>
                  <w:right w:val="single" w:sz="8" w:space="0" w:color="auto"/>
                </w:tcBorders>
                <w:noWrap/>
                <w:vAlign w:val="center"/>
                <w:hideMark/>
              </w:tcPr>
            </w:tcPrChange>
          </w:tcPr>
          <w:p w14:paraId="67B848C2" w14:textId="77777777" w:rsidR="00F91B1B" w:rsidRDefault="00F91B1B">
            <w:pPr>
              <w:jc w:val="center"/>
              <w:rPr>
                <w:ins w:id="2629" w:author="Gannon, Hugh (Allianz Global Life)" w:date="2026-06-30T11:28:00Z" w16du:dateUtc="2026-06-30T10:28:00Z"/>
                <w:rFonts w:ascii="Arial" w:hAnsi="Arial" w:cs="Arial"/>
                <w:color w:val="000000"/>
                <w:sz w:val="16"/>
                <w:szCs w:val="16"/>
              </w:rPr>
            </w:pPr>
            <w:ins w:id="2630" w:author="Gannon, Hugh (Allianz Global Life)" w:date="2026-06-30T11:28:00Z" w16du:dateUtc="2026-06-30T10:28:00Z">
              <w:r>
                <w:rPr>
                  <w:rFonts w:ascii="Arial" w:hAnsi="Arial" w:cs="Arial"/>
                  <w:color w:val="000000"/>
                  <w:sz w:val="16"/>
                  <w:szCs w:val="16"/>
                </w:rPr>
                <w:t>N/A</w:t>
              </w:r>
            </w:ins>
          </w:p>
        </w:tc>
      </w:tr>
      <w:tr w:rsidR="00F91B1B" w14:paraId="559640F0" w14:textId="77777777" w:rsidTr="00F91B1B">
        <w:trPr>
          <w:trHeight w:val="255"/>
          <w:ins w:id="2631" w:author="Gannon, Hugh (Allianz Global Life)" w:date="2026-06-30T11:28:00Z"/>
          <w:trPrChange w:id="2632" w:author="Gannon, Hugh (Allianz Global Life)" w:date="2026-06-30T11:29:00Z" w16du:dateUtc="2026-06-30T10:29:00Z">
            <w:trPr>
              <w:trHeight w:val="255"/>
            </w:trPr>
          </w:trPrChange>
        </w:trPr>
        <w:tc>
          <w:tcPr>
            <w:tcW w:w="983" w:type="dxa"/>
            <w:vMerge/>
            <w:tcBorders>
              <w:top w:val="nil"/>
              <w:left w:val="single" w:sz="8" w:space="0" w:color="auto"/>
              <w:bottom w:val="nil"/>
              <w:right w:val="nil"/>
            </w:tcBorders>
            <w:vAlign w:val="center"/>
            <w:hideMark/>
            <w:tcPrChange w:id="2633" w:author="Gannon, Hugh (Allianz Global Life)" w:date="2026-06-30T11:29:00Z" w16du:dateUtc="2026-06-30T10:29:00Z">
              <w:tcPr>
                <w:tcW w:w="1180" w:type="dxa"/>
                <w:gridSpan w:val="2"/>
                <w:vMerge/>
                <w:tcBorders>
                  <w:top w:val="nil"/>
                  <w:left w:val="single" w:sz="8" w:space="0" w:color="auto"/>
                  <w:bottom w:val="nil"/>
                  <w:right w:val="nil"/>
                </w:tcBorders>
                <w:vAlign w:val="center"/>
                <w:hideMark/>
              </w:tcPr>
            </w:tcPrChange>
          </w:tcPr>
          <w:p w14:paraId="6CE2B7A8" w14:textId="77777777" w:rsidR="00F91B1B" w:rsidRDefault="00F91B1B">
            <w:pPr>
              <w:rPr>
                <w:ins w:id="2634" w:author="Gannon, Hugh (Allianz Global Life)" w:date="2026-06-30T11:28:00Z" w16du:dateUtc="2026-06-30T10:28:00Z"/>
                <w:rFonts w:ascii="Arial" w:hAnsi="Arial" w:cs="Arial"/>
                <w:color w:val="000000"/>
                <w:sz w:val="16"/>
                <w:szCs w:val="16"/>
              </w:rPr>
            </w:pPr>
          </w:p>
        </w:tc>
        <w:tc>
          <w:tcPr>
            <w:tcW w:w="992" w:type="dxa"/>
            <w:tcBorders>
              <w:top w:val="nil"/>
              <w:left w:val="nil"/>
              <w:bottom w:val="nil"/>
              <w:right w:val="nil"/>
            </w:tcBorders>
            <w:noWrap/>
            <w:vAlign w:val="center"/>
            <w:hideMark/>
            <w:tcPrChange w:id="2635" w:author="Gannon, Hugh (Allianz Global Life)" w:date="2026-06-30T11:29:00Z" w16du:dateUtc="2026-06-30T10:29:00Z">
              <w:tcPr>
                <w:tcW w:w="940" w:type="dxa"/>
                <w:gridSpan w:val="2"/>
                <w:tcBorders>
                  <w:top w:val="nil"/>
                  <w:left w:val="nil"/>
                  <w:bottom w:val="nil"/>
                  <w:right w:val="nil"/>
                </w:tcBorders>
                <w:noWrap/>
                <w:vAlign w:val="center"/>
                <w:hideMark/>
              </w:tcPr>
            </w:tcPrChange>
          </w:tcPr>
          <w:p w14:paraId="50AC9A25" w14:textId="77777777" w:rsidR="00F91B1B" w:rsidRDefault="00F91B1B">
            <w:pPr>
              <w:jc w:val="center"/>
              <w:rPr>
                <w:ins w:id="2636" w:author="Gannon, Hugh (Allianz Global Life)" w:date="2026-06-30T11:28:00Z" w16du:dateUtc="2026-06-30T10:28:00Z"/>
                <w:rFonts w:ascii="Arial" w:hAnsi="Arial" w:cs="Arial"/>
                <w:color w:val="000000"/>
                <w:sz w:val="16"/>
                <w:szCs w:val="16"/>
              </w:rPr>
            </w:pPr>
            <w:ins w:id="2637" w:author="Gannon, Hugh (Allianz Global Life)" w:date="2026-06-30T11:28:00Z" w16du:dateUtc="2026-06-30T10:28:00Z">
              <w:r>
                <w:rPr>
                  <w:rFonts w:ascii="Arial" w:hAnsi="Arial" w:cs="Arial"/>
                  <w:color w:val="000000"/>
                  <w:sz w:val="16"/>
                  <w:szCs w:val="16"/>
                </w:rPr>
                <w:t>B2</w:t>
              </w:r>
            </w:ins>
          </w:p>
        </w:tc>
        <w:tc>
          <w:tcPr>
            <w:tcW w:w="1134" w:type="dxa"/>
            <w:tcBorders>
              <w:top w:val="nil"/>
              <w:left w:val="nil"/>
              <w:bottom w:val="nil"/>
              <w:right w:val="nil"/>
            </w:tcBorders>
            <w:noWrap/>
            <w:vAlign w:val="center"/>
            <w:hideMark/>
            <w:tcPrChange w:id="2638" w:author="Gannon, Hugh (Allianz Global Life)" w:date="2026-06-30T11:29:00Z" w16du:dateUtc="2026-06-30T10:29:00Z">
              <w:tcPr>
                <w:tcW w:w="1700" w:type="dxa"/>
                <w:gridSpan w:val="2"/>
                <w:tcBorders>
                  <w:top w:val="nil"/>
                  <w:left w:val="nil"/>
                  <w:bottom w:val="nil"/>
                  <w:right w:val="nil"/>
                </w:tcBorders>
                <w:noWrap/>
                <w:vAlign w:val="center"/>
                <w:hideMark/>
              </w:tcPr>
            </w:tcPrChange>
          </w:tcPr>
          <w:p w14:paraId="08A26FDC" w14:textId="77777777" w:rsidR="00F91B1B" w:rsidRDefault="00F91B1B">
            <w:pPr>
              <w:jc w:val="center"/>
              <w:rPr>
                <w:ins w:id="2639" w:author="Gannon, Hugh (Allianz Global Life)" w:date="2026-06-30T11:28:00Z" w16du:dateUtc="2026-06-30T10:28:00Z"/>
                <w:rFonts w:ascii="Arial" w:hAnsi="Arial" w:cs="Arial"/>
                <w:color w:val="000000"/>
                <w:sz w:val="16"/>
                <w:szCs w:val="16"/>
              </w:rPr>
            </w:pPr>
            <w:ins w:id="2640" w:author="Gannon, Hugh (Allianz Global Life)" w:date="2026-06-30T11:28:00Z" w16du:dateUtc="2026-06-30T10:28:00Z">
              <w:r>
                <w:rPr>
                  <w:rFonts w:ascii="Arial" w:hAnsi="Arial" w:cs="Arial"/>
                  <w:color w:val="000000"/>
                  <w:sz w:val="16"/>
                  <w:szCs w:val="16"/>
                </w:rPr>
                <w:t>1.00%</w:t>
              </w:r>
            </w:ins>
          </w:p>
        </w:tc>
        <w:tc>
          <w:tcPr>
            <w:tcW w:w="1276" w:type="dxa"/>
            <w:tcBorders>
              <w:top w:val="nil"/>
              <w:left w:val="nil"/>
              <w:bottom w:val="nil"/>
              <w:right w:val="nil"/>
            </w:tcBorders>
            <w:noWrap/>
            <w:vAlign w:val="center"/>
            <w:hideMark/>
            <w:tcPrChange w:id="2641" w:author="Gannon, Hugh (Allianz Global Life)" w:date="2026-06-30T11:29:00Z" w16du:dateUtc="2026-06-30T10:29:00Z">
              <w:tcPr>
                <w:tcW w:w="1420" w:type="dxa"/>
                <w:gridSpan w:val="2"/>
                <w:tcBorders>
                  <w:top w:val="nil"/>
                  <w:left w:val="nil"/>
                  <w:bottom w:val="nil"/>
                  <w:right w:val="nil"/>
                </w:tcBorders>
                <w:noWrap/>
                <w:vAlign w:val="center"/>
                <w:hideMark/>
              </w:tcPr>
            </w:tcPrChange>
          </w:tcPr>
          <w:p w14:paraId="5AAA0C68" w14:textId="77777777" w:rsidR="00F91B1B" w:rsidRDefault="00F91B1B">
            <w:pPr>
              <w:jc w:val="center"/>
              <w:rPr>
                <w:ins w:id="2642" w:author="Gannon, Hugh (Allianz Global Life)" w:date="2026-06-30T11:28:00Z" w16du:dateUtc="2026-06-30T10:28:00Z"/>
                <w:rFonts w:ascii="Arial" w:hAnsi="Arial" w:cs="Arial"/>
                <w:color w:val="000000"/>
                <w:sz w:val="16"/>
                <w:szCs w:val="16"/>
              </w:rPr>
            </w:pPr>
            <w:ins w:id="2643" w:author="Gannon, Hugh (Allianz Global Life)" w:date="2026-06-30T11:28:00Z" w16du:dateUtc="2026-06-30T10:28:00Z">
              <w:r>
                <w:rPr>
                  <w:rFonts w:ascii="Arial" w:hAnsi="Arial" w:cs="Arial"/>
                  <w:color w:val="000000"/>
                  <w:sz w:val="16"/>
                  <w:szCs w:val="16"/>
                </w:rPr>
                <w:t>0% to 4%</w:t>
              </w:r>
            </w:ins>
          </w:p>
        </w:tc>
        <w:tc>
          <w:tcPr>
            <w:tcW w:w="1559" w:type="dxa"/>
            <w:tcBorders>
              <w:top w:val="nil"/>
              <w:left w:val="nil"/>
              <w:bottom w:val="nil"/>
              <w:right w:val="nil"/>
            </w:tcBorders>
            <w:noWrap/>
            <w:vAlign w:val="center"/>
            <w:hideMark/>
            <w:tcPrChange w:id="2644" w:author="Gannon, Hugh (Allianz Global Life)" w:date="2026-06-30T11:29:00Z" w16du:dateUtc="2026-06-30T10:29:00Z">
              <w:tcPr>
                <w:tcW w:w="1720" w:type="dxa"/>
                <w:gridSpan w:val="2"/>
                <w:tcBorders>
                  <w:top w:val="nil"/>
                  <w:left w:val="nil"/>
                  <w:bottom w:val="nil"/>
                  <w:right w:val="nil"/>
                </w:tcBorders>
                <w:noWrap/>
                <w:vAlign w:val="center"/>
                <w:hideMark/>
              </w:tcPr>
            </w:tcPrChange>
          </w:tcPr>
          <w:p w14:paraId="48AAE88B" w14:textId="77777777" w:rsidR="00F91B1B" w:rsidRDefault="00F91B1B">
            <w:pPr>
              <w:jc w:val="center"/>
              <w:rPr>
                <w:ins w:id="2645" w:author="Gannon, Hugh (Allianz Global Life)" w:date="2026-06-30T11:28:00Z" w16du:dateUtc="2026-06-30T10:28:00Z"/>
                <w:rFonts w:ascii="Arial" w:hAnsi="Arial" w:cs="Arial"/>
                <w:color w:val="000000"/>
                <w:sz w:val="16"/>
                <w:szCs w:val="16"/>
              </w:rPr>
            </w:pPr>
            <w:ins w:id="2646" w:author="Gannon, Hugh (Allianz Global Life)" w:date="2026-06-30T11:28:00Z" w16du:dateUtc="2026-06-30T10:28:00Z">
              <w:r>
                <w:rPr>
                  <w:rFonts w:ascii="Arial" w:hAnsi="Arial" w:cs="Arial"/>
                  <w:color w:val="000000"/>
                  <w:sz w:val="16"/>
                  <w:szCs w:val="16"/>
                </w:rPr>
                <w:t>97% to 101%</w:t>
              </w:r>
            </w:ins>
          </w:p>
        </w:tc>
        <w:tc>
          <w:tcPr>
            <w:tcW w:w="1134" w:type="dxa"/>
            <w:tcBorders>
              <w:top w:val="nil"/>
              <w:left w:val="nil"/>
              <w:bottom w:val="nil"/>
              <w:right w:val="nil"/>
            </w:tcBorders>
            <w:noWrap/>
            <w:vAlign w:val="center"/>
            <w:hideMark/>
            <w:tcPrChange w:id="2647" w:author="Gannon, Hugh (Allianz Global Life)" w:date="2026-06-30T11:29:00Z" w16du:dateUtc="2026-06-30T10:29:00Z">
              <w:tcPr>
                <w:tcW w:w="1780" w:type="dxa"/>
                <w:gridSpan w:val="3"/>
                <w:tcBorders>
                  <w:top w:val="nil"/>
                  <w:left w:val="nil"/>
                  <w:bottom w:val="nil"/>
                  <w:right w:val="nil"/>
                </w:tcBorders>
                <w:noWrap/>
                <w:vAlign w:val="center"/>
                <w:hideMark/>
              </w:tcPr>
            </w:tcPrChange>
          </w:tcPr>
          <w:p w14:paraId="5FA7F283" w14:textId="77777777" w:rsidR="00F91B1B" w:rsidRDefault="00F91B1B">
            <w:pPr>
              <w:jc w:val="center"/>
              <w:rPr>
                <w:ins w:id="2648" w:author="Gannon, Hugh (Allianz Global Life)" w:date="2026-06-30T11:28:00Z" w16du:dateUtc="2026-06-30T10:28:00Z"/>
                <w:rFonts w:ascii="Arial" w:hAnsi="Arial" w:cs="Arial"/>
                <w:color w:val="000000"/>
                <w:sz w:val="16"/>
                <w:szCs w:val="16"/>
              </w:rPr>
            </w:pPr>
            <w:ins w:id="2649" w:author="Gannon, Hugh (Allianz Global Life)" w:date="2026-06-30T11:28:00Z" w16du:dateUtc="2026-06-30T10:28:00Z">
              <w:r>
                <w:rPr>
                  <w:rFonts w:ascii="Arial" w:hAnsi="Arial" w:cs="Arial"/>
                  <w:color w:val="000000"/>
                  <w:sz w:val="16"/>
                  <w:szCs w:val="16"/>
                </w:rPr>
                <w:t>0.13%</w:t>
              </w:r>
            </w:ins>
          </w:p>
        </w:tc>
        <w:tc>
          <w:tcPr>
            <w:tcW w:w="1134" w:type="dxa"/>
            <w:tcBorders>
              <w:top w:val="nil"/>
              <w:left w:val="nil"/>
              <w:bottom w:val="nil"/>
              <w:right w:val="nil"/>
            </w:tcBorders>
            <w:noWrap/>
            <w:vAlign w:val="center"/>
            <w:hideMark/>
            <w:tcPrChange w:id="2650" w:author="Gannon, Hugh (Allianz Global Life)" w:date="2026-06-30T11:29:00Z" w16du:dateUtc="2026-06-30T10:29:00Z">
              <w:tcPr>
                <w:tcW w:w="1120" w:type="dxa"/>
                <w:tcBorders>
                  <w:top w:val="nil"/>
                  <w:left w:val="nil"/>
                  <w:bottom w:val="nil"/>
                  <w:right w:val="nil"/>
                </w:tcBorders>
                <w:noWrap/>
                <w:vAlign w:val="center"/>
                <w:hideMark/>
              </w:tcPr>
            </w:tcPrChange>
          </w:tcPr>
          <w:p w14:paraId="490F7982" w14:textId="77777777" w:rsidR="00F91B1B" w:rsidRDefault="00F91B1B">
            <w:pPr>
              <w:jc w:val="center"/>
              <w:rPr>
                <w:ins w:id="2651" w:author="Gannon, Hugh (Allianz Global Life)" w:date="2026-06-30T11:28:00Z" w16du:dateUtc="2026-06-30T10:28:00Z"/>
                <w:rFonts w:ascii="Arial" w:hAnsi="Arial" w:cs="Arial"/>
                <w:color w:val="000000"/>
                <w:sz w:val="16"/>
                <w:szCs w:val="16"/>
              </w:rPr>
            </w:pPr>
            <w:ins w:id="2652" w:author="Gannon, Hugh (Allianz Global Life)" w:date="2026-06-30T11:28:00Z" w16du:dateUtc="2026-06-30T10:28:00Z">
              <w:r>
                <w:rPr>
                  <w:rFonts w:ascii="Arial" w:hAnsi="Arial" w:cs="Arial"/>
                  <w:color w:val="000000"/>
                  <w:sz w:val="16"/>
                  <w:szCs w:val="16"/>
                </w:rPr>
                <w:t>0.70%</w:t>
              </w:r>
            </w:ins>
          </w:p>
        </w:tc>
        <w:tc>
          <w:tcPr>
            <w:tcW w:w="1701" w:type="dxa"/>
            <w:tcBorders>
              <w:top w:val="nil"/>
              <w:left w:val="nil"/>
              <w:bottom w:val="nil"/>
              <w:right w:val="single" w:sz="8" w:space="0" w:color="auto"/>
            </w:tcBorders>
            <w:noWrap/>
            <w:vAlign w:val="center"/>
            <w:hideMark/>
            <w:tcPrChange w:id="2653" w:author="Gannon, Hugh (Allianz Global Life)" w:date="2026-06-30T11:29:00Z" w16du:dateUtc="2026-06-30T10:29:00Z">
              <w:tcPr>
                <w:tcW w:w="1340" w:type="dxa"/>
                <w:gridSpan w:val="2"/>
                <w:tcBorders>
                  <w:top w:val="nil"/>
                  <w:left w:val="nil"/>
                  <w:bottom w:val="nil"/>
                  <w:right w:val="single" w:sz="8" w:space="0" w:color="auto"/>
                </w:tcBorders>
                <w:noWrap/>
                <w:vAlign w:val="center"/>
                <w:hideMark/>
              </w:tcPr>
            </w:tcPrChange>
          </w:tcPr>
          <w:p w14:paraId="71B55BF9" w14:textId="77777777" w:rsidR="00F91B1B" w:rsidRDefault="00F91B1B">
            <w:pPr>
              <w:jc w:val="center"/>
              <w:rPr>
                <w:ins w:id="2654" w:author="Gannon, Hugh (Allianz Global Life)" w:date="2026-06-30T11:28:00Z" w16du:dateUtc="2026-06-30T10:28:00Z"/>
                <w:rFonts w:ascii="Arial" w:hAnsi="Arial" w:cs="Arial"/>
                <w:color w:val="000000"/>
                <w:sz w:val="16"/>
                <w:szCs w:val="16"/>
              </w:rPr>
            </w:pPr>
            <w:ins w:id="2655" w:author="Gannon, Hugh (Allianz Global Life)" w:date="2026-06-30T11:28:00Z" w16du:dateUtc="2026-06-30T10:28:00Z">
              <w:r>
                <w:rPr>
                  <w:rFonts w:ascii="Arial" w:hAnsi="Arial" w:cs="Arial"/>
                  <w:color w:val="000000"/>
                  <w:sz w:val="16"/>
                  <w:szCs w:val="16"/>
                </w:rPr>
                <w:t>Surrender Penalty</w:t>
              </w:r>
            </w:ins>
          </w:p>
        </w:tc>
      </w:tr>
      <w:tr w:rsidR="00F91B1B" w14:paraId="3466DAFC" w14:textId="77777777" w:rsidTr="00F91B1B">
        <w:trPr>
          <w:trHeight w:val="255"/>
          <w:ins w:id="2656" w:author="Gannon, Hugh (Allianz Global Life)" w:date="2026-06-30T11:28:00Z"/>
          <w:trPrChange w:id="2657" w:author="Gannon, Hugh (Allianz Global Life)" w:date="2026-06-30T11:29:00Z" w16du:dateUtc="2026-06-30T10:29:00Z">
            <w:trPr>
              <w:trHeight w:val="255"/>
            </w:trPr>
          </w:trPrChange>
        </w:trPr>
        <w:tc>
          <w:tcPr>
            <w:tcW w:w="983" w:type="dxa"/>
            <w:vMerge/>
            <w:tcBorders>
              <w:top w:val="nil"/>
              <w:left w:val="single" w:sz="8" w:space="0" w:color="auto"/>
              <w:bottom w:val="nil"/>
              <w:right w:val="nil"/>
            </w:tcBorders>
            <w:vAlign w:val="center"/>
            <w:hideMark/>
            <w:tcPrChange w:id="2658" w:author="Gannon, Hugh (Allianz Global Life)" w:date="2026-06-30T11:29:00Z" w16du:dateUtc="2026-06-30T10:29:00Z">
              <w:tcPr>
                <w:tcW w:w="1180" w:type="dxa"/>
                <w:gridSpan w:val="2"/>
                <w:vMerge/>
                <w:tcBorders>
                  <w:top w:val="nil"/>
                  <w:left w:val="single" w:sz="8" w:space="0" w:color="auto"/>
                  <w:bottom w:val="nil"/>
                  <w:right w:val="nil"/>
                </w:tcBorders>
                <w:vAlign w:val="center"/>
                <w:hideMark/>
              </w:tcPr>
            </w:tcPrChange>
          </w:tcPr>
          <w:p w14:paraId="00461D2B" w14:textId="77777777" w:rsidR="00F91B1B" w:rsidRDefault="00F91B1B">
            <w:pPr>
              <w:rPr>
                <w:ins w:id="2659" w:author="Gannon, Hugh (Allianz Global Life)" w:date="2026-06-30T11:28:00Z" w16du:dateUtc="2026-06-30T10:28:00Z"/>
                <w:rFonts w:ascii="Arial" w:hAnsi="Arial" w:cs="Arial"/>
                <w:color w:val="000000"/>
                <w:sz w:val="16"/>
                <w:szCs w:val="16"/>
              </w:rPr>
            </w:pPr>
          </w:p>
        </w:tc>
        <w:tc>
          <w:tcPr>
            <w:tcW w:w="992" w:type="dxa"/>
            <w:tcBorders>
              <w:top w:val="nil"/>
              <w:left w:val="nil"/>
              <w:bottom w:val="nil"/>
              <w:right w:val="nil"/>
            </w:tcBorders>
            <w:noWrap/>
            <w:vAlign w:val="center"/>
            <w:hideMark/>
            <w:tcPrChange w:id="2660" w:author="Gannon, Hugh (Allianz Global Life)" w:date="2026-06-30T11:29:00Z" w16du:dateUtc="2026-06-30T10:29:00Z">
              <w:tcPr>
                <w:tcW w:w="940" w:type="dxa"/>
                <w:gridSpan w:val="2"/>
                <w:tcBorders>
                  <w:top w:val="nil"/>
                  <w:left w:val="nil"/>
                  <w:bottom w:val="nil"/>
                  <w:right w:val="nil"/>
                </w:tcBorders>
                <w:noWrap/>
                <w:vAlign w:val="center"/>
                <w:hideMark/>
              </w:tcPr>
            </w:tcPrChange>
          </w:tcPr>
          <w:p w14:paraId="1CD9B644" w14:textId="77777777" w:rsidR="00F91B1B" w:rsidRDefault="00F91B1B">
            <w:pPr>
              <w:jc w:val="center"/>
              <w:rPr>
                <w:ins w:id="2661" w:author="Gannon, Hugh (Allianz Global Life)" w:date="2026-06-30T11:28:00Z" w16du:dateUtc="2026-06-30T10:28:00Z"/>
                <w:rFonts w:ascii="Arial" w:hAnsi="Arial" w:cs="Arial"/>
                <w:color w:val="000000"/>
                <w:sz w:val="16"/>
                <w:szCs w:val="16"/>
              </w:rPr>
            </w:pPr>
            <w:ins w:id="2662" w:author="Gannon, Hugh (Allianz Global Life)" w:date="2026-06-30T11:28:00Z" w16du:dateUtc="2026-06-30T10:28:00Z">
              <w:r>
                <w:rPr>
                  <w:rFonts w:ascii="Arial" w:hAnsi="Arial" w:cs="Arial"/>
                  <w:color w:val="000000"/>
                  <w:sz w:val="16"/>
                  <w:szCs w:val="16"/>
                </w:rPr>
                <w:t>B3</w:t>
              </w:r>
            </w:ins>
          </w:p>
        </w:tc>
        <w:tc>
          <w:tcPr>
            <w:tcW w:w="1134" w:type="dxa"/>
            <w:tcBorders>
              <w:top w:val="nil"/>
              <w:left w:val="nil"/>
              <w:bottom w:val="nil"/>
              <w:right w:val="nil"/>
            </w:tcBorders>
            <w:noWrap/>
            <w:vAlign w:val="center"/>
            <w:hideMark/>
            <w:tcPrChange w:id="2663" w:author="Gannon, Hugh (Allianz Global Life)" w:date="2026-06-30T11:29:00Z" w16du:dateUtc="2026-06-30T10:29:00Z">
              <w:tcPr>
                <w:tcW w:w="1700" w:type="dxa"/>
                <w:gridSpan w:val="2"/>
                <w:tcBorders>
                  <w:top w:val="nil"/>
                  <w:left w:val="nil"/>
                  <w:bottom w:val="nil"/>
                  <w:right w:val="nil"/>
                </w:tcBorders>
                <w:noWrap/>
                <w:vAlign w:val="center"/>
                <w:hideMark/>
              </w:tcPr>
            </w:tcPrChange>
          </w:tcPr>
          <w:p w14:paraId="673218A8" w14:textId="77777777" w:rsidR="00F91B1B" w:rsidRDefault="00F91B1B">
            <w:pPr>
              <w:jc w:val="center"/>
              <w:rPr>
                <w:ins w:id="2664" w:author="Gannon, Hugh (Allianz Global Life)" w:date="2026-06-30T11:28:00Z" w16du:dateUtc="2026-06-30T10:28:00Z"/>
                <w:rFonts w:ascii="Arial" w:hAnsi="Arial" w:cs="Arial"/>
                <w:color w:val="000000"/>
                <w:sz w:val="16"/>
                <w:szCs w:val="16"/>
              </w:rPr>
            </w:pPr>
            <w:ins w:id="2665" w:author="Gannon, Hugh (Allianz Global Life)" w:date="2026-06-30T11:28:00Z" w16du:dateUtc="2026-06-30T10:28:00Z">
              <w:r>
                <w:rPr>
                  <w:rFonts w:ascii="Arial" w:hAnsi="Arial" w:cs="Arial"/>
                  <w:color w:val="000000"/>
                  <w:sz w:val="16"/>
                  <w:szCs w:val="16"/>
                </w:rPr>
                <w:t>2.00%</w:t>
              </w:r>
            </w:ins>
          </w:p>
        </w:tc>
        <w:tc>
          <w:tcPr>
            <w:tcW w:w="1276" w:type="dxa"/>
            <w:tcBorders>
              <w:top w:val="nil"/>
              <w:left w:val="nil"/>
              <w:bottom w:val="nil"/>
              <w:right w:val="nil"/>
            </w:tcBorders>
            <w:noWrap/>
            <w:vAlign w:val="center"/>
            <w:hideMark/>
            <w:tcPrChange w:id="2666" w:author="Gannon, Hugh (Allianz Global Life)" w:date="2026-06-30T11:29:00Z" w16du:dateUtc="2026-06-30T10:29:00Z">
              <w:tcPr>
                <w:tcW w:w="1420" w:type="dxa"/>
                <w:gridSpan w:val="2"/>
                <w:tcBorders>
                  <w:top w:val="nil"/>
                  <w:left w:val="nil"/>
                  <w:bottom w:val="nil"/>
                  <w:right w:val="nil"/>
                </w:tcBorders>
                <w:noWrap/>
                <w:vAlign w:val="center"/>
                <w:hideMark/>
              </w:tcPr>
            </w:tcPrChange>
          </w:tcPr>
          <w:p w14:paraId="07E8D7FA" w14:textId="77777777" w:rsidR="00F91B1B" w:rsidRDefault="00F91B1B">
            <w:pPr>
              <w:jc w:val="center"/>
              <w:rPr>
                <w:ins w:id="2667" w:author="Gannon, Hugh (Allianz Global Life)" w:date="2026-06-30T11:28:00Z" w16du:dateUtc="2026-06-30T10:28:00Z"/>
                <w:rFonts w:ascii="Arial" w:hAnsi="Arial" w:cs="Arial"/>
                <w:color w:val="000000"/>
                <w:sz w:val="16"/>
                <w:szCs w:val="16"/>
              </w:rPr>
            </w:pPr>
            <w:ins w:id="2668" w:author="Gannon, Hugh (Allianz Global Life)" w:date="2026-06-30T11:28:00Z" w16du:dateUtc="2026-06-30T10:28:00Z">
              <w:r>
                <w:rPr>
                  <w:rFonts w:ascii="Arial" w:hAnsi="Arial" w:cs="Arial"/>
                  <w:color w:val="000000"/>
                  <w:sz w:val="16"/>
                  <w:szCs w:val="16"/>
                </w:rPr>
                <w:t>0% to 4%</w:t>
              </w:r>
            </w:ins>
          </w:p>
        </w:tc>
        <w:tc>
          <w:tcPr>
            <w:tcW w:w="1559" w:type="dxa"/>
            <w:tcBorders>
              <w:top w:val="nil"/>
              <w:left w:val="nil"/>
              <w:bottom w:val="nil"/>
              <w:right w:val="nil"/>
            </w:tcBorders>
            <w:noWrap/>
            <w:vAlign w:val="center"/>
            <w:hideMark/>
            <w:tcPrChange w:id="2669" w:author="Gannon, Hugh (Allianz Global Life)" w:date="2026-06-30T11:29:00Z" w16du:dateUtc="2026-06-30T10:29:00Z">
              <w:tcPr>
                <w:tcW w:w="1720" w:type="dxa"/>
                <w:gridSpan w:val="2"/>
                <w:tcBorders>
                  <w:top w:val="nil"/>
                  <w:left w:val="nil"/>
                  <w:bottom w:val="nil"/>
                  <w:right w:val="nil"/>
                </w:tcBorders>
                <w:noWrap/>
                <w:vAlign w:val="center"/>
                <w:hideMark/>
              </w:tcPr>
            </w:tcPrChange>
          </w:tcPr>
          <w:p w14:paraId="0AB2375D" w14:textId="77777777" w:rsidR="00F91B1B" w:rsidRDefault="00F91B1B">
            <w:pPr>
              <w:jc w:val="center"/>
              <w:rPr>
                <w:ins w:id="2670" w:author="Gannon, Hugh (Allianz Global Life)" w:date="2026-06-30T11:28:00Z" w16du:dateUtc="2026-06-30T10:28:00Z"/>
                <w:rFonts w:ascii="Arial" w:hAnsi="Arial" w:cs="Arial"/>
                <w:color w:val="000000"/>
                <w:sz w:val="16"/>
                <w:szCs w:val="16"/>
              </w:rPr>
            </w:pPr>
            <w:ins w:id="2671" w:author="Gannon, Hugh (Allianz Global Life)" w:date="2026-06-30T11:28:00Z" w16du:dateUtc="2026-06-30T10:28:00Z">
              <w:r>
                <w:rPr>
                  <w:rFonts w:ascii="Arial" w:hAnsi="Arial" w:cs="Arial"/>
                  <w:color w:val="000000"/>
                  <w:sz w:val="16"/>
                  <w:szCs w:val="16"/>
                </w:rPr>
                <w:t>98% to 102%</w:t>
              </w:r>
            </w:ins>
          </w:p>
        </w:tc>
        <w:tc>
          <w:tcPr>
            <w:tcW w:w="1134" w:type="dxa"/>
            <w:tcBorders>
              <w:top w:val="nil"/>
              <w:left w:val="nil"/>
              <w:bottom w:val="nil"/>
              <w:right w:val="nil"/>
            </w:tcBorders>
            <w:noWrap/>
            <w:vAlign w:val="center"/>
            <w:hideMark/>
            <w:tcPrChange w:id="2672" w:author="Gannon, Hugh (Allianz Global Life)" w:date="2026-06-30T11:29:00Z" w16du:dateUtc="2026-06-30T10:29:00Z">
              <w:tcPr>
                <w:tcW w:w="1780" w:type="dxa"/>
                <w:gridSpan w:val="3"/>
                <w:tcBorders>
                  <w:top w:val="nil"/>
                  <w:left w:val="nil"/>
                  <w:bottom w:val="nil"/>
                  <w:right w:val="nil"/>
                </w:tcBorders>
                <w:noWrap/>
                <w:vAlign w:val="center"/>
                <w:hideMark/>
              </w:tcPr>
            </w:tcPrChange>
          </w:tcPr>
          <w:p w14:paraId="72029E55" w14:textId="77777777" w:rsidR="00F91B1B" w:rsidRDefault="00F91B1B">
            <w:pPr>
              <w:jc w:val="center"/>
              <w:rPr>
                <w:ins w:id="2673" w:author="Gannon, Hugh (Allianz Global Life)" w:date="2026-06-30T11:28:00Z" w16du:dateUtc="2026-06-30T10:28:00Z"/>
                <w:rFonts w:ascii="Arial" w:hAnsi="Arial" w:cs="Arial"/>
                <w:color w:val="000000"/>
                <w:sz w:val="16"/>
                <w:szCs w:val="16"/>
              </w:rPr>
            </w:pPr>
            <w:ins w:id="2674" w:author="Gannon, Hugh (Allianz Global Life)" w:date="2026-06-30T11:28:00Z" w16du:dateUtc="2026-06-30T10:28:00Z">
              <w:r>
                <w:rPr>
                  <w:rFonts w:ascii="Arial" w:hAnsi="Arial" w:cs="Arial"/>
                  <w:color w:val="000000"/>
                  <w:sz w:val="16"/>
                  <w:szCs w:val="16"/>
                </w:rPr>
                <w:t>0.00%</w:t>
              </w:r>
            </w:ins>
          </w:p>
        </w:tc>
        <w:tc>
          <w:tcPr>
            <w:tcW w:w="1134" w:type="dxa"/>
            <w:tcBorders>
              <w:top w:val="nil"/>
              <w:left w:val="nil"/>
              <w:bottom w:val="nil"/>
              <w:right w:val="nil"/>
            </w:tcBorders>
            <w:noWrap/>
            <w:vAlign w:val="center"/>
            <w:hideMark/>
            <w:tcPrChange w:id="2675" w:author="Gannon, Hugh (Allianz Global Life)" w:date="2026-06-30T11:29:00Z" w16du:dateUtc="2026-06-30T10:29:00Z">
              <w:tcPr>
                <w:tcW w:w="1120" w:type="dxa"/>
                <w:tcBorders>
                  <w:top w:val="nil"/>
                  <w:left w:val="nil"/>
                  <w:bottom w:val="nil"/>
                  <w:right w:val="nil"/>
                </w:tcBorders>
                <w:noWrap/>
                <w:vAlign w:val="center"/>
                <w:hideMark/>
              </w:tcPr>
            </w:tcPrChange>
          </w:tcPr>
          <w:p w14:paraId="698121E1" w14:textId="77777777" w:rsidR="00F91B1B" w:rsidRDefault="00F91B1B">
            <w:pPr>
              <w:jc w:val="center"/>
              <w:rPr>
                <w:ins w:id="2676" w:author="Gannon, Hugh (Allianz Global Life)" w:date="2026-06-30T11:28:00Z" w16du:dateUtc="2026-06-30T10:28:00Z"/>
                <w:rFonts w:ascii="Arial" w:hAnsi="Arial" w:cs="Arial"/>
                <w:color w:val="000000"/>
                <w:sz w:val="16"/>
                <w:szCs w:val="16"/>
              </w:rPr>
            </w:pPr>
            <w:ins w:id="2677" w:author="Gannon, Hugh (Allianz Global Life)" w:date="2026-06-30T11:28:00Z" w16du:dateUtc="2026-06-30T10:28:00Z">
              <w:r>
                <w:rPr>
                  <w:rFonts w:ascii="Arial" w:hAnsi="Arial" w:cs="Arial"/>
                  <w:color w:val="000000"/>
                  <w:sz w:val="16"/>
                  <w:szCs w:val="16"/>
                </w:rPr>
                <w:t>0.70%</w:t>
              </w:r>
            </w:ins>
          </w:p>
        </w:tc>
        <w:tc>
          <w:tcPr>
            <w:tcW w:w="1701" w:type="dxa"/>
            <w:tcBorders>
              <w:top w:val="nil"/>
              <w:left w:val="nil"/>
              <w:bottom w:val="nil"/>
              <w:right w:val="single" w:sz="8" w:space="0" w:color="auto"/>
            </w:tcBorders>
            <w:noWrap/>
            <w:vAlign w:val="center"/>
            <w:hideMark/>
            <w:tcPrChange w:id="2678" w:author="Gannon, Hugh (Allianz Global Life)" w:date="2026-06-30T11:29:00Z" w16du:dateUtc="2026-06-30T10:29:00Z">
              <w:tcPr>
                <w:tcW w:w="1340" w:type="dxa"/>
                <w:gridSpan w:val="2"/>
                <w:tcBorders>
                  <w:top w:val="nil"/>
                  <w:left w:val="nil"/>
                  <w:bottom w:val="nil"/>
                  <w:right w:val="single" w:sz="8" w:space="0" w:color="auto"/>
                </w:tcBorders>
                <w:noWrap/>
                <w:vAlign w:val="center"/>
                <w:hideMark/>
              </w:tcPr>
            </w:tcPrChange>
          </w:tcPr>
          <w:p w14:paraId="19FDB073" w14:textId="77777777" w:rsidR="00F91B1B" w:rsidRDefault="00F91B1B">
            <w:pPr>
              <w:jc w:val="center"/>
              <w:rPr>
                <w:ins w:id="2679" w:author="Gannon, Hugh (Allianz Global Life)" w:date="2026-06-30T11:28:00Z" w16du:dateUtc="2026-06-30T10:28:00Z"/>
                <w:rFonts w:ascii="Arial" w:hAnsi="Arial" w:cs="Arial"/>
                <w:color w:val="000000"/>
                <w:sz w:val="16"/>
                <w:szCs w:val="16"/>
              </w:rPr>
            </w:pPr>
            <w:ins w:id="2680" w:author="Gannon, Hugh (Allianz Global Life)" w:date="2026-06-30T11:28:00Z" w16du:dateUtc="2026-06-30T10:28:00Z">
              <w:r>
                <w:rPr>
                  <w:rFonts w:ascii="Arial" w:hAnsi="Arial" w:cs="Arial"/>
                  <w:color w:val="000000"/>
                  <w:sz w:val="16"/>
                  <w:szCs w:val="16"/>
                </w:rPr>
                <w:t>Surrender Penalty</w:t>
              </w:r>
            </w:ins>
          </w:p>
        </w:tc>
      </w:tr>
      <w:tr w:rsidR="00F91B1B" w14:paraId="61CEB884" w14:textId="77777777" w:rsidTr="00F91B1B">
        <w:trPr>
          <w:trHeight w:val="270"/>
          <w:ins w:id="2681" w:author="Gannon, Hugh (Allianz Global Life)" w:date="2026-06-30T11:28:00Z"/>
          <w:trPrChange w:id="2682" w:author="Gannon, Hugh (Allianz Global Life)" w:date="2026-06-30T11:29:00Z" w16du:dateUtc="2026-06-30T10:29:00Z">
            <w:trPr>
              <w:trHeight w:val="270"/>
            </w:trPr>
          </w:trPrChange>
        </w:trPr>
        <w:tc>
          <w:tcPr>
            <w:tcW w:w="983" w:type="dxa"/>
            <w:vMerge w:val="restart"/>
            <w:tcBorders>
              <w:top w:val="nil"/>
              <w:left w:val="single" w:sz="8" w:space="0" w:color="auto"/>
              <w:bottom w:val="nil"/>
              <w:right w:val="nil"/>
            </w:tcBorders>
            <w:shd w:val="clear" w:color="000000" w:fill="D9D9D9"/>
            <w:noWrap/>
            <w:vAlign w:val="center"/>
            <w:hideMark/>
            <w:tcPrChange w:id="2683" w:author="Gannon, Hugh (Allianz Global Life)" w:date="2026-06-30T11:29:00Z" w16du:dateUtc="2026-06-30T10:29:00Z">
              <w:tcPr>
                <w:tcW w:w="1180" w:type="dxa"/>
                <w:gridSpan w:val="2"/>
                <w:vMerge w:val="restart"/>
                <w:tcBorders>
                  <w:top w:val="nil"/>
                  <w:left w:val="single" w:sz="8" w:space="0" w:color="auto"/>
                  <w:bottom w:val="nil"/>
                  <w:right w:val="nil"/>
                </w:tcBorders>
                <w:shd w:val="clear" w:color="000000" w:fill="D9D9D9"/>
                <w:noWrap/>
                <w:vAlign w:val="center"/>
                <w:hideMark/>
              </w:tcPr>
            </w:tcPrChange>
          </w:tcPr>
          <w:p w14:paraId="68EBB9A8" w14:textId="77777777" w:rsidR="00F91B1B" w:rsidRDefault="00F91B1B">
            <w:pPr>
              <w:jc w:val="center"/>
              <w:rPr>
                <w:ins w:id="2684" w:author="Gannon, Hugh (Allianz Global Life)" w:date="2026-06-30T11:28:00Z" w16du:dateUtc="2026-06-30T10:28:00Z"/>
                <w:rFonts w:ascii="Arial" w:hAnsi="Arial" w:cs="Arial"/>
                <w:color w:val="000000"/>
                <w:sz w:val="16"/>
                <w:szCs w:val="16"/>
              </w:rPr>
            </w:pPr>
            <w:ins w:id="2685" w:author="Gannon, Hugh (Allianz Global Life)" w:date="2026-06-30T11:28:00Z" w16du:dateUtc="2026-06-30T10:28:00Z">
              <w:r>
                <w:rPr>
                  <w:rFonts w:ascii="Arial" w:hAnsi="Arial" w:cs="Arial"/>
                  <w:color w:val="000000"/>
                  <w:sz w:val="16"/>
                  <w:szCs w:val="16"/>
                </w:rPr>
                <w:t>C</w:t>
              </w:r>
            </w:ins>
          </w:p>
        </w:tc>
        <w:tc>
          <w:tcPr>
            <w:tcW w:w="992" w:type="dxa"/>
            <w:tcBorders>
              <w:top w:val="nil"/>
              <w:left w:val="nil"/>
              <w:bottom w:val="nil"/>
              <w:right w:val="nil"/>
            </w:tcBorders>
            <w:shd w:val="clear" w:color="000000" w:fill="D9D9D9"/>
            <w:noWrap/>
            <w:vAlign w:val="center"/>
            <w:hideMark/>
            <w:tcPrChange w:id="2686" w:author="Gannon, Hugh (Allianz Global Life)" w:date="2026-06-30T11:29:00Z" w16du:dateUtc="2026-06-30T10:29:00Z">
              <w:tcPr>
                <w:tcW w:w="940" w:type="dxa"/>
                <w:gridSpan w:val="2"/>
                <w:tcBorders>
                  <w:top w:val="nil"/>
                  <w:left w:val="nil"/>
                  <w:bottom w:val="nil"/>
                  <w:right w:val="nil"/>
                </w:tcBorders>
                <w:shd w:val="clear" w:color="000000" w:fill="D9D9D9"/>
                <w:noWrap/>
                <w:vAlign w:val="center"/>
                <w:hideMark/>
              </w:tcPr>
            </w:tcPrChange>
          </w:tcPr>
          <w:p w14:paraId="363E4024" w14:textId="77777777" w:rsidR="00F91B1B" w:rsidRDefault="00F91B1B">
            <w:pPr>
              <w:jc w:val="center"/>
              <w:rPr>
                <w:ins w:id="2687" w:author="Gannon, Hugh (Allianz Global Life)" w:date="2026-06-30T11:28:00Z" w16du:dateUtc="2026-06-30T10:28:00Z"/>
                <w:rFonts w:ascii="Arial" w:hAnsi="Arial" w:cs="Arial"/>
                <w:color w:val="000000"/>
                <w:sz w:val="16"/>
                <w:szCs w:val="16"/>
              </w:rPr>
            </w:pPr>
            <w:ins w:id="2688" w:author="Gannon, Hugh (Allianz Global Life)" w:date="2026-06-30T11:28:00Z" w16du:dateUtc="2026-06-30T10:28:00Z">
              <w:r>
                <w:rPr>
                  <w:rFonts w:ascii="Arial" w:hAnsi="Arial" w:cs="Arial"/>
                  <w:color w:val="000000"/>
                  <w:sz w:val="16"/>
                  <w:szCs w:val="16"/>
                </w:rPr>
                <w:t>C1</w:t>
              </w:r>
            </w:ins>
          </w:p>
        </w:tc>
        <w:tc>
          <w:tcPr>
            <w:tcW w:w="1134" w:type="dxa"/>
            <w:tcBorders>
              <w:top w:val="nil"/>
              <w:left w:val="nil"/>
              <w:bottom w:val="nil"/>
              <w:right w:val="nil"/>
            </w:tcBorders>
            <w:shd w:val="clear" w:color="000000" w:fill="D9D9D9"/>
            <w:noWrap/>
            <w:vAlign w:val="center"/>
            <w:hideMark/>
            <w:tcPrChange w:id="2689" w:author="Gannon, Hugh (Allianz Global Life)" w:date="2026-06-30T11:29:00Z" w16du:dateUtc="2026-06-30T10:29:00Z">
              <w:tcPr>
                <w:tcW w:w="1700" w:type="dxa"/>
                <w:gridSpan w:val="2"/>
                <w:tcBorders>
                  <w:top w:val="nil"/>
                  <w:left w:val="nil"/>
                  <w:bottom w:val="nil"/>
                  <w:right w:val="nil"/>
                </w:tcBorders>
                <w:shd w:val="clear" w:color="000000" w:fill="D9D9D9"/>
                <w:noWrap/>
                <w:vAlign w:val="center"/>
                <w:hideMark/>
              </w:tcPr>
            </w:tcPrChange>
          </w:tcPr>
          <w:p w14:paraId="0D2F8451" w14:textId="77777777" w:rsidR="00F91B1B" w:rsidRDefault="00F91B1B">
            <w:pPr>
              <w:jc w:val="center"/>
              <w:rPr>
                <w:ins w:id="2690" w:author="Gannon, Hugh (Allianz Global Life)" w:date="2026-06-30T11:28:00Z" w16du:dateUtc="2026-06-30T10:28:00Z"/>
                <w:rFonts w:ascii="Arial" w:hAnsi="Arial" w:cs="Arial"/>
                <w:color w:val="000000"/>
                <w:sz w:val="16"/>
                <w:szCs w:val="16"/>
              </w:rPr>
            </w:pPr>
            <w:ins w:id="2691" w:author="Gannon, Hugh (Allianz Global Life)" w:date="2026-06-30T11:28:00Z" w16du:dateUtc="2026-06-30T10:28:00Z">
              <w:r>
                <w:rPr>
                  <w:rFonts w:ascii="Arial" w:hAnsi="Arial" w:cs="Arial"/>
                  <w:color w:val="000000"/>
                  <w:sz w:val="16"/>
                  <w:szCs w:val="16"/>
                </w:rPr>
                <w:t>0.00%</w:t>
              </w:r>
            </w:ins>
          </w:p>
        </w:tc>
        <w:tc>
          <w:tcPr>
            <w:tcW w:w="1276" w:type="dxa"/>
            <w:tcBorders>
              <w:top w:val="nil"/>
              <w:left w:val="nil"/>
              <w:bottom w:val="nil"/>
              <w:right w:val="nil"/>
            </w:tcBorders>
            <w:shd w:val="clear" w:color="000000" w:fill="D9D9D9"/>
            <w:noWrap/>
            <w:vAlign w:val="center"/>
            <w:hideMark/>
            <w:tcPrChange w:id="2692" w:author="Gannon, Hugh (Allianz Global Life)" w:date="2026-06-30T11:29:00Z" w16du:dateUtc="2026-06-30T10:29:00Z">
              <w:tcPr>
                <w:tcW w:w="1420" w:type="dxa"/>
                <w:gridSpan w:val="2"/>
                <w:tcBorders>
                  <w:top w:val="nil"/>
                  <w:left w:val="nil"/>
                  <w:bottom w:val="nil"/>
                  <w:right w:val="nil"/>
                </w:tcBorders>
                <w:shd w:val="clear" w:color="000000" w:fill="D9D9D9"/>
                <w:noWrap/>
                <w:vAlign w:val="center"/>
                <w:hideMark/>
              </w:tcPr>
            </w:tcPrChange>
          </w:tcPr>
          <w:p w14:paraId="72F3C5BB" w14:textId="77777777" w:rsidR="00F91B1B" w:rsidRDefault="00F91B1B">
            <w:pPr>
              <w:jc w:val="center"/>
              <w:rPr>
                <w:ins w:id="2693" w:author="Gannon, Hugh (Allianz Global Life)" w:date="2026-06-30T11:28:00Z" w16du:dateUtc="2026-06-30T10:28:00Z"/>
                <w:rFonts w:ascii="Arial" w:hAnsi="Arial" w:cs="Arial"/>
                <w:color w:val="000000"/>
                <w:sz w:val="16"/>
                <w:szCs w:val="16"/>
              </w:rPr>
            </w:pPr>
            <w:ins w:id="2694" w:author="Gannon, Hugh (Allianz Global Life)" w:date="2026-06-30T11:28:00Z" w16du:dateUtc="2026-06-30T10:28:00Z">
              <w:r>
                <w:rPr>
                  <w:rFonts w:ascii="Arial" w:hAnsi="Arial" w:cs="Arial"/>
                  <w:color w:val="000000"/>
                  <w:sz w:val="16"/>
                  <w:szCs w:val="16"/>
                </w:rPr>
                <w:t>0% to 4%</w:t>
              </w:r>
            </w:ins>
          </w:p>
        </w:tc>
        <w:tc>
          <w:tcPr>
            <w:tcW w:w="1559" w:type="dxa"/>
            <w:tcBorders>
              <w:top w:val="nil"/>
              <w:left w:val="nil"/>
              <w:bottom w:val="nil"/>
              <w:right w:val="nil"/>
            </w:tcBorders>
            <w:shd w:val="clear" w:color="000000" w:fill="D9D9D9"/>
            <w:noWrap/>
            <w:vAlign w:val="center"/>
            <w:hideMark/>
            <w:tcPrChange w:id="2695" w:author="Gannon, Hugh (Allianz Global Life)" w:date="2026-06-30T11:29:00Z" w16du:dateUtc="2026-06-30T10:29:00Z">
              <w:tcPr>
                <w:tcW w:w="1720" w:type="dxa"/>
                <w:gridSpan w:val="2"/>
                <w:tcBorders>
                  <w:top w:val="nil"/>
                  <w:left w:val="nil"/>
                  <w:bottom w:val="nil"/>
                  <w:right w:val="nil"/>
                </w:tcBorders>
                <w:shd w:val="clear" w:color="000000" w:fill="D9D9D9"/>
                <w:noWrap/>
                <w:vAlign w:val="center"/>
                <w:hideMark/>
              </w:tcPr>
            </w:tcPrChange>
          </w:tcPr>
          <w:p w14:paraId="0CF57A84" w14:textId="77777777" w:rsidR="00F91B1B" w:rsidRDefault="00F91B1B">
            <w:pPr>
              <w:jc w:val="center"/>
              <w:rPr>
                <w:ins w:id="2696" w:author="Gannon, Hugh (Allianz Global Life)" w:date="2026-06-30T11:28:00Z" w16du:dateUtc="2026-06-30T10:28:00Z"/>
                <w:rFonts w:ascii="Arial" w:hAnsi="Arial" w:cs="Arial"/>
                <w:color w:val="000000"/>
                <w:sz w:val="16"/>
                <w:szCs w:val="16"/>
              </w:rPr>
            </w:pPr>
            <w:ins w:id="2697" w:author="Gannon, Hugh (Allianz Global Life)" w:date="2026-06-30T11:28:00Z" w16du:dateUtc="2026-06-30T10:28:00Z">
              <w:r>
                <w:rPr>
                  <w:rFonts w:ascii="Arial" w:hAnsi="Arial" w:cs="Arial"/>
                  <w:color w:val="000000"/>
                  <w:sz w:val="16"/>
                  <w:szCs w:val="16"/>
                </w:rPr>
                <w:t>96% to 100%</w:t>
              </w:r>
            </w:ins>
          </w:p>
        </w:tc>
        <w:tc>
          <w:tcPr>
            <w:tcW w:w="1134" w:type="dxa"/>
            <w:tcBorders>
              <w:top w:val="nil"/>
              <w:left w:val="nil"/>
              <w:bottom w:val="nil"/>
              <w:right w:val="nil"/>
            </w:tcBorders>
            <w:shd w:val="clear" w:color="000000" w:fill="D9D9D9"/>
            <w:noWrap/>
            <w:vAlign w:val="center"/>
            <w:hideMark/>
            <w:tcPrChange w:id="2698" w:author="Gannon, Hugh (Allianz Global Life)" w:date="2026-06-30T11:29:00Z" w16du:dateUtc="2026-06-30T10:29:00Z">
              <w:tcPr>
                <w:tcW w:w="1780" w:type="dxa"/>
                <w:gridSpan w:val="3"/>
                <w:tcBorders>
                  <w:top w:val="nil"/>
                  <w:left w:val="nil"/>
                  <w:bottom w:val="nil"/>
                  <w:right w:val="nil"/>
                </w:tcBorders>
                <w:shd w:val="clear" w:color="000000" w:fill="D9D9D9"/>
                <w:noWrap/>
                <w:vAlign w:val="center"/>
                <w:hideMark/>
              </w:tcPr>
            </w:tcPrChange>
          </w:tcPr>
          <w:p w14:paraId="4069DCDD" w14:textId="77777777" w:rsidR="00F91B1B" w:rsidRDefault="00F91B1B">
            <w:pPr>
              <w:jc w:val="center"/>
              <w:rPr>
                <w:ins w:id="2699" w:author="Gannon, Hugh (Allianz Global Life)" w:date="2026-06-30T11:28:00Z" w16du:dateUtc="2026-06-30T10:28:00Z"/>
                <w:rFonts w:ascii="Arial" w:hAnsi="Arial" w:cs="Arial"/>
                <w:color w:val="000000"/>
                <w:sz w:val="16"/>
                <w:szCs w:val="16"/>
              </w:rPr>
            </w:pPr>
            <w:ins w:id="2700" w:author="Gannon, Hugh (Allianz Global Life)" w:date="2026-06-30T11:28:00Z" w16du:dateUtc="2026-06-30T10:28:00Z">
              <w:r>
                <w:rPr>
                  <w:rFonts w:ascii="Arial" w:hAnsi="Arial" w:cs="Arial"/>
                  <w:color w:val="000000"/>
                  <w:sz w:val="16"/>
                  <w:szCs w:val="16"/>
                </w:rPr>
                <w:t>0.50%</w:t>
              </w:r>
            </w:ins>
          </w:p>
        </w:tc>
        <w:tc>
          <w:tcPr>
            <w:tcW w:w="1134" w:type="dxa"/>
            <w:tcBorders>
              <w:top w:val="nil"/>
              <w:left w:val="nil"/>
              <w:bottom w:val="nil"/>
              <w:right w:val="nil"/>
            </w:tcBorders>
            <w:shd w:val="clear" w:color="000000" w:fill="D9D9D9"/>
            <w:noWrap/>
            <w:vAlign w:val="center"/>
            <w:hideMark/>
            <w:tcPrChange w:id="2701" w:author="Gannon, Hugh (Allianz Global Life)" w:date="2026-06-30T11:29:00Z" w16du:dateUtc="2026-06-30T10:29:00Z">
              <w:tcPr>
                <w:tcW w:w="1120" w:type="dxa"/>
                <w:tcBorders>
                  <w:top w:val="nil"/>
                  <w:left w:val="nil"/>
                  <w:bottom w:val="nil"/>
                  <w:right w:val="nil"/>
                </w:tcBorders>
                <w:shd w:val="clear" w:color="000000" w:fill="D9D9D9"/>
                <w:noWrap/>
                <w:vAlign w:val="center"/>
                <w:hideMark/>
              </w:tcPr>
            </w:tcPrChange>
          </w:tcPr>
          <w:p w14:paraId="384AEBFE" w14:textId="77777777" w:rsidR="00F91B1B" w:rsidRDefault="00F91B1B">
            <w:pPr>
              <w:jc w:val="center"/>
              <w:rPr>
                <w:ins w:id="2702" w:author="Gannon, Hugh (Allianz Global Life)" w:date="2026-06-30T11:28:00Z" w16du:dateUtc="2026-06-30T10:28:00Z"/>
                <w:rFonts w:ascii="Arial" w:hAnsi="Arial" w:cs="Arial"/>
                <w:color w:val="000000"/>
                <w:sz w:val="16"/>
                <w:szCs w:val="16"/>
              </w:rPr>
            </w:pPr>
            <w:ins w:id="2703" w:author="Gannon, Hugh (Allianz Global Life)" w:date="2026-06-30T11:28:00Z" w16du:dateUtc="2026-06-30T10:28:00Z">
              <w:r>
                <w:rPr>
                  <w:rFonts w:ascii="Arial" w:hAnsi="Arial" w:cs="Arial"/>
                  <w:color w:val="000000"/>
                  <w:sz w:val="16"/>
                  <w:szCs w:val="16"/>
                </w:rPr>
                <w:t>0.95%</w:t>
              </w:r>
            </w:ins>
          </w:p>
        </w:tc>
        <w:tc>
          <w:tcPr>
            <w:tcW w:w="1701" w:type="dxa"/>
            <w:tcBorders>
              <w:top w:val="nil"/>
              <w:left w:val="nil"/>
              <w:bottom w:val="nil"/>
              <w:right w:val="single" w:sz="8" w:space="0" w:color="auto"/>
            </w:tcBorders>
            <w:shd w:val="clear" w:color="000000" w:fill="D9D9D9"/>
            <w:noWrap/>
            <w:vAlign w:val="center"/>
            <w:hideMark/>
            <w:tcPrChange w:id="2704" w:author="Gannon, Hugh (Allianz Global Life)" w:date="2026-06-30T11:29:00Z" w16du:dateUtc="2026-06-30T10:29:00Z">
              <w:tcPr>
                <w:tcW w:w="1340" w:type="dxa"/>
                <w:gridSpan w:val="2"/>
                <w:tcBorders>
                  <w:top w:val="nil"/>
                  <w:left w:val="nil"/>
                  <w:bottom w:val="nil"/>
                  <w:right w:val="single" w:sz="8" w:space="0" w:color="auto"/>
                </w:tcBorders>
                <w:shd w:val="clear" w:color="000000" w:fill="D9D9D9"/>
                <w:noWrap/>
                <w:vAlign w:val="center"/>
                <w:hideMark/>
              </w:tcPr>
            </w:tcPrChange>
          </w:tcPr>
          <w:p w14:paraId="2D4C43B8" w14:textId="77777777" w:rsidR="00F91B1B" w:rsidRDefault="00F91B1B">
            <w:pPr>
              <w:jc w:val="center"/>
              <w:rPr>
                <w:ins w:id="2705" w:author="Gannon, Hugh (Allianz Global Life)" w:date="2026-06-30T11:28:00Z" w16du:dateUtc="2026-06-30T10:28:00Z"/>
                <w:rFonts w:ascii="Arial" w:hAnsi="Arial" w:cs="Arial"/>
                <w:color w:val="000000"/>
                <w:sz w:val="16"/>
                <w:szCs w:val="16"/>
              </w:rPr>
            </w:pPr>
            <w:ins w:id="2706" w:author="Gannon, Hugh (Allianz Global Life)" w:date="2026-06-30T11:28:00Z" w16du:dateUtc="2026-06-30T10:28:00Z">
              <w:r>
                <w:rPr>
                  <w:rFonts w:ascii="Arial" w:hAnsi="Arial" w:cs="Arial"/>
                  <w:color w:val="000000"/>
                  <w:sz w:val="16"/>
                  <w:szCs w:val="16"/>
                </w:rPr>
                <w:t>N/A</w:t>
              </w:r>
            </w:ins>
          </w:p>
        </w:tc>
      </w:tr>
      <w:tr w:rsidR="00F91B1B" w14:paraId="6AFD0C91" w14:textId="77777777" w:rsidTr="00F91B1B">
        <w:trPr>
          <w:trHeight w:val="255"/>
          <w:ins w:id="2707" w:author="Gannon, Hugh (Allianz Global Life)" w:date="2026-06-30T11:28:00Z"/>
          <w:trPrChange w:id="2708" w:author="Gannon, Hugh (Allianz Global Life)" w:date="2026-06-30T11:29:00Z" w16du:dateUtc="2026-06-30T10:29:00Z">
            <w:trPr>
              <w:trHeight w:val="255"/>
            </w:trPr>
          </w:trPrChange>
        </w:trPr>
        <w:tc>
          <w:tcPr>
            <w:tcW w:w="983" w:type="dxa"/>
            <w:vMerge/>
            <w:tcBorders>
              <w:top w:val="nil"/>
              <w:left w:val="single" w:sz="8" w:space="0" w:color="auto"/>
              <w:bottom w:val="nil"/>
              <w:right w:val="nil"/>
            </w:tcBorders>
            <w:vAlign w:val="center"/>
            <w:hideMark/>
            <w:tcPrChange w:id="2709" w:author="Gannon, Hugh (Allianz Global Life)" w:date="2026-06-30T11:29:00Z" w16du:dateUtc="2026-06-30T10:29:00Z">
              <w:tcPr>
                <w:tcW w:w="1180" w:type="dxa"/>
                <w:gridSpan w:val="2"/>
                <w:vMerge/>
                <w:tcBorders>
                  <w:top w:val="nil"/>
                  <w:left w:val="single" w:sz="8" w:space="0" w:color="auto"/>
                  <w:bottom w:val="nil"/>
                  <w:right w:val="nil"/>
                </w:tcBorders>
                <w:vAlign w:val="center"/>
                <w:hideMark/>
              </w:tcPr>
            </w:tcPrChange>
          </w:tcPr>
          <w:p w14:paraId="52899584" w14:textId="77777777" w:rsidR="00F91B1B" w:rsidRDefault="00F91B1B">
            <w:pPr>
              <w:rPr>
                <w:ins w:id="2710" w:author="Gannon, Hugh (Allianz Global Life)" w:date="2026-06-30T11:28:00Z" w16du:dateUtc="2026-06-30T10:28:00Z"/>
                <w:rFonts w:ascii="Arial" w:hAnsi="Arial" w:cs="Arial"/>
                <w:color w:val="000000"/>
                <w:sz w:val="16"/>
                <w:szCs w:val="16"/>
              </w:rPr>
            </w:pPr>
          </w:p>
        </w:tc>
        <w:tc>
          <w:tcPr>
            <w:tcW w:w="992" w:type="dxa"/>
            <w:tcBorders>
              <w:top w:val="nil"/>
              <w:left w:val="nil"/>
              <w:bottom w:val="nil"/>
              <w:right w:val="nil"/>
            </w:tcBorders>
            <w:shd w:val="clear" w:color="000000" w:fill="D9D9D9"/>
            <w:noWrap/>
            <w:vAlign w:val="center"/>
            <w:hideMark/>
            <w:tcPrChange w:id="2711" w:author="Gannon, Hugh (Allianz Global Life)" w:date="2026-06-30T11:29:00Z" w16du:dateUtc="2026-06-30T10:29:00Z">
              <w:tcPr>
                <w:tcW w:w="940" w:type="dxa"/>
                <w:gridSpan w:val="2"/>
                <w:tcBorders>
                  <w:top w:val="nil"/>
                  <w:left w:val="nil"/>
                  <w:bottom w:val="nil"/>
                  <w:right w:val="nil"/>
                </w:tcBorders>
                <w:shd w:val="clear" w:color="000000" w:fill="D9D9D9"/>
                <w:noWrap/>
                <w:vAlign w:val="center"/>
                <w:hideMark/>
              </w:tcPr>
            </w:tcPrChange>
          </w:tcPr>
          <w:p w14:paraId="0339C292" w14:textId="77777777" w:rsidR="00F91B1B" w:rsidRDefault="00F91B1B">
            <w:pPr>
              <w:jc w:val="center"/>
              <w:rPr>
                <w:ins w:id="2712" w:author="Gannon, Hugh (Allianz Global Life)" w:date="2026-06-30T11:28:00Z" w16du:dateUtc="2026-06-30T10:28:00Z"/>
                <w:rFonts w:ascii="Arial" w:hAnsi="Arial" w:cs="Arial"/>
                <w:color w:val="000000"/>
                <w:sz w:val="16"/>
                <w:szCs w:val="16"/>
              </w:rPr>
            </w:pPr>
            <w:ins w:id="2713" w:author="Gannon, Hugh (Allianz Global Life)" w:date="2026-06-30T11:28:00Z" w16du:dateUtc="2026-06-30T10:28:00Z">
              <w:r>
                <w:rPr>
                  <w:rFonts w:ascii="Arial" w:hAnsi="Arial" w:cs="Arial"/>
                  <w:color w:val="000000"/>
                  <w:sz w:val="16"/>
                  <w:szCs w:val="16"/>
                </w:rPr>
                <w:t>C2</w:t>
              </w:r>
            </w:ins>
          </w:p>
        </w:tc>
        <w:tc>
          <w:tcPr>
            <w:tcW w:w="1134" w:type="dxa"/>
            <w:tcBorders>
              <w:top w:val="nil"/>
              <w:left w:val="nil"/>
              <w:bottom w:val="nil"/>
              <w:right w:val="nil"/>
            </w:tcBorders>
            <w:shd w:val="clear" w:color="000000" w:fill="D9D9D9"/>
            <w:noWrap/>
            <w:vAlign w:val="center"/>
            <w:hideMark/>
            <w:tcPrChange w:id="2714" w:author="Gannon, Hugh (Allianz Global Life)" w:date="2026-06-30T11:29:00Z" w16du:dateUtc="2026-06-30T10:29:00Z">
              <w:tcPr>
                <w:tcW w:w="1700" w:type="dxa"/>
                <w:gridSpan w:val="2"/>
                <w:tcBorders>
                  <w:top w:val="nil"/>
                  <w:left w:val="nil"/>
                  <w:bottom w:val="nil"/>
                  <w:right w:val="nil"/>
                </w:tcBorders>
                <w:shd w:val="clear" w:color="000000" w:fill="D9D9D9"/>
                <w:noWrap/>
                <w:vAlign w:val="center"/>
                <w:hideMark/>
              </w:tcPr>
            </w:tcPrChange>
          </w:tcPr>
          <w:p w14:paraId="59EA17CE" w14:textId="77777777" w:rsidR="00F91B1B" w:rsidRDefault="00F91B1B">
            <w:pPr>
              <w:jc w:val="center"/>
              <w:rPr>
                <w:ins w:id="2715" w:author="Gannon, Hugh (Allianz Global Life)" w:date="2026-06-30T11:28:00Z" w16du:dateUtc="2026-06-30T10:28:00Z"/>
                <w:rFonts w:ascii="Arial" w:hAnsi="Arial" w:cs="Arial"/>
                <w:color w:val="000000"/>
                <w:sz w:val="16"/>
                <w:szCs w:val="16"/>
              </w:rPr>
            </w:pPr>
            <w:ins w:id="2716" w:author="Gannon, Hugh (Allianz Global Life)" w:date="2026-06-30T11:28:00Z" w16du:dateUtc="2026-06-30T10:28:00Z">
              <w:r>
                <w:rPr>
                  <w:rFonts w:ascii="Arial" w:hAnsi="Arial" w:cs="Arial"/>
                  <w:color w:val="000000"/>
                  <w:sz w:val="16"/>
                  <w:szCs w:val="16"/>
                </w:rPr>
                <w:t>1.00%</w:t>
              </w:r>
            </w:ins>
          </w:p>
        </w:tc>
        <w:tc>
          <w:tcPr>
            <w:tcW w:w="1276" w:type="dxa"/>
            <w:tcBorders>
              <w:top w:val="nil"/>
              <w:left w:val="nil"/>
              <w:bottom w:val="nil"/>
              <w:right w:val="nil"/>
            </w:tcBorders>
            <w:shd w:val="clear" w:color="000000" w:fill="D9D9D9"/>
            <w:noWrap/>
            <w:vAlign w:val="center"/>
            <w:hideMark/>
            <w:tcPrChange w:id="2717" w:author="Gannon, Hugh (Allianz Global Life)" w:date="2026-06-30T11:29:00Z" w16du:dateUtc="2026-06-30T10:29:00Z">
              <w:tcPr>
                <w:tcW w:w="1420" w:type="dxa"/>
                <w:gridSpan w:val="2"/>
                <w:tcBorders>
                  <w:top w:val="nil"/>
                  <w:left w:val="nil"/>
                  <w:bottom w:val="nil"/>
                  <w:right w:val="nil"/>
                </w:tcBorders>
                <w:shd w:val="clear" w:color="000000" w:fill="D9D9D9"/>
                <w:noWrap/>
                <w:vAlign w:val="center"/>
                <w:hideMark/>
              </w:tcPr>
            </w:tcPrChange>
          </w:tcPr>
          <w:p w14:paraId="04A01F98" w14:textId="77777777" w:rsidR="00F91B1B" w:rsidRDefault="00F91B1B">
            <w:pPr>
              <w:jc w:val="center"/>
              <w:rPr>
                <w:ins w:id="2718" w:author="Gannon, Hugh (Allianz Global Life)" w:date="2026-06-30T11:28:00Z" w16du:dateUtc="2026-06-30T10:28:00Z"/>
                <w:rFonts w:ascii="Arial" w:hAnsi="Arial" w:cs="Arial"/>
                <w:color w:val="000000"/>
                <w:sz w:val="16"/>
                <w:szCs w:val="16"/>
              </w:rPr>
            </w:pPr>
            <w:ins w:id="2719" w:author="Gannon, Hugh (Allianz Global Life)" w:date="2026-06-30T11:28:00Z" w16du:dateUtc="2026-06-30T10:28:00Z">
              <w:r>
                <w:rPr>
                  <w:rFonts w:ascii="Arial" w:hAnsi="Arial" w:cs="Arial"/>
                  <w:color w:val="000000"/>
                  <w:sz w:val="16"/>
                  <w:szCs w:val="16"/>
                </w:rPr>
                <w:t>0% to 4%</w:t>
              </w:r>
            </w:ins>
          </w:p>
        </w:tc>
        <w:tc>
          <w:tcPr>
            <w:tcW w:w="1559" w:type="dxa"/>
            <w:tcBorders>
              <w:top w:val="nil"/>
              <w:left w:val="nil"/>
              <w:bottom w:val="nil"/>
              <w:right w:val="nil"/>
            </w:tcBorders>
            <w:shd w:val="clear" w:color="000000" w:fill="D9D9D9"/>
            <w:noWrap/>
            <w:vAlign w:val="center"/>
            <w:hideMark/>
            <w:tcPrChange w:id="2720" w:author="Gannon, Hugh (Allianz Global Life)" w:date="2026-06-30T11:29:00Z" w16du:dateUtc="2026-06-30T10:29:00Z">
              <w:tcPr>
                <w:tcW w:w="1720" w:type="dxa"/>
                <w:gridSpan w:val="2"/>
                <w:tcBorders>
                  <w:top w:val="nil"/>
                  <w:left w:val="nil"/>
                  <w:bottom w:val="nil"/>
                  <w:right w:val="nil"/>
                </w:tcBorders>
                <w:shd w:val="clear" w:color="000000" w:fill="D9D9D9"/>
                <w:noWrap/>
                <w:vAlign w:val="center"/>
                <w:hideMark/>
              </w:tcPr>
            </w:tcPrChange>
          </w:tcPr>
          <w:p w14:paraId="0DE8C7F7" w14:textId="77777777" w:rsidR="00F91B1B" w:rsidRDefault="00F91B1B">
            <w:pPr>
              <w:jc w:val="center"/>
              <w:rPr>
                <w:ins w:id="2721" w:author="Gannon, Hugh (Allianz Global Life)" w:date="2026-06-30T11:28:00Z" w16du:dateUtc="2026-06-30T10:28:00Z"/>
                <w:rFonts w:ascii="Arial" w:hAnsi="Arial" w:cs="Arial"/>
                <w:color w:val="000000"/>
                <w:sz w:val="16"/>
                <w:szCs w:val="16"/>
              </w:rPr>
            </w:pPr>
            <w:ins w:id="2722" w:author="Gannon, Hugh (Allianz Global Life)" w:date="2026-06-30T11:28:00Z" w16du:dateUtc="2026-06-30T10:28:00Z">
              <w:r>
                <w:rPr>
                  <w:rFonts w:ascii="Arial" w:hAnsi="Arial" w:cs="Arial"/>
                  <w:color w:val="000000"/>
                  <w:sz w:val="16"/>
                  <w:szCs w:val="16"/>
                </w:rPr>
                <w:t>97% to 101%</w:t>
              </w:r>
            </w:ins>
          </w:p>
        </w:tc>
        <w:tc>
          <w:tcPr>
            <w:tcW w:w="1134" w:type="dxa"/>
            <w:tcBorders>
              <w:top w:val="nil"/>
              <w:left w:val="nil"/>
              <w:bottom w:val="nil"/>
              <w:right w:val="nil"/>
            </w:tcBorders>
            <w:shd w:val="clear" w:color="000000" w:fill="D9D9D9"/>
            <w:noWrap/>
            <w:vAlign w:val="center"/>
            <w:hideMark/>
            <w:tcPrChange w:id="2723" w:author="Gannon, Hugh (Allianz Global Life)" w:date="2026-06-30T11:29:00Z" w16du:dateUtc="2026-06-30T10:29:00Z">
              <w:tcPr>
                <w:tcW w:w="1780" w:type="dxa"/>
                <w:gridSpan w:val="3"/>
                <w:tcBorders>
                  <w:top w:val="nil"/>
                  <w:left w:val="nil"/>
                  <w:bottom w:val="nil"/>
                  <w:right w:val="nil"/>
                </w:tcBorders>
                <w:shd w:val="clear" w:color="000000" w:fill="D9D9D9"/>
                <w:noWrap/>
                <w:vAlign w:val="center"/>
                <w:hideMark/>
              </w:tcPr>
            </w:tcPrChange>
          </w:tcPr>
          <w:p w14:paraId="364BF59F" w14:textId="77777777" w:rsidR="00F91B1B" w:rsidRDefault="00F91B1B">
            <w:pPr>
              <w:jc w:val="center"/>
              <w:rPr>
                <w:ins w:id="2724" w:author="Gannon, Hugh (Allianz Global Life)" w:date="2026-06-30T11:28:00Z" w16du:dateUtc="2026-06-30T10:28:00Z"/>
                <w:rFonts w:ascii="Arial" w:hAnsi="Arial" w:cs="Arial"/>
                <w:color w:val="000000"/>
                <w:sz w:val="16"/>
                <w:szCs w:val="16"/>
              </w:rPr>
            </w:pPr>
            <w:ins w:id="2725" w:author="Gannon, Hugh (Allianz Global Life)" w:date="2026-06-30T11:28:00Z" w16du:dateUtc="2026-06-30T10:28:00Z">
              <w:r>
                <w:rPr>
                  <w:rFonts w:ascii="Arial" w:hAnsi="Arial" w:cs="Arial"/>
                  <w:color w:val="000000"/>
                  <w:sz w:val="16"/>
                  <w:szCs w:val="16"/>
                </w:rPr>
                <w:t>0.38%</w:t>
              </w:r>
            </w:ins>
          </w:p>
        </w:tc>
        <w:tc>
          <w:tcPr>
            <w:tcW w:w="1134" w:type="dxa"/>
            <w:tcBorders>
              <w:top w:val="nil"/>
              <w:left w:val="nil"/>
              <w:bottom w:val="nil"/>
              <w:right w:val="nil"/>
            </w:tcBorders>
            <w:shd w:val="clear" w:color="000000" w:fill="D9D9D9"/>
            <w:noWrap/>
            <w:vAlign w:val="center"/>
            <w:hideMark/>
            <w:tcPrChange w:id="2726" w:author="Gannon, Hugh (Allianz Global Life)" w:date="2026-06-30T11:29:00Z" w16du:dateUtc="2026-06-30T10:29:00Z">
              <w:tcPr>
                <w:tcW w:w="1120" w:type="dxa"/>
                <w:tcBorders>
                  <w:top w:val="nil"/>
                  <w:left w:val="nil"/>
                  <w:bottom w:val="nil"/>
                  <w:right w:val="nil"/>
                </w:tcBorders>
                <w:shd w:val="clear" w:color="000000" w:fill="D9D9D9"/>
                <w:noWrap/>
                <w:vAlign w:val="center"/>
                <w:hideMark/>
              </w:tcPr>
            </w:tcPrChange>
          </w:tcPr>
          <w:p w14:paraId="1B1A92A8" w14:textId="77777777" w:rsidR="00F91B1B" w:rsidRDefault="00F91B1B">
            <w:pPr>
              <w:jc w:val="center"/>
              <w:rPr>
                <w:ins w:id="2727" w:author="Gannon, Hugh (Allianz Global Life)" w:date="2026-06-30T11:28:00Z" w16du:dateUtc="2026-06-30T10:28:00Z"/>
                <w:rFonts w:ascii="Arial" w:hAnsi="Arial" w:cs="Arial"/>
                <w:color w:val="000000"/>
                <w:sz w:val="16"/>
                <w:szCs w:val="16"/>
              </w:rPr>
            </w:pPr>
            <w:ins w:id="2728" w:author="Gannon, Hugh (Allianz Global Life)" w:date="2026-06-30T11:28:00Z" w16du:dateUtc="2026-06-30T10:28:00Z">
              <w:r>
                <w:rPr>
                  <w:rFonts w:ascii="Arial" w:hAnsi="Arial" w:cs="Arial"/>
                  <w:color w:val="000000"/>
                  <w:sz w:val="16"/>
                  <w:szCs w:val="16"/>
                </w:rPr>
                <w:t>0.95%</w:t>
              </w:r>
            </w:ins>
          </w:p>
        </w:tc>
        <w:tc>
          <w:tcPr>
            <w:tcW w:w="1701" w:type="dxa"/>
            <w:tcBorders>
              <w:top w:val="nil"/>
              <w:left w:val="nil"/>
              <w:bottom w:val="nil"/>
              <w:right w:val="single" w:sz="8" w:space="0" w:color="auto"/>
            </w:tcBorders>
            <w:shd w:val="clear" w:color="000000" w:fill="D9D9D9"/>
            <w:noWrap/>
            <w:vAlign w:val="center"/>
            <w:hideMark/>
            <w:tcPrChange w:id="2729" w:author="Gannon, Hugh (Allianz Global Life)" w:date="2026-06-30T11:29:00Z" w16du:dateUtc="2026-06-30T10:29:00Z">
              <w:tcPr>
                <w:tcW w:w="1340" w:type="dxa"/>
                <w:gridSpan w:val="2"/>
                <w:tcBorders>
                  <w:top w:val="nil"/>
                  <w:left w:val="nil"/>
                  <w:bottom w:val="nil"/>
                  <w:right w:val="single" w:sz="8" w:space="0" w:color="auto"/>
                </w:tcBorders>
                <w:shd w:val="clear" w:color="000000" w:fill="D9D9D9"/>
                <w:noWrap/>
                <w:vAlign w:val="center"/>
                <w:hideMark/>
              </w:tcPr>
            </w:tcPrChange>
          </w:tcPr>
          <w:p w14:paraId="6578EBDB" w14:textId="77777777" w:rsidR="00F91B1B" w:rsidRDefault="00F91B1B">
            <w:pPr>
              <w:jc w:val="center"/>
              <w:rPr>
                <w:ins w:id="2730" w:author="Gannon, Hugh (Allianz Global Life)" w:date="2026-06-30T11:28:00Z" w16du:dateUtc="2026-06-30T10:28:00Z"/>
                <w:rFonts w:ascii="Arial" w:hAnsi="Arial" w:cs="Arial"/>
                <w:color w:val="000000"/>
                <w:sz w:val="16"/>
                <w:szCs w:val="16"/>
              </w:rPr>
            </w:pPr>
            <w:ins w:id="2731" w:author="Gannon, Hugh (Allianz Global Life)" w:date="2026-06-30T11:28:00Z" w16du:dateUtc="2026-06-30T10:28:00Z">
              <w:r>
                <w:rPr>
                  <w:rFonts w:ascii="Arial" w:hAnsi="Arial" w:cs="Arial"/>
                  <w:color w:val="000000"/>
                  <w:sz w:val="16"/>
                  <w:szCs w:val="16"/>
                </w:rPr>
                <w:t>Surrender Penalty</w:t>
              </w:r>
            </w:ins>
          </w:p>
        </w:tc>
      </w:tr>
      <w:tr w:rsidR="00F91B1B" w14:paraId="67F73914" w14:textId="77777777" w:rsidTr="00F91B1B">
        <w:trPr>
          <w:trHeight w:val="255"/>
          <w:ins w:id="2732" w:author="Gannon, Hugh (Allianz Global Life)" w:date="2026-06-30T11:28:00Z"/>
          <w:trPrChange w:id="2733" w:author="Gannon, Hugh (Allianz Global Life)" w:date="2026-06-30T11:29:00Z" w16du:dateUtc="2026-06-30T10:29:00Z">
            <w:trPr>
              <w:trHeight w:val="255"/>
            </w:trPr>
          </w:trPrChange>
        </w:trPr>
        <w:tc>
          <w:tcPr>
            <w:tcW w:w="983" w:type="dxa"/>
            <w:vMerge/>
            <w:tcBorders>
              <w:top w:val="nil"/>
              <w:left w:val="single" w:sz="8" w:space="0" w:color="auto"/>
              <w:bottom w:val="nil"/>
              <w:right w:val="nil"/>
            </w:tcBorders>
            <w:vAlign w:val="center"/>
            <w:hideMark/>
            <w:tcPrChange w:id="2734" w:author="Gannon, Hugh (Allianz Global Life)" w:date="2026-06-30T11:29:00Z" w16du:dateUtc="2026-06-30T10:29:00Z">
              <w:tcPr>
                <w:tcW w:w="1180" w:type="dxa"/>
                <w:gridSpan w:val="2"/>
                <w:vMerge/>
                <w:tcBorders>
                  <w:top w:val="nil"/>
                  <w:left w:val="single" w:sz="8" w:space="0" w:color="auto"/>
                  <w:bottom w:val="nil"/>
                  <w:right w:val="nil"/>
                </w:tcBorders>
                <w:vAlign w:val="center"/>
                <w:hideMark/>
              </w:tcPr>
            </w:tcPrChange>
          </w:tcPr>
          <w:p w14:paraId="08D818FB" w14:textId="77777777" w:rsidR="00F91B1B" w:rsidRDefault="00F91B1B">
            <w:pPr>
              <w:rPr>
                <w:ins w:id="2735" w:author="Gannon, Hugh (Allianz Global Life)" w:date="2026-06-30T11:28:00Z" w16du:dateUtc="2026-06-30T10:28:00Z"/>
                <w:rFonts w:ascii="Arial" w:hAnsi="Arial" w:cs="Arial"/>
                <w:color w:val="000000"/>
                <w:sz w:val="16"/>
                <w:szCs w:val="16"/>
              </w:rPr>
            </w:pPr>
          </w:p>
        </w:tc>
        <w:tc>
          <w:tcPr>
            <w:tcW w:w="992" w:type="dxa"/>
            <w:tcBorders>
              <w:top w:val="nil"/>
              <w:left w:val="nil"/>
              <w:bottom w:val="nil"/>
              <w:right w:val="nil"/>
            </w:tcBorders>
            <w:shd w:val="clear" w:color="000000" w:fill="D9D9D9"/>
            <w:noWrap/>
            <w:vAlign w:val="center"/>
            <w:hideMark/>
            <w:tcPrChange w:id="2736" w:author="Gannon, Hugh (Allianz Global Life)" w:date="2026-06-30T11:29:00Z" w16du:dateUtc="2026-06-30T10:29:00Z">
              <w:tcPr>
                <w:tcW w:w="940" w:type="dxa"/>
                <w:gridSpan w:val="2"/>
                <w:tcBorders>
                  <w:top w:val="nil"/>
                  <w:left w:val="nil"/>
                  <w:bottom w:val="nil"/>
                  <w:right w:val="nil"/>
                </w:tcBorders>
                <w:shd w:val="clear" w:color="000000" w:fill="D9D9D9"/>
                <w:noWrap/>
                <w:vAlign w:val="center"/>
                <w:hideMark/>
              </w:tcPr>
            </w:tcPrChange>
          </w:tcPr>
          <w:p w14:paraId="654303DD" w14:textId="77777777" w:rsidR="00F91B1B" w:rsidRDefault="00F91B1B">
            <w:pPr>
              <w:jc w:val="center"/>
              <w:rPr>
                <w:ins w:id="2737" w:author="Gannon, Hugh (Allianz Global Life)" w:date="2026-06-30T11:28:00Z" w16du:dateUtc="2026-06-30T10:28:00Z"/>
                <w:rFonts w:ascii="Arial" w:hAnsi="Arial" w:cs="Arial"/>
                <w:color w:val="000000"/>
                <w:sz w:val="16"/>
                <w:szCs w:val="16"/>
              </w:rPr>
            </w:pPr>
            <w:ins w:id="2738" w:author="Gannon, Hugh (Allianz Global Life)" w:date="2026-06-30T11:28:00Z" w16du:dateUtc="2026-06-30T10:28:00Z">
              <w:r>
                <w:rPr>
                  <w:rFonts w:ascii="Arial" w:hAnsi="Arial" w:cs="Arial"/>
                  <w:color w:val="000000"/>
                  <w:sz w:val="16"/>
                  <w:szCs w:val="16"/>
                </w:rPr>
                <w:t>C3</w:t>
              </w:r>
            </w:ins>
          </w:p>
        </w:tc>
        <w:tc>
          <w:tcPr>
            <w:tcW w:w="1134" w:type="dxa"/>
            <w:tcBorders>
              <w:top w:val="nil"/>
              <w:left w:val="nil"/>
              <w:bottom w:val="nil"/>
              <w:right w:val="nil"/>
            </w:tcBorders>
            <w:shd w:val="clear" w:color="000000" w:fill="D9D9D9"/>
            <w:noWrap/>
            <w:vAlign w:val="center"/>
            <w:hideMark/>
            <w:tcPrChange w:id="2739" w:author="Gannon, Hugh (Allianz Global Life)" w:date="2026-06-30T11:29:00Z" w16du:dateUtc="2026-06-30T10:29:00Z">
              <w:tcPr>
                <w:tcW w:w="1700" w:type="dxa"/>
                <w:gridSpan w:val="2"/>
                <w:tcBorders>
                  <w:top w:val="nil"/>
                  <w:left w:val="nil"/>
                  <w:bottom w:val="nil"/>
                  <w:right w:val="nil"/>
                </w:tcBorders>
                <w:shd w:val="clear" w:color="000000" w:fill="D9D9D9"/>
                <w:noWrap/>
                <w:vAlign w:val="center"/>
                <w:hideMark/>
              </w:tcPr>
            </w:tcPrChange>
          </w:tcPr>
          <w:p w14:paraId="56F81558" w14:textId="77777777" w:rsidR="00F91B1B" w:rsidRDefault="00F91B1B">
            <w:pPr>
              <w:jc w:val="center"/>
              <w:rPr>
                <w:ins w:id="2740" w:author="Gannon, Hugh (Allianz Global Life)" w:date="2026-06-30T11:28:00Z" w16du:dateUtc="2026-06-30T10:28:00Z"/>
                <w:rFonts w:ascii="Arial" w:hAnsi="Arial" w:cs="Arial"/>
                <w:color w:val="000000"/>
                <w:sz w:val="16"/>
                <w:szCs w:val="16"/>
              </w:rPr>
            </w:pPr>
            <w:ins w:id="2741" w:author="Gannon, Hugh (Allianz Global Life)" w:date="2026-06-30T11:28:00Z" w16du:dateUtc="2026-06-30T10:28:00Z">
              <w:r>
                <w:rPr>
                  <w:rFonts w:ascii="Arial" w:hAnsi="Arial" w:cs="Arial"/>
                  <w:color w:val="000000"/>
                  <w:sz w:val="16"/>
                  <w:szCs w:val="16"/>
                </w:rPr>
                <w:t>2.00%</w:t>
              </w:r>
            </w:ins>
          </w:p>
        </w:tc>
        <w:tc>
          <w:tcPr>
            <w:tcW w:w="1276" w:type="dxa"/>
            <w:tcBorders>
              <w:top w:val="nil"/>
              <w:left w:val="nil"/>
              <w:bottom w:val="nil"/>
              <w:right w:val="nil"/>
            </w:tcBorders>
            <w:shd w:val="clear" w:color="000000" w:fill="D9D9D9"/>
            <w:noWrap/>
            <w:vAlign w:val="center"/>
            <w:hideMark/>
            <w:tcPrChange w:id="2742" w:author="Gannon, Hugh (Allianz Global Life)" w:date="2026-06-30T11:29:00Z" w16du:dateUtc="2026-06-30T10:29:00Z">
              <w:tcPr>
                <w:tcW w:w="1420" w:type="dxa"/>
                <w:gridSpan w:val="2"/>
                <w:tcBorders>
                  <w:top w:val="nil"/>
                  <w:left w:val="nil"/>
                  <w:bottom w:val="nil"/>
                  <w:right w:val="nil"/>
                </w:tcBorders>
                <w:shd w:val="clear" w:color="000000" w:fill="D9D9D9"/>
                <w:noWrap/>
                <w:vAlign w:val="center"/>
                <w:hideMark/>
              </w:tcPr>
            </w:tcPrChange>
          </w:tcPr>
          <w:p w14:paraId="0657A591" w14:textId="77777777" w:rsidR="00F91B1B" w:rsidRDefault="00F91B1B">
            <w:pPr>
              <w:jc w:val="center"/>
              <w:rPr>
                <w:ins w:id="2743" w:author="Gannon, Hugh (Allianz Global Life)" w:date="2026-06-30T11:28:00Z" w16du:dateUtc="2026-06-30T10:28:00Z"/>
                <w:rFonts w:ascii="Arial" w:hAnsi="Arial" w:cs="Arial"/>
                <w:color w:val="000000"/>
                <w:sz w:val="16"/>
                <w:szCs w:val="16"/>
              </w:rPr>
            </w:pPr>
            <w:ins w:id="2744" w:author="Gannon, Hugh (Allianz Global Life)" w:date="2026-06-30T11:28:00Z" w16du:dateUtc="2026-06-30T10:28:00Z">
              <w:r>
                <w:rPr>
                  <w:rFonts w:ascii="Arial" w:hAnsi="Arial" w:cs="Arial"/>
                  <w:color w:val="000000"/>
                  <w:sz w:val="16"/>
                  <w:szCs w:val="16"/>
                </w:rPr>
                <w:t>0% to 4%</w:t>
              </w:r>
            </w:ins>
          </w:p>
        </w:tc>
        <w:tc>
          <w:tcPr>
            <w:tcW w:w="1559" w:type="dxa"/>
            <w:tcBorders>
              <w:top w:val="nil"/>
              <w:left w:val="nil"/>
              <w:bottom w:val="nil"/>
              <w:right w:val="nil"/>
            </w:tcBorders>
            <w:shd w:val="clear" w:color="000000" w:fill="D9D9D9"/>
            <w:noWrap/>
            <w:vAlign w:val="center"/>
            <w:hideMark/>
            <w:tcPrChange w:id="2745" w:author="Gannon, Hugh (Allianz Global Life)" w:date="2026-06-30T11:29:00Z" w16du:dateUtc="2026-06-30T10:29:00Z">
              <w:tcPr>
                <w:tcW w:w="1720" w:type="dxa"/>
                <w:gridSpan w:val="2"/>
                <w:tcBorders>
                  <w:top w:val="nil"/>
                  <w:left w:val="nil"/>
                  <w:bottom w:val="nil"/>
                  <w:right w:val="nil"/>
                </w:tcBorders>
                <w:shd w:val="clear" w:color="000000" w:fill="D9D9D9"/>
                <w:noWrap/>
                <w:vAlign w:val="center"/>
                <w:hideMark/>
              </w:tcPr>
            </w:tcPrChange>
          </w:tcPr>
          <w:p w14:paraId="6B7761EC" w14:textId="77777777" w:rsidR="00F91B1B" w:rsidRDefault="00F91B1B">
            <w:pPr>
              <w:jc w:val="center"/>
              <w:rPr>
                <w:ins w:id="2746" w:author="Gannon, Hugh (Allianz Global Life)" w:date="2026-06-30T11:28:00Z" w16du:dateUtc="2026-06-30T10:28:00Z"/>
                <w:rFonts w:ascii="Arial" w:hAnsi="Arial" w:cs="Arial"/>
                <w:color w:val="000000"/>
                <w:sz w:val="16"/>
                <w:szCs w:val="16"/>
              </w:rPr>
            </w:pPr>
            <w:ins w:id="2747" w:author="Gannon, Hugh (Allianz Global Life)" w:date="2026-06-30T11:28:00Z" w16du:dateUtc="2026-06-30T10:28:00Z">
              <w:r>
                <w:rPr>
                  <w:rFonts w:ascii="Arial" w:hAnsi="Arial" w:cs="Arial"/>
                  <w:color w:val="000000"/>
                  <w:sz w:val="16"/>
                  <w:szCs w:val="16"/>
                </w:rPr>
                <w:t>98% to 102%</w:t>
              </w:r>
            </w:ins>
          </w:p>
        </w:tc>
        <w:tc>
          <w:tcPr>
            <w:tcW w:w="1134" w:type="dxa"/>
            <w:tcBorders>
              <w:top w:val="nil"/>
              <w:left w:val="nil"/>
              <w:bottom w:val="nil"/>
              <w:right w:val="nil"/>
            </w:tcBorders>
            <w:shd w:val="clear" w:color="000000" w:fill="D9D9D9"/>
            <w:noWrap/>
            <w:vAlign w:val="center"/>
            <w:hideMark/>
            <w:tcPrChange w:id="2748" w:author="Gannon, Hugh (Allianz Global Life)" w:date="2026-06-30T11:29:00Z" w16du:dateUtc="2026-06-30T10:29:00Z">
              <w:tcPr>
                <w:tcW w:w="1780" w:type="dxa"/>
                <w:gridSpan w:val="3"/>
                <w:tcBorders>
                  <w:top w:val="nil"/>
                  <w:left w:val="nil"/>
                  <w:bottom w:val="nil"/>
                  <w:right w:val="nil"/>
                </w:tcBorders>
                <w:shd w:val="clear" w:color="000000" w:fill="D9D9D9"/>
                <w:noWrap/>
                <w:vAlign w:val="center"/>
                <w:hideMark/>
              </w:tcPr>
            </w:tcPrChange>
          </w:tcPr>
          <w:p w14:paraId="5DF4880E" w14:textId="77777777" w:rsidR="00F91B1B" w:rsidRDefault="00F91B1B">
            <w:pPr>
              <w:jc w:val="center"/>
              <w:rPr>
                <w:ins w:id="2749" w:author="Gannon, Hugh (Allianz Global Life)" w:date="2026-06-30T11:28:00Z" w16du:dateUtc="2026-06-30T10:28:00Z"/>
                <w:rFonts w:ascii="Arial" w:hAnsi="Arial" w:cs="Arial"/>
                <w:color w:val="000000"/>
                <w:sz w:val="16"/>
                <w:szCs w:val="16"/>
              </w:rPr>
            </w:pPr>
            <w:ins w:id="2750" w:author="Gannon, Hugh (Allianz Global Life)" w:date="2026-06-30T11:28:00Z" w16du:dateUtc="2026-06-30T10:28:00Z">
              <w:r>
                <w:rPr>
                  <w:rFonts w:ascii="Arial" w:hAnsi="Arial" w:cs="Arial"/>
                  <w:color w:val="000000"/>
                  <w:sz w:val="16"/>
                  <w:szCs w:val="16"/>
                </w:rPr>
                <w:t>0.25%</w:t>
              </w:r>
            </w:ins>
          </w:p>
        </w:tc>
        <w:tc>
          <w:tcPr>
            <w:tcW w:w="1134" w:type="dxa"/>
            <w:tcBorders>
              <w:top w:val="nil"/>
              <w:left w:val="nil"/>
              <w:bottom w:val="nil"/>
              <w:right w:val="nil"/>
            </w:tcBorders>
            <w:shd w:val="clear" w:color="000000" w:fill="D9D9D9"/>
            <w:noWrap/>
            <w:vAlign w:val="center"/>
            <w:hideMark/>
            <w:tcPrChange w:id="2751" w:author="Gannon, Hugh (Allianz Global Life)" w:date="2026-06-30T11:29:00Z" w16du:dateUtc="2026-06-30T10:29:00Z">
              <w:tcPr>
                <w:tcW w:w="1120" w:type="dxa"/>
                <w:tcBorders>
                  <w:top w:val="nil"/>
                  <w:left w:val="nil"/>
                  <w:bottom w:val="nil"/>
                  <w:right w:val="nil"/>
                </w:tcBorders>
                <w:shd w:val="clear" w:color="000000" w:fill="D9D9D9"/>
                <w:noWrap/>
                <w:vAlign w:val="center"/>
                <w:hideMark/>
              </w:tcPr>
            </w:tcPrChange>
          </w:tcPr>
          <w:p w14:paraId="09145B87" w14:textId="77777777" w:rsidR="00F91B1B" w:rsidRDefault="00F91B1B">
            <w:pPr>
              <w:jc w:val="center"/>
              <w:rPr>
                <w:ins w:id="2752" w:author="Gannon, Hugh (Allianz Global Life)" w:date="2026-06-30T11:28:00Z" w16du:dateUtc="2026-06-30T10:28:00Z"/>
                <w:rFonts w:ascii="Arial" w:hAnsi="Arial" w:cs="Arial"/>
                <w:color w:val="000000"/>
                <w:sz w:val="16"/>
                <w:szCs w:val="16"/>
              </w:rPr>
            </w:pPr>
            <w:ins w:id="2753" w:author="Gannon, Hugh (Allianz Global Life)" w:date="2026-06-30T11:28:00Z" w16du:dateUtc="2026-06-30T10:28:00Z">
              <w:r>
                <w:rPr>
                  <w:rFonts w:ascii="Arial" w:hAnsi="Arial" w:cs="Arial"/>
                  <w:color w:val="000000"/>
                  <w:sz w:val="16"/>
                  <w:szCs w:val="16"/>
                </w:rPr>
                <w:t>0.95%</w:t>
              </w:r>
            </w:ins>
          </w:p>
        </w:tc>
        <w:tc>
          <w:tcPr>
            <w:tcW w:w="1701" w:type="dxa"/>
            <w:tcBorders>
              <w:top w:val="nil"/>
              <w:left w:val="nil"/>
              <w:bottom w:val="nil"/>
              <w:right w:val="single" w:sz="8" w:space="0" w:color="auto"/>
            </w:tcBorders>
            <w:shd w:val="clear" w:color="000000" w:fill="D9D9D9"/>
            <w:noWrap/>
            <w:vAlign w:val="center"/>
            <w:hideMark/>
            <w:tcPrChange w:id="2754" w:author="Gannon, Hugh (Allianz Global Life)" w:date="2026-06-30T11:29:00Z" w16du:dateUtc="2026-06-30T10:29:00Z">
              <w:tcPr>
                <w:tcW w:w="1340" w:type="dxa"/>
                <w:gridSpan w:val="2"/>
                <w:tcBorders>
                  <w:top w:val="nil"/>
                  <w:left w:val="nil"/>
                  <w:bottom w:val="nil"/>
                  <w:right w:val="single" w:sz="8" w:space="0" w:color="auto"/>
                </w:tcBorders>
                <w:shd w:val="clear" w:color="000000" w:fill="D9D9D9"/>
                <w:noWrap/>
                <w:vAlign w:val="center"/>
                <w:hideMark/>
              </w:tcPr>
            </w:tcPrChange>
          </w:tcPr>
          <w:p w14:paraId="6D0806BC" w14:textId="77777777" w:rsidR="00F91B1B" w:rsidRDefault="00F91B1B">
            <w:pPr>
              <w:jc w:val="center"/>
              <w:rPr>
                <w:ins w:id="2755" w:author="Gannon, Hugh (Allianz Global Life)" w:date="2026-06-30T11:28:00Z" w16du:dateUtc="2026-06-30T10:28:00Z"/>
                <w:rFonts w:ascii="Arial" w:hAnsi="Arial" w:cs="Arial"/>
                <w:color w:val="000000"/>
                <w:sz w:val="16"/>
                <w:szCs w:val="16"/>
              </w:rPr>
            </w:pPr>
            <w:ins w:id="2756" w:author="Gannon, Hugh (Allianz Global Life)" w:date="2026-06-30T11:28:00Z" w16du:dateUtc="2026-06-30T10:28:00Z">
              <w:r>
                <w:rPr>
                  <w:rFonts w:ascii="Arial" w:hAnsi="Arial" w:cs="Arial"/>
                  <w:color w:val="000000"/>
                  <w:sz w:val="16"/>
                  <w:szCs w:val="16"/>
                </w:rPr>
                <w:t>Surrender Penalty</w:t>
              </w:r>
            </w:ins>
          </w:p>
        </w:tc>
      </w:tr>
      <w:tr w:rsidR="00F91B1B" w14:paraId="7AF671D8" w14:textId="77777777" w:rsidTr="00F91B1B">
        <w:trPr>
          <w:trHeight w:val="255"/>
          <w:ins w:id="2757" w:author="Gannon, Hugh (Allianz Global Life)" w:date="2026-06-30T11:28:00Z"/>
          <w:trPrChange w:id="2758" w:author="Gannon, Hugh (Allianz Global Life)" w:date="2026-06-30T11:29:00Z" w16du:dateUtc="2026-06-30T10:29:00Z">
            <w:trPr>
              <w:trHeight w:val="255"/>
            </w:trPr>
          </w:trPrChange>
        </w:trPr>
        <w:tc>
          <w:tcPr>
            <w:tcW w:w="983" w:type="dxa"/>
            <w:vMerge/>
            <w:tcBorders>
              <w:top w:val="nil"/>
              <w:left w:val="single" w:sz="8" w:space="0" w:color="auto"/>
              <w:bottom w:val="nil"/>
              <w:right w:val="nil"/>
            </w:tcBorders>
            <w:vAlign w:val="center"/>
            <w:hideMark/>
            <w:tcPrChange w:id="2759" w:author="Gannon, Hugh (Allianz Global Life)" w:date="2026-06-30T11:29:00Z" w16du:dateUtc="2026-06-30T10:29:00Z">
              <w:tcPr>
                <w:tcW w:w="1180" w:type="dxa"/>
                <w:gridSpan w:val="2"/>
                <w:vMerge/>
                <w:tcBorders>
                  <w:top w:val="nil"/>
                  <w:left w:val="single" w:sz="8" w:space="0" w:color="auto"/>
                  <w:bottom w:val="nil"/>
                  <w:right w:val="nil"/>
                </w:tcBorders>
                <w:vAlign w:val="center"/>
                <w:hideMark/>
              </w:tcPr>
            </w:tcPrChange>
          </w:tcPr>
          <w:p w14:paraId="1255ABEE" w14:textId="77777777" w:rsidR="00F91B1B" w:rsidRDefault="00F91B1B">
            <w:pPr>
              <w:rPr>
                <w:ins w:id="2760" w:author="Gannon, Hugh (Allianz Global Life)" w:date="2026-06-30T11:28:00Z" w16du:dateUtc="2026-06-30T10:28:00Z"/>
                <w:rFonts w:ascii="Arial" w:hAnsi="Arial" w:cs="Arial"/>
                <w:color w:val="000000"/>
                <w:sz w:val="16"/>
                <w:szCs w:val="16"/>
              </w:rPr>
            </w:pPr>
          </w:p>
        </w:tc>
        <w:tc>
          <w:tcPr>
            <w:tcW w:w="992" w:type="dxa"/>
            <w:tcBorders>
              <w:top w:val="nil"/>
              <w:left w:val="nil"/>
              <w:bottom w:val="nil"/>
              <w:right w:val="nil"/>
            </w:tcBorders>
            <w:shd w:val="clear" w:color="000000" w:fill="D9D9D9"/>
            <w:noWrap/>
            <w:vAlign w:val="center"/>
            <w:hideMark/>
            <w:tcPrChange w:id="2761" w:author="Gannon, Hugh (Allianz Global Life)" w:date="2026-06-30T11:29:00Z" w16du:dateUtc="2026-06-30T10:29:00Z">
              <w:tcPr>
                <w:tcW w:w="940" w:type="dxa"/>
                <w:gridSpan w:val="2"/>
                <w:tcBorders>
                  <w:top w:val="nil"/>
                  <w:left w:val="nil"/>
                  <w:bottom w:val="nil"/>
                  <w:right w:val="nil"/>
                </w:tcBorders>
                <w:shd w:val="clear" w:color="000000" w:fill="D9D9D9"/>
                <w:noWrap/>
                <w:vAlign w:val="center"/>
                <w:hideMark/>
              </w:tcPr>
            </w:tcPrChange>
          </w:tcPr>
          <w:p w14:paraId="7BB18001" w14:textId="77777777" w:rsidR="00F91B1B" w:rsidRDefault="00F91B1B">
            <w:pPr>
              <w:jc w:val="center"/>
              <w:rPr>
                <w:ins w:id="2762" w:author="Gannon, Hugh (Allianz Global Life)" w:date="2026-06-30T11:28:00Z" w16du:dateUtc="2026-06-30T10:28:00Z"/>
                <w:rFonts w:ascii="Arial" w:hAnsi="Arial" w:cs="Arial"/>
                <w:color w:val="000000"/>
                <w:sz w:val="16"/>
                <w:szCs w:val="16"/>
              </w:rPr>
            </w:pPr>
            <w:ins w:id="2763" w:author="Gannon, Hugh (Allianz Global Life)" w:date="2026-06-30T11:28:00Z" w16du:dateUtc="2026-06-30T10:28:00Z">
              <w:r>
                <w:rPr>
                  <w:rFonts w:ascii="Arial" w:hAnsi="Arial" w:cs="Arial"/>
                  <w:color w:val="000000"/>
                  <w:sz w:val="16"/>
                  <w:szCs w:val="16"/>
                </w:rPr>
                <w:t>C4</w:t>
              </w:r>
            </w:ins>
          </w:p>
        </w:tc>
        <w:tc>
          <w:tcPr>
            <w:tcW w:w="1134" w:type="dxa"/>
            <w:tcBorders>
              <w:top w:val="nil"/>
              <w:left w:val="nil"/>
              <w:bottom w:val="nil"/>
              <w:right w:val="nil"/>
            </w:tcBorders>
            <w:shd w:val="clear" w:color="000000" w:fill="D9D9D9"/>
            <w:noWrap/>
            <w:vAlign w:val="center"/>
            <w:hideMark/>
            <w:tcPrChange w:id="2764" w:author="Gannon, Hugh (Allianz Global Life)" w:date="2026-06-30T11:29:00Z" w16du:dateUtc="2026-06-30T10:29:00Z">
              <w:tcPr>
                <w:tcW w:w="1700" w:type="dxa"/>
                <w:gridSpan w:val="2"/>
                <w:tcBorders>
                  <w:top w:val="nil"/>
                  <w:left w:val="nil"/>
                  <w:bottom w:val="nil"/>
                  <w:right w:val="nil"/>
                </w:tcBorders>
                <w:shd w:val="clear" w:color="000000" w:fill="D9D9D9"/>
                <w:noWrap/>
                <w:vAlign w:val="center"/>
                <w:hideMark/>
              </w:tcPr>
            </w:tcPrChange>
          </w:tcPr>
          <w:p w14:paraId="6388AF8E" w14:textId="77777777" w:rsidR="00F91B1B" w:rsidRDefault="00F91B1B">
            <w:pPr>
              <w:jc w:val="center"/>
              <w:rPr>
                <w:ins w:id="2765" w:author="Gannon, Hugh (Allianz Global Life)" w:date="2026-06-30T11:28:00Z" w16du:dateUtc="2026-06-30T10:28:00Z"/>
                <w:rFonts w:ascii="Arial" w:hAnsi="Arial" w:cs="Arial"/>
                <w:color w:val="000000"/>
                <w:sz w:val="16"/>
                <w:szCs w:val="16"/>
              </w:rPr>
            </w:pPr>
            <w:ins w:id="2766" w:author="Gannon, Hugh (Allianz Global Life)" w:date="2026-06-30T11:28:00Z" w16du:dateUtc="2026-06-30T10:28:00Z">
              <w:r>
                <w:rPr>
                  <w:rFonts w:ascii="Arial" w:hAnsi="Arial" w:cs="Arial"/>
                  <w:color w:val="000000"/>
                  <w:sz w:val="16"/>
                  <w:szCs w:val="16"/>
                </w:rPr>
                <w:t>3.00%</w:t>
              </w:r>
            </w:ins>
          </w:p>
        </w:tc>
        <w:tc>
          <w:tcPr>
            <w:tcW w:w="1276" w:type="dxa"/>
            <w:tcBorders>
              <w:top w:val="nil"/>
              <w:left w:val="nil"/>
              <w:bottom w:val="nil"/>
              <w:right w:val="nil"/>
            </w:tcBorders>
            <w:shd w:val="clear" w:color="000000" w:fill="D9D9D9"/>
            <w:noWrap/>
            <w:vAlign w:val="center"/>
            <w:hideMark/>
            <w:tcPrChange w:id="2767" w:author="Gannon, Hugh (Allianz Global Life)" w:date="2026-06-30T11:29:00Z" w16du:dateUtc="2026-06-30T10:29:00Z">
              <w:tcPr>
                <w:tcW w:w="1420" w:type="dxa"/>
                <w:gridSpan w:val="2"/>
                <w:tcBorders>
                  <w:top w:val="nil"/>
                  <w:left w:val="nil"/>
                  <w:bottom w:val="nil"/>
                  <w:right w:val="nil"/>
                </w:tcBorders>
                <w:shd w:val="clear" w:color="000000" w:fill="D9D9D9"/>
                <w:noWrap/>
                <w:vAlign w:val="center"/>
                <w:hideMark/>
              </w:tcPr>
            </w:tcPrChange>
          </w:tcPr>
          <w:p w14:paraId="0DC3CAE8" w14:textId="77777777" w:rsidR="00F91B1B" w:rsidRDefault="00F91B1B">
            <w:pPr>
              <w:jc w:val="center"/>
              <w:rPr>
                <w:ins w:id="2768" w:author="Gannon, Hugh (Allianz Global Life)" w:date="2026-06-30T11:28:00Z" w16du:dateUtc="2026-06-30T10:28:00Z"/>
                <w:rFonts w:ascii="Arial" w:hAnsi="Arial" w:cs="Arial"/>
                <w:color w:val="000000"/>
                <w:sz w:val="16"/>
                <w:szCs w:val="16"/>
              </w:rPr>
            </w:pPr>
            <w:ins w:id="2769" w:author="Gannon, Hugh (Allianz Global Life)" w:date="2026-06-30T11:28:00Z" w16du:dateUtc="2026-06-30T10:28:00Z">
              <w:r>
                <w:rPr>
                  <w:rFonts w:ascii="Arial" w:hAnsi="Arial" w:cs="Arial"/>
                  <w:color w:val="000000"/>
                  <w:sz w:val="16"/>
                  <w:szCs w:val="16"/>
                </w:rPr>
                <w:t>0% to 4%</w:t>
              </w:r>
            </w:ins>
          </w:p>
        </w:tc>
        <w:tc>
          <w:tcPr>
            <w:tcW w:w="1559" w:type="dxa"/>
            <w:tcBorders>
              <w:top w:val="nil"/>
              <w:left w:val="nil"/>
              <w:bottom w:val="nil"/>
              <w:right w:val="nil"/>
            </w:tcBorders>
            <w:shd w:val="clear" w:color="000000" w:fill="D9D9D9"/>
            <w:noWrap/>
            <w:vAlign w:val="center"/>
            <w:hideMark/>
            <w:tcPrChange w:id="2770" w:author="Gannon, Hugh (Allianz Global Life)" w:date="2026-06-30T11:29:00Z" w16du:dateUtc="2026-06-30T10:29:00Z">
              <w:tcPr>
                <w:tcW w:w="1720" w:type="dxa"/>
                <w:gridSpan w:val="2"/>
                <w:tcBorders>
                  <w:top w:val="nil"/>
                  <w:left w:val="nil"/>
                  <w:bottom w:val="nil"/>
                  <w:right w:val="nil"/>
                </w:tcBorders>
                <w:shd w:val="clear" w:color="000000" w:fill="D9D9D9"/>
                <w:noWrap/>
                <w:vAlign w:val="center"/>
                <w:hideMark/>
              </w:tcPr>
            </w:tcPrChange>
          </w:tcPr>
          <w:p w14:paraId="2B4BE479" w14:textId="77777777" w:rsidR="00F91B1B" w:rsidRDefault="00F91B1B">
            <w:pPr>
              <w:jc w:val="center"/>
              <w:rPr>
                <w:ins w:id="2771" w:author="Gannon, Hugh (Allianz Global Life)" w:date="2026-06-30T11:28:00Z" w16du:dateUtc="2026-06-30T10:28:00Z"/>
                <w:rFonts w:ascii="Arial" w:hAnsi="Arial" w:cs="Arial"/>
                <w:color w:val="000000"/>
                <w:sz w:val="16"/>
                <w:szCs w:val="16"/>
              </w:rPr>
            </w:pPr>
            <w:ins w:id="2772" w:author="Gannon, Hugh (Allianz Global Life)" w:date="2026-06-30T11:28:00Z" w16du:dateUtc="2026-06-30T10:28:00Z">
              <w:r>
                <w:rPr>
                  <w:rFonts w:ascii="Arial" w:hAnsi="Arial" w:cs="Arial"/>
                  <w:color w:val="000000"/>
                  <w:sz w:val="16"/>
                  <w:szCs w:val="16"/>
                </w:rPr>
                <w:t>99% to 103%</w:t>
              </w:r>
            </w:ins>
          </w:p>
        </w:tc>
        <w:tc>
          <w:tcPr>
            <w:tcW w:w="1134" w:type="dxa"/>
            <w:tcBorders>
              <w:top w:val="nil"/>
              <w:left w:val="nil"/>
              <w:bottom w:val="nil"/>
              <w:right w:val="nil"/>
            </w:tcBorders>
            <w:shd w:val="clear" w:color="000000" w:fill="D9D9D9"/>
            <w:noWrap/>
            <w:vAlign w:val="center"/>
            <w:hideMark/>
            <w:tcPrChange w:id="2773" w:author="Gannon, Hugh (Allianz Global Life)" w:date="2026-06-30T11:29:00Z" w16du:dateUtc="2026-06-30T10:29:00Z">
              <w:tcPr>
                <w:tcW w:w="1780" w:type="dxa"/>
                <w:gridSpan w:val="3"/>
                <w:tcBorders>
                  <w:top w:val="nil"/>
                  <w:left w:val="nil"/>
                  <w:bottom w:val="nil"/>
                  <w:right w:val="nil"/>
                </w:tcBorders>
                <w:shd w:val="clear" w:color="000000" w:fill="D9D9D9"/>
                <w:noWrap/>
                <w:vAlign w:val="center"/>
                <w:hideMark/>
              </w:tcPr>
            </w:tcPrChange>
          </w:tcPr>
          <w:p w14:paraId="1988C6A8" w14:textId="77777777" w:rsidR="00F91B1B" w:rsidRDefault="00F91B1B">
            <w:pPr>
              <w:jc w:val="center"/>
              <w:rPr>
                <w:ins w:id="2774" w:author="Gannon, Hugh (Allianz Global Life)" w:date="2026-06-30T11:28:00Z" w16du:dateUtc="2026-06-30T10:28:00Z"/>
                <w:rFonts w:ascii="Arial" w:hAnsi="Arial" w:cs="Arial"/>
                <w:color w:val="000000"/>
                <w:sz w:val="16"/>
                <w:szCs w:val="16"/>
              </w:rPr>
            </w:pPr>
            <w:ins w:id="2775" w:author="Gannon, Hugh (Allianz Global Life)" w:date="2026-06-30T11:28:00Z" w16du:dateUtc="2026-06-30T10:28:00Z">
              <w:r>
                <w:rPr>
                  <w:rFonts w:ascii="Arial" w:hAnsi="Arial" w:cs="Arial"/>
                  <w:color w:val="000000"/>
                  <w:sz w:val="16"/>
                  <w:szCs w:val="16"/>
                </w:rPr>
                <w:t>0.13%</w:t>
              </w:r>
            </w:ins>
          </w:p>
        </w:tc>
        <w:tc>
          <w:tcPr>
            <w:tcW w:w="1134" w:type="dxa"/>
            <w:tcBorders>
              <w:top w:val="nil"/>
              <w:left w:val="nil"/>
              <w:bottom w:val="nil"/>
              <w:right w:val="nil"/>
            </w:tcBorders>
            <w:shd w:val="clear" w:color="000000" w:fill="D9D9D9"/>
            <w:noWrap/>
            <w:vAlign w:val="center"/>
            <w:hideMark/>
            <w:tcPrChange w:id="2776" w:author="Gannon, Hugh (Allianz Global Life)" w:date="2026-06-30T11:29:00Z" w16du:dateUtc="2026-06-30T10:29:00Z">
              <w:tcPr>
                <w:tcW w:w="1120" w:type="dxa"/>
                <w:tcBorders>
                  <w:top w:val="nil"/>
                  <w:left w:val="nil"/>
                  <w:bottom w:val="nil"/>
                  <w:right w:val="nil"/>
                </w:tcBorders>
                <w:shd w:val="clear" w:color="000000" w:fill="D9D9D9"/>
                <w:noWrap/>
                <w:vAlign w:val="center"/>
                <w:hideMark/>
              </w:tcPr>
            </w:tcPrChange>
          </w:tcPr>
          <w:p w14:paraId="2F39E68F" w14:textId="77777777" w:rsidR="00F91B1B" w:rsidRDefault="00F91B1B">
            <w:pPr>
              <w:jc w:val="center"/>
              <w:rPr>
                <w:ins w:id="2777" w:author="Gannon, Hugh (Allianz Global Life)" w:date="2026-06-30T11:28:00Z" w16du:dateUtc="2026-06-30T10:28:00Z"/>
                <w:rFonts w:ascii="Arial" w:hAnsi="Arial" w:cs="Arial"/>
                <w:color w:val="000000"/>
                <w:sz w:val="16"/>
                <w:szCs w:val="16"/>
              </w:rPr>
            </w:pPr>
            <w:ins w:id="2778" w:author="Gannon, Hugh (Allianz Global Life)" w:date="2026-06-30T11:28:00Z" w16du:dateUtc="2026-06-30T10:28:00Z">
              <w:r>
                <w:rPr>
                  <w:rFonts w:ascii="Arial" w:hAnsi="Arial" w:cs="Arial"/>
                  <w:color w:val="000000"/>
                  <w:sz w:val="16"/>
                  <w:szCs w:val="16"/>
                </w:rPr>
                <w:t>0.95%</w:t>
              </w:r>
            </w:ins>
          </w:p>
        </w:tc>
        <w:tc>
          <w:tcPr>
            <w:tcW w:w="1701" w:type="dxa"/>
            <w:tcBorders>
              <w:top w:val="nil"/>
              <w:left w:val="nil"/>
              <w:bottom w:val="nil"/>
              <w:right w:val="single" w:sz="8" w:space="0" w:color="auto"/>
            </w:tcBorders>
            <w:shd w:val="clear" w:color="000000" w:fill="D9D9D9"/>
            <w:noWrap/>
            <w:vAlign w:val="center"/>
            <w:hideMark/>
            <w:tcPrChange w:id="2779" w:author="Gannon, Hugh (Allianz Global Life)" w:date="2026-06-30T11:29:00Z" w16du:dateUtc="2026-06-30T10:29:00Z">
              <w:tcPr>
                <w:tcW w:w="1340" w:type="dxa"/>
                <w:gridSpan w:val="2"/>
                <w:tcBorders>
                  <w:top w:val="nil"/>
                  <w:left w:val="nil"/>
                  <w:bottom w:val="nil"/>
                  <w:right w:val="single" w:sz="8" w:space="0" w:color="auto"/>
                </w:tcBorders>
                <w:shd w:val="clear" w:color="000000" w:fill="D9D9D9"/>
                <w:noWrap/>
                <w:vAlign w:val="center"/>
                <w:hideMark/>
              </w:tcPr>
            </w:tcPrChange>
          </w:tcPr>
          <w:p w14:paraId="5B4ED962" w14:textId="77777777" w:rsidR="00F91B1B" w:rsidRDefault="00F91B1B">
            <w:pPr>
              <w:jc w:val="center"/>
              <w:rPr>
                <w:ins w:id="2780" w:author="Gannon, Hugh (Allianz Global Life)" w:date="2026-06-30T11:28:00Z" w16du:dateUtc="2026-06-30T10:28:00Z"/>
                <w:rFonts w:ascii="Arial" w:hAnsi="Arial" w:cs="Arial"/>
                <w:color w:val="000000"/>
                <w:sz w:val="16"/>
                <w:szCs w:val="16"/>
              </w:rPr>
            </w:pPr>
            <w:ins w:id="2781" w:author="Gannon, Hugh (Allianz Global Life)" w:date="2026-06-30T11:28:00Z" w16du:dateUtc="2026-06-30T10:28:00Z">
              <w:r>
                <w:rPr>
                  <w:rFonts w:ascii="Arial" w:hAnsi="Arial" w:cs="Arial"/>
                  <w:color w:val="000000"/>
                  <w:sz w:val="16"/>
                  <w:szCs w:val="16"/>
                </w:rPr>
                <w:t>Surrender Penalty</w:t>
              </w:r>
            </w:ins>
          </w:p>
        </w:tc>
      </w:tr>
      <w:tr w:rsidR="00F91B1B" w14:paraId="575310F2" w14:textId="77777777" w:rsidTr="00F91B1B">
        <w:trPr>
          <w:trHeight w:val="255"/>
          <w:ins w:id="2782" w:author="Gannon, Hugh (Allianz Global Life)" w:date="2026-06-30T11:28:00Z"/>
          <w:trPrChange w:id="2783" w:author="Gannon, Hugh (Allianz Global Life)" w:date="2026-06-30T11:29:00Z" w16du:dateUtc="2026-06-30T10:29:00Z">
            <w:trPr>
              <w:trHeight w:val="255"/>
            </w:trPr>
          </w:trPrChange>
        </w:trPr>
        <w:tc>
          <w:tcPr>
            <w:tcW w:w="983" w:type="dxa"/>
            <w:vMerge/>
            <w:tcBorders>
              <w:top w:val="nil"/>
              <w:left w:val="single" w:sz="8" w:space="0" w:color="auto"/>
              <w:bottom w:val="nil"/>
              <w:right w:val="nil"/>
            </w:tcBorders>
            <w:vAlign w:val="center"/>
            <w:hideMark/>
            <w:tcPrChange w:id="2784" w:author="Gannon, Hugh (Allianz Global Life)" w:date="2026-06-30T11:29:00Z" w16du:dateUtc="2026-06-30T10:29:00Z">
              <w:tcPr>
                <w:tcW w:w="1180" w:type="dxa"/>
                <w:gridSpan w:val="2"/>
                <w:vMerge/>
                <w:tcBorders>
                  <w:top w:val="nil"/>
                  <w:left w:val="single" w:sz="8" w:space="0" w:color="auto"/>
                  <w:bottom w:val="nil"/>
                  <w:right w:val="nil"/>
                </w:tcBorders>
                <w:vAlign w:val="center"/>
                <w:hideMark/>
              </w:tcPr>
            </w:tcPrChange>
          </w:tcPr>
          <w:p w14:paraId="5B7A653A" w14:textId="77777777" w:rsidR="00F91B1B" w:rsidRDefault="00F91B1B">
            <w:pPr>
              <w:rPr>
                <w:ins w:id="2785" w:author="Gannon, Hugh (Allianz Global Life)" w:date="2026-06-30T11:28:00Z" w16du:dateUtc="2026-06-30T10:28:00Z"/>
                <w:rFonts w:ascii="Arial" w:hAnsi="Arial" w:cs="Arial"/>
                <w:color w:val="000000"/>
                <w:sz w:val="16"/>
                <w:szCs w:val="16"/>
              </w:rPr>
            </w:pPr>
          </w:p>
        </w:tc>
        <w:tc>
          <w:tcPr>
            <w:tcW w:w="992" w:type="dxa"/>
            <w:tcBorders>
              <w:top w:val="nil"/>
              <w:left w:val="nil"/>
              <w:bottom w:val="nil"/>
              <w:right w:val="nil"/>
            </w:tcBorders>
            <w:shd w:val="clear" w:color="000000" w:fill="D9D9D9"/>
            <w:noWrap/>
            <w:vAlign w:val="center"/>
            <w:hideMark/>
            <w:tcPrChange w:id="2786" w:author="Gannon, Hugh (Allianz Global Life)" w:date="2026-06-30T11:29:00Z" w16du:dateUtc="2026-06-30T10:29:00Z">
              <w:tcPr>
                <w:tcW w:w="940" w:type="dxa"/>
                <w:gridSpan w:val="2"/>
                <w:tcBorders>
                  <w:top w:val="nil"/>
                  <w:left w:val="nil"/>
                  <w:bottom w:val="nil"/>
                  <w:right w:val="nil"/>
                </w:tcBorders>
                <w:shd w:val="clear" w:color="000000" w:fill="D9D9D9"/>
                <w:noWrap/>
                <w:vAlign w:val="center"/>
                <w:hideMark/>
              </w:tcPr>
            </w:tcPrChange>
          </w:tcPr>
          <w:p w14:paraId="018A425B" w14:textId="77777777" w:rsidR="00F91B1B" w:rsidRDefault="00F91B1B">
            <w:pPr>
              <w:jc w:val="center"/>
              <w:rPr>
                <w:ins w:id="2787" w:author="Gannon, Hugh (Allianz Global Life)" w:date="2026-06-30T11:28:00Z" w16du:dateUtc="2026-06-30T10:28:00Z"/>
                <w:rFonts w:ascii="Arial" w:hAnsi="Arial" w:cs="Arial"/>
                <w:color w:val="000000"/>
                <w:sz w:val="16"/>
                <w:szCs w:val="16"/>
              </w:rPr>
            </w:pPr>
            <w:ins w:id="2788" w:author="Gannon, Hugh (Allianz Global Life)" w:date="2026-06-30T11:28:00Z" w16du:dateUtc="2026-06-30T10:28:00Z">
              <w:r>
                <w:rPr>
                  <w:rFonts w:ascii="Arial" w:hAnsi="Arial" w:cs="Arial"/>
                  <w:color w:val="000000"/>
                  <w:sz w:val="16"/>
                  <w:szCs w:val="16"/>
                </w:rPr>
                <w:t>C5</w:t>
              </w:r>
            </w:ins>
          </w:p>
        </w:tc>
        <w:tc>
          <w:tcPr>
            <w:tcW w:w="1134" w:type="dxa"/>
            <w:tcBorders>
              <w:top w:val="nil"/>
              <w:left w:val="nil"/>
              <w:bottom w:val="nil"/>
              <w:right w:val="nil"/>
            </w:tcBorders>
            <w:shd w:val="clear" w:color="000000" w:fill="D9D9D9"/>
            <w:noWrap/>
            <w:vAlign w:val="center"/>
            <w:hideMark/>
            <w:tcPrChange w:id="2789" w:author="Gannon, Hugh (Allianz Global Life)" w:date="2026-06-30T11:29:00Z" w16du:dateUtc="2026-06-30T10:29:00Z">
              <w:tcPr>
                <w:tcW w:w="1700" w:type="dxa"/>
                <w:gridSpan w:val="2"/>
                <w:tcBorders>
                  <w:top w:val="nil"/>
                  <w:left w:val="nil"/>
                  <w:bottom w:val="nil"/>
                  <w:right w:val="nil"/>
                </w:tcBorders>
                <w:shd w:val="clear" w:color="000000" w:fill="D9D9D9"/>
                <w:noWrap/>
                <w:vAlign w:val="center"/>
                <w:hideMark/>
              </w:tcPr>
            </w:tcPrChange>
          </w:tcPr>
          <w:p w14:paraId="30206032" w14:textId="77777777" w:rsidR="00F91B1B" w:rsidRDefault="00F91B1B">
            <w:pPr>
              <w:jc w:val="center"/>
              <w:rPr>
                <w:ins w:id="2790" w:author="Gannon, Hugh (Allianz Global Life)" w:date="2026-06-30T11:28:00Z" w16du:dateUtc="2026-06-30T10:28:00Z"/>
                <w:rFonts w:ascii="Arial" w:hAnsi="Arial" w:cs="Arial"/>
                <w:color w:val="000000"/>
                <w:sz w:val="16"/>
                <w:szCs w:val="16"/>
              </w:rPr>
            </w:pPr>
            <w:ins w:id="2791" w:author="Gannon, Hugh (Allianz Global Life)" w:date="2026-06-30T11:28:00Z" w16du:dateUtc="2026-06-30T10:28:00Z">
              <w:r>
                <w:rPr>
                  <w:rFonts w:ascii="Arial" w:hAnsi="Arial" w:cs="Arial"/>
                  <w:color w:val="000000"/>
                  <w:sz w:val="16"/>
                  <w:szCs w:val="16"/>
                </w:rPr>
                <w:t>4.00%</w:t>
              </w:r>
            </w:ins>
          </w:p>
        </w:tc>
        <w:tc>
          <w:tcPr>
            <w:tcW w:w="1276" w:type="dxa"/>
            <w:tcBorders>
              <w:top w:val="nil"/>
              <w:left w:val="nil"/>
              <w:bottom w:val="nil"/>
              <w:right w:val="nil"/>
            </w:tcBorders>
            <w:shd w:val="clear" w:color="000000" w:fill="D9D9D9"/>
            <w:noWrap/>
            <w:vAlign w:val="center"/>
            <w:hideMark/>
            <w:tcPrChange w:id="2792" w:author="Gannon, Hugh (Allianz Global Life)" w:date="2026-06-30T11:29:00Z" w16du:dateUtc="2026-06-30T10:29:00Z">
              <w:tcPr>
                <w:tcW w:w="1420" w:type="dxa"/>
                <w:gridSpan w:val="2"/>
                <w:tcBorders>
                  <w:top w:val="nil"/>
                  <w:left w:val="nil"/>
                  <w:bottom w:val="nil"/>
                  <w:right w:val="nil"/>
                </w:tcBorders>
                <w:shd w:val="clear" w:color="000000" w:fill="D9D9D9"/>
                <w:noWrap/>
                <w:vAlign w:val="center"/>
                <w:hideMark/>
              </w:tcPr>
            </w:tcPrChange>
          </w:tcPr>
          <w:p w14:paraId="65172E69" w14:textId="77777777" w:rsidR="00F91B1B" w:rsidRDefault="00F91B1B">
            <w:pPr>
              <w:jc w:val="center"/>
              <w:rPr>
                <w:ins w:id="2793" w:author="Gannon, Hugh (Allianz Global Life)" w:date="2026-06-30T11:28:00Z" w16du:dateUtc="2026-06-30T10:28:00Z"/>
                <w:rFonts w:ascii="Arial" w:hAnsi="Arial" w:cs="Arial"/>
                <w:color w:val="000000"/>
                <w:sz w:val="16"/>
                <w:szCs w:val="16"/>
              </w:rPr>
            </w:pPr>
            <w:ins w:id="2794" w:author="Gannon, Hugh (Allianz Global Life)" w:date="2026-06-30T11:28:00Z" w16du:dateUtc="2026-06-30T10:28:00Z">
              <w:r>
                <w:rPr>
                  <w:rFonts w:ascii="Arial" w:hAnsi="Arial" w:cs="Arial"/>
                  <w:color w:val="000000"/>
                  <w:sz w:val="16"/>
                  <w:szCs w:val="16"/>
                </w:rPr>
                <w:t>0% to 4%</w:t>
              </w:r>
            </w:ins>
          </w:p>
        </w:tc>
        <w:tc>
          <w:tcPr>
            <w:tcW w:w="1559" w:type="dxa"/>
            <w:tcBorders>
              <w:top w:val="nil"/>
              <w:left w:val="nil"/>
              <w:bottom w:val="nil"/>
              <w:right w:val="nil"/>
            </w:tcBorders>
            <w:shd w:val="clear" w:color="000000" w:fill="D9D9D9"/>
            <w:noWrap/>
            <w:vAlign w:val="center"/>
            <w:hideMark/>
            <w:tcPrChange w:id="2795" w:author="Gannon, Hugh (Allianz Global Life)" w:date="2026-06-30T11:29:00Z" w16du:dateUtc="2026-06-30T10:29:00Z">
              <w:tcPr>
                <w:tcW w:w="1720" w:type="dxa"/>
                <w:gridSpan w:val="2"/>
                <w:tcBorders>
                  <w:top w:val="nil"/>
                  <w:left w:val="nil"/>
                  <w:bottom w:val="nil"/>
                  <w:right w:val="nil"/>
                </w:tcBorders>
                <w:shd w:val="clear" w:color="000000" w:fill="D9D9D9"/>
                <w:noWrap/>
                <w:vAlign w:val="center"/>
                <w:hideMark/>
              </w:tcPr>
            </w:tcPrChange>
          </w:tcPr>
          <w:p w14:paraId="455C6C17" w14:textId="77777777" w:rsidR="00F91B1B" w:rsidRDefault="00F91B1B">
            <w:pPr>
              <w:jc w:val="center"/>
              <w:rPr>
                <w:ins w:id="2796" w:author="Gannon, Hugh (Allianz Global Life)" w:date="2026-06-30T11:28:00Z" w16du:dateUtc="2026-06-30T10:28:00Z"/>
                <w:rFonts w:ascii="Arial" w:hAnsi="Arial" w:cs="Arial"/>
                <w:color w:val="000000"/>
                <w:sz w:val="16"/>
                <w:szCs w:val="16"/>
              </w:rPr>
            </w:pPr>
            <w:ins w:id="2797" w:author="Gannon, Hugh (Allianz Global Life)" w:date="2026-06-30T11:28:00Z" w16du:dateUtc="2026-06-30T10:28:00Z">
              <w:r>
                <w:rPr>
                  <w:rFonts w:ascii="Arial" w:hAnsi="Arial" w:cs="Arial"/>
                  <w:color w:val="000000"/>
                  <w:sz w:val="16"/>
                  <w:szCs w:val="16"/>
                </w:rPr>
                <w:t>100% to 104%</w:t>
              </w:r>
            </w:ins>
          </w:p>
        </w:tc>
        <w:tc>
          <w:tcPr>
            <w:tcW w:w="1134" w:type="dxa"/>
            <w:tcBorders>
              <w:top w:val="nil"/>
              <w:left w:val="nil"/>
              <w:bottom w:val="nil"/>
              <w:right w:val="nil"/>
            </w:tcBorders>
            <w:shd w:val="clear" w:color="000000" w:fill="D9D9D9"/>
            <w:noWrap/>
            <w:vAlign w:val="center"/>
            <w:hideMark/>
            <w:tcPrChange w:id="2798" w:author="Gannon, Hugh (Allianz Global Life)" w:date="2026-06-30T11:29:00Z" w16du:dateUtc="2026-06-30T10:29:00Z">
              <w:tcPr>
                <w:tcW w:w="1780" w:type="dxa"/>
                <w:gridSpan w:val="3"/>
                <w:tcBorders>
                  <w:top w:val="nil"/>
                  <w:left w:val="nil"/>
                  <w:bottom w:val="nil"/>
                  <w:right w:val="nil"/>
                </w:tcBorders>
                <w:shd w:val="clear" w:color="000000" w:fill="D9D9D9"/>
                <w:noWrap/>
                <w:vAlign w:val="center"/>
                <w:hideMark/>
              </w:tcPr>
            </w:tcPrChange>
          </w:tcPr>
          <w:p w14:paraId="05AB8CC5" w14:textId="77777777" w:rsidR="00F91B1B" w:rsidRDefault="00F91B1B">
            <w:pPr>
              <w:jc w:val="center"/>
              <w:rPr>
                <w:ins w:id="2799" w:author="Gannon, Hugh (Allianz Global Life)" w:date="2026-06-30T11:28:00Z" w16du:dateUtc="2026-06-30T10:28:00Z"/>
                <w:rFonts w:ascii="Arial" w:hAnsi="Arial" w:cs="Arial"/>
                <w:color w:val="000000"/>
                <w:sz w:val="16"/>
                <w:szCs w:val="16"/>
              </w:rPr>
            </w:pPr>
            <w:ins w:id="2800" w:author="Gannon, Hugh (Allianz Global Life)" w:date="2026-06-30T11:28:00Z" w16du:dateUtc="2026-06-30T10:28:00Z">
              <w:r>
                <w:rPr>
                  <w:rFonts w:ascii="Arial" w:hAnsi="Arial" w:cs="Arial"/>
                  <w:color w:val="000000"/>
                  <w:sz w:val="16"/>
                  <w:szCs w:val="16"/>
                </w:rPr>
                <w:t>0.00%</w:t>
              </w:r>
            </w:ins>
          </w:p>
        </w:tc>
        <w:tc>
          <w:tcPr>
            <w:tcW w:w="1134" w:type="dxa"/>
            <w:tcBorders>
              <w:top w:val="nil"/>
              <w:left w:val="nil"/>
              <w:bottom w:val="nil"/>
              <w:right w:val="nil"/>
            </w:tcBorders>
            <w:shd w:val="clear" w:color="000000" w:fill="D9D9D9"/>
            <w:noWrap/>
            <w:vAlign w:val="center"/>
            <w:hideMark/>
            <w:tcPrChange w:id="2801" w:author="Gannon, Hugh (Allianz Global Life)" w:date="2026-06-30T11:29:00Z" w16du:dateUtc="2026-06-30T10:29:00Z">
              <w:tcPr>
                <w:tcW w:w="1120" w:type="dxa"/>
                <w:tcBorders>
                  <w:top w:val="nil"/>
                  <w:left w:val="nil"/>
                  <w:bottom w:val="nil"/>
                  <w:right w:val="nil"/>
                </w:tcBorders>
                <w:shd w:val="clear" w:color="000000" w:fill="D9D9D9"/>
                <w:noWrap/>
                <w:vAlign w:val="center"/>
                <w:hideMark/>
              </w:tcPr>
            </w:tcPrChange>
          </w:tcPr>
          <w:p w14:paraId="21440FF3" w14:textId="77777777" w:rsidR="00F91B1B" w:rsidRDefault="00F91B1B">
            <w:pPr>
              <w:jc w:val="center"/>
              <w:rPr>
                <w:ins w:id="2802" w:author="Gannon, Hugh (Allianz Global Life)" w:date="2026-06-30T11:28:00Z" w16du:dateUtc="2026-06-30T10:28:00Z"/>
                <w:rFonts w:ascii="Arial" w:hAnsi="Arial" w:cs="Arial"/>
                <w:color w:val="000000"/>
                <w:sz w:val="16"/>
                <w:szCs w:val="16"/>
              </w:rPr>
            </w:pPr>
            <w:ins w:id="2803" w:author="Gannon, Hugh (Allianz Global Life)" w:date="2026-06-30T11:28:00Z" w16du:dateUtc="2026-06-30T10:28:00Z">
              <w:r>
                <w:rPr>
                  <w:rFonts w:ascii="Arial" w:hAnsi="Arial" w:cs="Arial"/>
                  <w:color w:val="000000"/>
                  <w:sz w:val="16"/>
                  <w:szCs w:val="16"/>
                </w:rPr>
                <w:t>0.95%</w:t>
              </w:r>
            </w:ins>
          </w:p>
        </w:tc>
        <w:tc>
          <w:tcPr>
            <w:tcW w:w="1701" w:type="dxa"/>
            <w:tcBorders>
              <w:top w:val="nil"/>
              <w:left w:val="nil"/>
              <w:bottom w:val="nil"/>
              <w:right w:val="single" w:sz="8" w:space="0" w:color="auto"/>
            </w:tcBorders>
            <w:shd w:val="clear" w:color="000000" w:fill="D9D9D9"/>
            <w:noWrap/>
            <w:vAlign w:val="center"/>
            <w:hideMark/>
            <w:tcPrChange w:id="2804" w:author="Gannon, Hugh (Allianz Global Life)" w:date="2026-06-30T11:29:00Z" w16du:dateUtc="2026-06-30T10:29:00Z">
              <w:tcPr>
                <w:tcW w:w="1340" w:type="dxa"/>
                <w:gridSpan w:val="2"/>
                <w:tcBorders>
                  <w:top w:val="nil"/>
                  <w:left w:val="nil"/>
                  <w:bottom w:val="nil"/>
                  <w:right w:val="single" w:sz="8" w:space="0" w:color="auto"/>
                </w:tcBorders>
                <w:shd w:val="clear" w:color="000000" w:fill="D9D9D9"/>
                <w:noWrap/>
                <w:vAlign w:val="center"/>
                <w:hideMark/>
              </w:tcPr>
            </w:tcPrChange>
          </w:tcPr>
          <w:p w14:paraId="4B24A176" w14:textId="77777777" w:rsidR="00F91B1B" w:rsidRDefault="00F91B1B">
            <w:pPr>
              <w:jc w:val="center"/>
              <w:rPr>
                <w:ins w:id="2805" w:author="Gannon, Hugh (Allianz Global Life)" w:date="2026-06-30T11:28:00Z" w16du:dateUtc="2026-06-30T10:28:00Z"/>
                <w:rFonts w:ascii="Arial" w:hAnsi="Arial" w:cs="Arial"/>
                <w:color w:val="000000"/>
                <w:sz w:val="16"/>
                <w:szCs w:val="16"/>
              </w:rPr>
            </w:pPr>
            <w:ins w:id="2806" w:author="Gannon, Hugh (Allianz Global Life)" w:date="2026-06-30T11:28:00Z" w16du:dateUtc="2026-06-30T10:28:00Z">
              <w:r>
                <w:rPr>
                  <w:rFonts w:ascii="Arial" w:hAnsi="Arial" w:cs="Arial"/>
                  <w:color w:val="000000"/>
                  <w:sz w:val="16"/>
                  <w:szCs w:val="16"/>
                </w:rPr>
                <w:t>Surrender Penalty</w:t>
              </w:r>
            </w:ins>
          </w:p>
        </w:tc>
      </w:tr>
      <w:tr w:rsidR="00F91B1B" w14:paraId="61A5AF33" w14:textId="77777777" w:rsidTr="00F91B1B">
        <w:trPr>
          <w:trHeight w:val="270"/>
          <w:ins w:id="2807" w:author="Gannon, Hugh (Allianz Global Life)" w:date="2026-06-30T11:28:00Z"/>
          <w:trPrChange w:id="2808" w:author="Gannon, Hugh (Allianz Global Life)" w:date="2026-06-30T11:29:00Z" w16du:dateUtc="2026-06-30T10:29:00Z">
            <w:trPr>
              <w:trHeight w:val="270"/>
            </w:trPr>
          </w:trPrChange>
        </w:trPr>
        <w:tc>
          <w:tcPr>
            <w:tcW w:w="983" w:type="dxa"/>
            <w:vMerge w:val="restart"/>
            <w:tcBorders>
              <w:top w:val="nil"/>
              <w:left w:val="single" w:sz="8" w:space="0" w:color="auto"/>
              <w:bottom w:val="nil"/>
              <w:right w:val="nil"/>
            </w:tcBorders>
            <w:noWrap/>
            <w:vAlign w:val="center"/>
            <w:hideMark/>
            <w:tcPrChange w:id="2809" w:author="Gannon, Hugh (Allianz Global Life)" w:date="2026-06-30T11:29:00Z" w16du:dateUtc="2026-06-30T10:29:00Z">
              <w:tcPr>
                <w:tcW w:w="1180" w:type="dxa"/>
                <w:gridSpan w:val="2"/>
                <w:vMerge w:val="restart"/>
                <w:tcBorders>
                  <w:top w:val="nil"/>
                  <w:left w:val="single" w:sz="8" w:space="0" w:color="auto"/>
                  <w:bottom w:val="nil"/>
                  <w:right w:val="nil"/>
                </w:tcBorders>
                <w:noWrap/>
                <w:vAlign w:val="center"/>
                <w:hideMark/>
              </w:tcPr>
            </w:tcPrChange>
          </w:tcPr>
          <w:p w14:paraId="28BDEF07" w14:textId="77777777" w:rsidR="00F91B1B" w:rsidRDefault="00F91B1B">
            <w:pPr>
              <w:jc w:val="center"/>
              <w:rPr>
                <w:ins w:id="2810" w:author="Gannon, Hugh (Allianz Global Life)" w:date="2026-06-30T11:28:00Z" w16du:dateUtc="2026-06-30T10:28:00Z"/>
                <w:rFonts w:ascii="Arial" w:hAnsi="Arial" w:cs="Arial"/>
                <w:color w:val="000000"/>
                <w:sz w:val="16"/>
                <w:szCs w:val="16"/>
              </w:rPr>
            </w:pPr>
            <w:ins w:id="2811" w:author="Gannon, Hugh (Allianz Global Life)" w:date="2026-06-30T11:28:00Z" w16du:dateUtc="2026-06-30T10:28:00Z">
              <w:r>
                <w:rPr>
                  <w:rFonts w:ascii="Arial" w:hAnsi="Arial" w:cs="Arial"/>
                  <w:color w:val="000000"/>
                  <w:sz w:val="16"/>
                  <w:szCs w:val="16"/>
                </w:rPr>
                <w:t>D</w:t>
              </w:r>
            </w:ins>
          </w:p>
        </w:tc>
        <w:tc>
          <w:tcPr>
            <w:tcW w:w="992" w:type="dxa"/>
            <w:tcBorders>
              <w:top w:val="nil"/>
              <w:left w:val="nil"/>
              <w:bottom w:val="nil"/>
              <w:right w:val="nil"/>
            </w:tcBorders>
            <w:noWrap/>
            <w:vAlign w:val="center"/>
            <w:hideMark/>
            <w:tcPrChange w:id="2812" w:author="Gannon, Hugh (Allianz Global Life)" w:date="2026-06-30T11:29:00Z" w16du:dateUtc="2026-06-30T10:29:00Z">
              <w:tcPr>
                <w:tcW w:w="940" w:type="dxa"/>
                <w:gridSpan w:val="2"/>
                <w:tcBorders>
                  <w:top w:val="nil"/>
                  <w:left w:val="nil"/>
                  <w:bottom w:val="nil"/>
                  <w:right w:val="nil"/>
                </w:tcBorders>
                <w:noWrap/>
                <w:vAlign w:val="center"/>
                <w:hideMark/>
              </w:tcPr>
            </w:tcPrChange>
          </w:tcPr>
          <w:p w14:paraId="1987B497" w14:textId="77777777" w:rsidR="00F91B1B" w:rsidRDefault="00F91B1B">
            <w:pPr>
              <w:jc w:val="center"/>
              <w:rPr>
                <w:ins w:id="2813" w:author="Gannon, Hugh (Allianz Global Life)" w:date="2026-06-30T11:28:00Z" w16du:dateUtc="2026-06-30T10:28:00Z"/>
                <w:rFonts w:ascii="Arial" w:hAnsi="Arial" w:cs="Arial"/>
                <w:color w:val="000000"/>
                <w:sz w:val="16"/>
                <w:szCs w:val="16"/>
              </w:rPr>
            </w:pPr>
            <w:ins w:id="2814" w:author="Gannon, Hugh (Allianz Global Life)" w:date="2026-06-30T11:28:00Z" w16du:dateUtc="2026-06-30T10:28:00Z">
              <w:r>
                <w:rPr>
                  <w:rFonts w:ascii="Arial" w:hAnsi="Arial" w:cs="Arial"/>
                  <w:color w:val="000000"/>
                  <w:sz w:val="16"/>
                  <w:szCs w:val="16"/>
                </w:rPr>
                <w:t>D1</w:t>
              </w:r>
            </w:ins>
          </w:p>
        </w:tc>
        <w:tc>
          <w:tcPr>
            <w:tcW w:w="1134" w:type="dxa"/>
            <w:tcBorders>
              <w:top w:val="nil"/>
              <w:left w:val="nil"/>
              <w:bottom w:val="nil"/>
              <w:right w:val="nil"/>
            </w:tcBorders>
            <w:noWrap/>
            <w:vAlign w:val="center"/>
            <w:hideMark/>
            <w:tcPrChange w:id="2815" w:author="Gannon, Hugh (Allianz Global Life)" w:date="2026-06-30T11:29:00Z" w16du:dateUtc="2026-06-30T10:29:00Z">
              <w:tcPr>
                <w:tcW w:w="1700" w:type="dxa"/>
                <w:gridSpan w:val="2"/>
                <w:tcBorders>
                  <w:top w:val="nil"/>
                  <w:left w:val="nil"/>
                  <w:bottom w:val="nil"/>
                  <w:right w:val="nil"/>
                </w:tcBorders>
                <w:noWrap/>
                <w:vAlign w:val="center"/>
                <w:hideMark/>
              </w:tcPr>
            </w:tcPrChange>
          </w:tcPr>
          <w:p w14:paraId="0627BE8E" w14:textId="77777777" w:rsidR="00F91B1B" w:rsidRDefault="00F91B1B">
            <w:pPr>
              <w:jc w:val="center"/>
              <w:rPr>
                <w:ins w:id="2816" w:author="Gannon, Hugh (Allianz Global Life)" w:date="2026-06-30T11:28:00Z" w16du:dateUtc="2026-06-30T10:28:00Z"/>
                <w:rFonts w:ascii="Arial" w:hAnsi="Arial" w:cs="Arial"/>
                <w:color w:val="000000"/>
                <w:sz w:val="16"/>
                <w:szCs w:val="16"/>
              </w:rPr>
            </w:pPr>
            <w:ins w:id="2817" w:author="Gannon, Hugh (Allianz Global Life)" w:date="2026-06-30T11:28:00Z" w16du:dateUtc="2026-06-30T10:28:00Z">
              <w:r>
                <w:rPr>
                  <w:rFonts w:ascii="Arial" w:hAnsi="Arial" w:cs="Arial"/>
                  <w:color w:val="000000"/>
                  <w:sz w:val="16"/>
                  <w:szCs w:val="16"/>
                </w:rPr>
                <w:t>0.00%</w:t>
              </w:r>
            </w:ins>
          </w:p>
        </w:tc>
        <w:tc>
          <w:tcPr>
            <w:tcW w:w="1276" w:type="dxa"/>
            <w:tcBorders>
              <w:top w:val="nil"/>
              <w:left w:val="nil"/>
              <w:bottom w:val="nil"/>
              <w:right w:val="nil"/>
            </w:tcBorders>
            <w:noWrap/>
            <w:vAlign w:val="center"/>
            <w:hideMark/>
            <w:tcPrChange w:id="2818" w:author="Gannon, Hugh (Allianz Global Life)" w:date="2026-06-30T11:29:00Z" w16du:dateUtc="2026-06-30T10:29:00Z">
              <w:tcPr>
                <w:tcW w:w="1420" w:type="dxa"/>
                <w:gridSpan w:val="2"/>
                <w:tcBorders>
                  <w:top w:val="nil"/>
                  <w:left w:val="nil"/>
                  <w:bottom w:val="nil"/>
                  <w:right w:val="nil"/>
                </w:tcBorders>
                <w:noWrap/>
                <w:vAlign w:val="center"/>
                <w:hideMark/>
              </w:tcPr>
            </w:tcPrChange>
          </w:tcPr>
          <w:p w14:paraId="3DC5FBD1" w14:textId="77777777" w:rsidR="00F91B1B" w:rsidRDefault="00F91B1B">
            <w:pPr>
              <w:jc w:val="center"/>
              <w:rPr>
                <w:ins w:id="2819" w:author="Gannon, Hugh (Allianz Global Life)" w:date="2026-06-30T11:28:00Z" w16du:dateUtc="2026-06-30T10:28:00Z"/>
                <w:rFonts w:ascii="Arial" w:hAnsi="Arial" w:cs="Arial"/>
                <w:color w:val="000000"/>
                <w:sz w:val="16"/>
                <w:szCs w:val="16"/>
              </w:rPr>
            </w:pPr>
            <w:ins w:id="2820" w:author="Gannon, Hugh (Allianz Global Life)" w:date="2026-06-30T11:28:00Z" w16du:dateUtc="2026-06-30T10:28:00Z">
              <w:r>
                <w:rPr>
                  <w:rFonts w:ascii="Arial" w:hAnsi="Arial" w:cs="Arial"/>
                  <w:color w:val="000000"/>
                  <w:sz w:val="16"/>
                  <w:szCs w:val="16"/>
                </w:rPr>
                <w:t>0% to 4%</w:t>
              </w:r>
            </w:ins>
          </w:p>
        </w:tc>
        <w:tc>
          <w:tcPr>
            <w:tcW w:w="1559" w:type="dxa"/>
            <w:tcBorders>
              <w:top w:val="nil"/>
              <w:left w:val="nil"/>
              <w:bottom w:val="nil"/>
              <w:right w:val="nil"/>
            </w:tcBorders>
            <w:noWrap/>
            <w:vAlign w:val="center"/>
            <w:hideMark/>
            <w:tcPrChange w:id="2821" w:author="Gannon, Hugh (Allianz Global Life)" w:date="2026-06-30T11:29:00Z" w16du:dateUtc="2026-06-30T10:29:00Z">
              <w:tcPr>
                <w:tcW w:w="1720" w:type="dxa"/>
                <w:gridSpan w:val="2"/>
                <w:tcBorders>
                  <w:top w:val="nil"/>
                  <w:left w:val="nil"/>
                  <w:bottom w:val="nil"/>
                  <w:right w:val="nil"/>
                </w:tcBorders>
                <w:noWrap/>
                <w:vAlign w:val="center"/>
                <w:hideMark/>
              </w:tcPr>
            </w:tcPrChange>
          </w:tcPr>
          <w:p w14:paraId="6F5A5D89" w14:textId="77777777" w:rsidR="00F91B1B" w:rsidRDefault="00F91B1B">
            <w:pPr>
              <w:jc w:val="center"/>
              <w:rPr>
                <w:ins w:id="2822" w:author="Gannon, Hugh (Allianz Global Life)" w:date="2026-06-30T11:28:00Z" w16du:dateUtc="2026-06-30T10:28:00Z"/>
                <w:rFonts w:ascii="Arial" w:hAnsi="Arial" w:cs="Arial"/>
                <w:color w:val="000000"/>
                <w:sz w:val="16"/>
                <w:szCs w:val="16"/>
              </w:rPr>
            </w:pPr>
            <w:ins w:id="2823" w:author="Gannon, Hugh (Allianz Global Life)" w:date="2026-06-30T11:28:00Z" w16du:dateUtc="2026-06-30T10:28:00Z">
              <w:r>
                <w:rPr>
                  <w:rFonts w:ascii="Arial" w:hAnsi="Arial" w:cs="Arial"/>
                  <w:color w:val="000000"/>
                  <w:sz w:val="16"/>
                  <w:szCs w:val="16"/>
                </w:rPr>
                <w:t>96% to 100%</w:t>
              </w:r>
            </w:ins>
          </w:p>
        </w:tc>
        <w:tc>
          <w:tcPr>
            <w:tcW w:w="1134" w:type="dxa"/>
            <w:tcBorders>
              <w:top w:val="nil"/>
              <w:left w:val="nil"/>
              <w:bottom w:val="nil"/>
              <w:right w:val="nil"/>
            </w:tcBorders>
            <w:noWrap/>
            <w:vAlign w:val="center"/>
            <w:hideMark/>
            <w:tcPrChange w:id="2824" w:author="Gannon, Hugh (Allianz Global Life)" w:date="2026-06-30T11:29:00Z" w16du:dateUtc="2026-06-30T10:29:00Z">
              <w:tcPr>
                <w:tcW w:w="1780" w:type="dxa"/>
                <w:gridSpan w:val="3"/>
                <w:tcBorders>
                  <w:top w:val="nil"/>
                  <w:left w:val="nil"/>
                  <w:bottom w:val="nil"/>
                  <w:right w:val="nil"/>
                </w:tcBorders>
                <w:noWrap/>
                <w:vAlign w:val="center"/>
                <w:hideMark/>
              </w:tcPr>
            </w:tcPrChange>
          </w:tcPr>
          <w:p w14:paraId="78C33E16" w14:textId="77777777" w:rsidR="00F91B1B" w:rsidRDefault="00F91B1B">
            <w:pPr>
              <w:jc w:val="center"/>
              <w:rPr>
                <w:ins w:id="2825" w:author="Gannon, Hugh (Allianz Global Life)" w:date="2026-06-30T11:28:00Z" w16du:dateUtc="2026-06-30T10:28:00Z"/>
                <w:rFonts w:ascii="Arial" w:hAnsi="Arial" w:cs="Arial"/>
                <w:color w:val="000000"/>
                <w:sz w:val="16"/>
                <w:szCs w:val="16"/>
              </w:rPr>
            </w:pPr>
            <w:ins w:id="2826" w:author="Gannon, Hugh (Allianz Global Life)" w:date="2026-06-30T11:28:00Z" w16du:dateUtc="2026-06-30T10:28:00Z">
              <w:r>
                <w:rPr>
                  <w:rFonts w:ascii="Arial" w:hAnsi="Arial" w:cs="Arial"/>
                  <w:color w:val="000000"/>
                  <w:sz w:val="16"/>
                  <w:szCs w:val="16"/>
                </w:rPr>
                <w:t>0.75%</w:t>
              </w:r>
            </w:ins>
          </w:p>
        </w:tc>
        <w:tc>
          <w:tcPr>
            <w:tcW w:w="1134" w:type="dxa"/>
            <w:tcBorders>
              <w:top w:val="nil"/>
              <w:left w:val="nil"/>
              <w:bottom w:val="nil"/>
              <w:right w:val="nil"/>
            </w:tcBorders>
            <w:noWrap/>
            <w:vAlign w:val="center"/>
            <w:hideMark/>
            <w:tcPrChange w:id="2827" w:author="Gannon, Hugh (Allianz Global Life)" w:date="2026-06-30T11:29:00Z" w16du:dateUtc="2026-06-30T10:29:00Z">
              <w:tcPr>
                <w:tcW w:w="1120" w:type="dxa"/>
                <w:tcBorders>
                  <w:top w:val="nil"/>
                  <w:left w:val="nil"/>
                  <w:bottom w:val="nil"/>
                  <w:right w:val="nil"/>
                </w:tcBorders>
                <w:noWrap/>
                <w:vAlign w:val="center"/>
                <w:hideMark/>
              </w:tcPr>
            </w:tcPrChange>
          </w:tcPr>
          <w:p w14:paraId="7531D2CA" w14:textId="77777777" w:rsidR="00F91B1B" w:rsidRDefault="00F91B1B">
            <w:pPr>
              <w:jc w:val="center"/>
              <w:rPr>
                <w:ins w:id="2828" w:author="Gannon, Hugh (Allianz Global Life)" w:date="2026-06-30T11:28:00Z" w16du:dateUtc="2026-06-30T10:28:00Z"/>
                <w:rFonts w:ascii="Arial" w:hAnsi="Arial" w:cs="Arial"/>
                <w:color w:val="000000"/>
                <w:sz w:val="16"/>
                <w:szCs w:val="16"/>
              </w:rPr>
            </w:pPr>
            <w:ins w:id="2829" w:author="Gannon, Hugh (Allianz Global Life)" w:date="2026-06-30T11:28:00Z" w16du:dateUtc="2026-06-30T10:28:00Z">
              <w:r>
                <w:rPr>
                  <w:rFonts w:ascii="Arial" w:hAnsi="Arial" w:cs="Arial"/>
                  <w:color w:val="000000"/>
                  <w:sz w:val="16"/>
                  <w:szCs w:val="16"/>
                </w:rPr>
                <w:t>1.20%</w:t>
              </w:r>
            </w:ins>
          </w:p>
        </w:tc>
        <w:tc>
          <w:tcPr>
            <w:tcW w:w="1701" w:type="dxa"/>
            <w:tcBorders>
              <w:top w:val="nil"/>
              <w:left w:val="nil"/>
              <w:bottom w:val="nil"/>
              <w:right w:val="single" w:sz="8" w:space="0" w:color="auto"/>
            </w:tcBorders>
            <w:noWrap/>
            <w:vAlign w:val="center"/>
            <w:hideMark/>
            <w:tcPrChange w:id="2830" w:author="Gannon, Hugh (Allianz Global Life)" w:date="2026-06-30T11:29:00Z" w16du:dateUtc="2026-06-30T10:29:00Z">
              <w:tcPr>
                <w:tcW w:w="1340" w:type="dxa"/>
                <w:gridSpan w:val="2"/>
                <w:tcBorders>
                  <w:top w:val="nil"/>
                  <w:left w:val="nil"/>
                  <w:bottom w:val="nil"/>
                  <w:right w:val="single" w:sz="8" w:space="0" w:color="auto"/>
                </w:tcBorders>
                <w:noWrap/>
                <w:vAlign w:val="center"/>
                <w:hideMark/>
              </w:tcPr>
            </w:tcPrChange>
          </w:tcPr>
          <w:p w14:paraId="137098E1" w14:textId="77777777" w:rsidR="00F91B1B" w:rsidRDefault="00F91B1B">
            <w:pPr>
              <w:jc w:val="center"/>
              <w:rPr>
                <w:ins w:id="2831" w:author="Gannon, Hugh (Allianz Global Life)" w:date="2026-06-30T11:28:00Z" w16du:dateUtc="2026-06-30T10:28:00Z"/>
                <w:rFonts w:ascii="Arial" w:hAnsi="Arial" w:cs="Arial"/>
                <w:color w:val="000000"/>
                <w:sz w:val="16"/>
                <w:szCs w:val="16"/>
              </w:rPr>
            </w:pPr>
            <w:ins w:id="2832" w:author="Gannon, Hugh (Allianz Global Life)" w:date="2026-06-30T11:28:00Z" w16du:dateUtc="2026-06-30T10:28:00Z">
              <w:r>
                <w:rPr>
                  <w:rFonts w:ascii="Arial" w:hAnsi="Arial" w:cs="Arial"/>
                  <w:color w:val="000000"/>
                  <w:sz w:val="16"/>
                  <w:szCs w:val="16"/>
                </w:rPr>
                <w:t>N/A</w:t>
              </w:r>
            </w:ins>
          </w:p>
        </w:tc>
      </w:tr>
      <w:tr w:rsidR="00F91B1B" w14:paraId="49E47A99" w14:textId="77777777" w:rsidTr="00F91B1B">
        <w:trPr>
          <w:trHeight w:val="255"/>
          <w:ins w:id="2833" w:author="Gannon, Hugh (Allianz Global Life)" w:date="2026-06-30T11:28:00Z"/>
          <w:trPrChange w:id="2834" w:author="Gannon, Hugh (Allianz Global Life)" w:date="2026-06-30T11:29:00Z" w16du:dateUtc="2026-06-30T10:29:00Z">
            <w:trPr>
              <w:trHeight w:val="255"/>
            </w:trPr>
          </w:trPrChange>
        </w:trPr>
        <w:tc>
          <w:tcPr>
            <w:tcW w:w="983" w:type="dxa"/>
            <w:vMerge/>
            <w:tcBorders>
              <w:top w:val="nil"/>
              <w:left w:val="single" w:sz="8" w:space="0" w:color="auto"/>
              <w:bottom w:val="nil"/>
              <w:right w:val="nil"/>
            </w:tcBorders>
            <w:vAlign w:val="center"/>
            <w:hideMark/>
            <w:tcPrChange w:id="2835" w:author="Gannon, Hugh (Allianz Global Life)" w:date="2026-06-30T11:29:00Z" w16du:dateUtc="2026-06-30T10:29:00Z">
              <w:tcPr>
                <w:tcW w:w="1180" w:type="dxa"/>
                <w:gridSpan w:val="2"/>
                <w:vMerge/>
                <w:tcBorders>
                  <w:top w:val="nil"/>
                  <w:left w:val="single" w:sz="8" w:space="0" w:color="auto"/>
                  <w:bottom w:val="nil"/>
                  <w:right w:val="nil"/>
                </w:tcBorders>
                <w:vAlign w:val="center"/>
                <w:hideMark/>
              </w:tcPr>
            </w:tcPrChange>
          </w:tcPr>
          <w:p w14:paraId="2C3F31F6" w14:textId="77777777" w:rsidR="00F91B1B" w:rsidRDefault="00F91B1B">
            <w:pPr>
              <w:rPr>
                <w:ins w:id="2836" w:author="Gannon, Hugh (Allianz Global Life)" w:date="2026-06-30T11:28:00Z" w16du:dateUtc="2026-06-30T10:28:00Z"/>
                <w:rFonts w:ascii="Arial" w:hAnsi="Arial" w:cs="Arial"/>
                <w:color w:val="000000"/>
                <w:sz w:val="16"/>
                <w:szCs w:val="16"/>
              </w:rPr>
            </w:pPr>
          </w:p>
        </w:tc>
        <w:tc>
          <w:tcPr>
            <w:tcW w:w="992" w:type="dxa"/>
            <w:tcBorders>
              <w:top w:val="nil"/>
              <w:left w:val="nil"/>
              <w:bottom w:val="nil"/>
              <w:right w:val="nil"/>
            </w:tcBorders>
            <w:noWrap/>
            <w:vAlign w:val="center"/>
            <w:hideMark/>
            <w:tcPrChange w:id="2837" w:author="Gannon, Hugh (Allianz Global Life)" w:date="2026-06-30T11:29:00Z" w16du:dateUtc="2026-06-30T10:29:00Z">
              <w:tcPr>
                <w:tcW w:w="940" w:type="dxa"/>
                <w:gridSpan w:val="2"/>
                <w:tcBorders>
                  <w:top w:val="nil"/>
                  <w:left w:val="nil"/>
                  <w:bottom w:val="nil"/>
                  <w:right w:val="nil"/>
                </w:tcBorders>
                <w:noWrap/>
                <w:vAlign w:val="center"/>
                <w:hideMark/>
              </w:tcPr>
            </w:tcPrChange>
          </w:tcPr>
          <w:p w14:paraId="0F6C7C91" w14:textId="77777777" w:rsidR="00F91B1B" w:rsidRDefault="00F91B1B">
            <w:pPr>
              <w:jc w:val="center"/>
              <w:rPr>
                <w:ins w:id="2838" w:author="Gannon, Hugh (Allianz Global Life)" w:date="2026-06-30T11:28:00Z" w16du:dateUtc="2026-06-30T10:28:00Z"/>
                <w:rFonts w:ascii="Arial" w:hAnsi="Arial" w:cs="Arial"/>
                <w:color w:val="000000"/>
                <w:sz w:val="16"/>
                <w:szCs w:val="16"/>
              </w:rPr>
            </w:pPr>
            <w:ins w:id="2839" w:author="Gannon, Hugh (Allianz Global Life)" w:date="2026-06-30T11:28:00Z" w16du:dateUtc="2026-06-30T10:28:00Z">
              <w:r>
                <w:rPr>
                  <w:rFonts w:ascii="Arial" w:hAnsi="Arial" w:cs="Arial"/>
                  <w:color w:val="000000"/>
                  <w:sz w:val="16"/>
                  <w:szCs w:val="16"/>
                </w:rPr>
                <w:t>D2</w:t>
              </w:r>
            </w:ins>
          </w:p>
        </w:tc>
        <w:tc>
          <w:tcPr>
            <w:tcW w:w="1134" w:type="dxa"/>
            <w:tcBorders>
              <w:top w:val="nil"/>
              <w:left w:val="nil"/>
              <w:bottom w:val="nil"/>
              <w:right w:val="nil"/>
            </w:tcBorders>
            <w:noWrap/>
            <w:vAlign w:val="center"/>
            <w:hideMark/>
            <w:tcPrChange w:id="2840" w:author="Gannon, Hugh (Allianz Global Life)" w:date="2026-06-30T11:29:00Z" w16du:dateUtc="2026-06-30T10:29:00Z">
              <w:tcPr>
                <w:tcW w:w="1700" w:type="dxa"/>
                <w:gridSpan w:val="2"/>
                <w:tcBorders>
                  <w:top w:val="nil"/>
                  <w:left w:val="nil"/>
                  <w:bottom w:val="nil"/>
                  <w:right w:val="nil"/>
                </w:tcBorders>
                <w:noWrap/>
                <w:vAlign w:val="center"/>
                <w:hideMark/>
              </w:tcPr>
            </w:tcPrChange>
          </w:tcPr>
          <w:p w14:paraId="4FF3841E" w14:textId="77777777" w:rsidR="00F91B1B" w:rsidRDefault="00F91B1B">
            <w:pPr>
              <w:jc w:val="center"/>
              <w:rPr>
                <w:ins w:id="2841" w:author="Gannon, Hugh (Allianz Global Life)" w:date="2026-06-30T11:28:00Z" w16du:dateUtc="2026-06-30T10:28:00Z"/>
                <w:rFonts w:ascii="Arial" w:hAnsi="Arial" w:cs="Arial"/>
                <w:color w:val="000000"/>
                <w:sz w:val="16"/>
                <w:szCs w:val="16"/>
              </w:rPr>
            </w:pPr>
            <w:ins w:id="2842" w:author="Gannon, Hugh (Allianz Global Life)" w:date="2026-06-30T11:28:00Z" w16du:dateUtc="2026-06-30T10:28:00Z">
              <w:r>
                <w:rPr>
                  <w:rFonts w:ascii="Arial" w:hAnsi="Arial" w:cs="Arial"/>
                  <w:color w:val="000000"/>
                  <w:sz w:val="16"/>
                  <w:szCs w:val="16"/>
                </w:rPr>
                <w:t>1.00%</w:t>
              </w:r>
            </w:ins>
          </w:p>
        </w:tc>
        <w:tc>
          <w:tcPr>
            <w:tcW w:w="1276" w:type="dxa"/>
            <w:tcBorders>
              <w:top w:val="nil"/>
              <w:left w:val="nil"/>
              <w:bottom w:val="nil"/>
              <w:right w:val="nil"/>
            </w:tcBorders>
            <w:noWrap/>
            <w:vAlign w:val="center"/>
            <w:hideMark/>
            <w:tcPrChange w:id="2843" w:author="Gannon, Hugh (Allianz Global Life)" w:date="2026-06-30T11:29:00Z" w16du:dateUtc="2026-06-30T10:29:00Z">
              <w:tcPr>
                <w:tcW w:w="1420" w:type="dxa"/>
                <w:gridSpan w:val="2"/>
                <w:tcBorders>
                  <w:top w:val="nil"/>
                  <w:left w:val="nil"/>
                  <w:bottom w:val="nil"/>
                  <w:right w:val="nil"/>
                </w:tcBorders>
                <w:noWrap/>
                <w:vAlign w:val="center"/>
                <w:hideMark/>
              </w:tcPr>
            </w:tcPrChange>
          </w:tcPr>
          <w:p w14:paraId="4C204AA4" w14:textId="77777777" w:rsidR="00F91B1B" w:rsidRDefault="00F91B1B">
            <w:pPr>
              <w:jc w:val="center"/>
              <w:rPr>
                <w:ins w:id="2844" w:author="Gannon, Hugh (Allianz Global Life)" w:date="2026-06-30T11:28:00Z" w16du:dateUtc="2026-06-30T10:28:00Z"/>
                <w:rFonts w:ascii="Arial" w:hAnsi="Arial" w:cs="Arial"/>
                <w:color w:val="000000"/>
                <w:sz w:val="16"/>
                <w:szCs w:val="16"/>
              </w:rPr>
            </w:pPr>
            <w:ins w:id="2845" w:author="Gannon, Hugh (Allianz Global Life)" w:date="2026-06-30T11:28:00Z" w16du:dateUtc="2026-06-30T10:28:00Z">
              <w:r>
                <w:rPr>
                  <w:rFonts w:ascii="Arial" w:hAnsi="Arial" w:cs="Arial"/>
                  <w:color w:val="000000"/>
                  <w:sz w:val="16"/>
                  <w:szCs w:val="16"/>
                </w:rPr>
                <w:t>0% to 4%</w:t>
              </w:r>
            </w:ins>
          </w:p>
        </w:tc>
        <w:tc>
          <w:tcPr>
            <w:tcW w:w="1559" w:type="dxa"/>
            <w:tcBorders>
              <w:top w:val="nil"/>
              <w:left w:val="nil"/>
              <w:bottom w:val="nil"/>
              <w:right w:val="nil"/>
            </w:tcBorders>
            <w:noWrap/>
            <w:vAlign w:val="center"/>
            <w:hideMark/>
            <w:tcPrChange w:id="2846" w:author="Gannon, Hugh (Allianz Global Life)" w:date="2026-06-30T11:29:00Z" w16du:dateUtc="2026-06-30T10:29:00Z">
              <w:tcPr>
                <w:tcW w:w="1720" w:type="dxa"/>
                <w:gridSpan w:val="2"/>
                <w:tcBorders>
                  <w:top w:val="nil"/>
                  <w:left w:val="nil"/>
                  <w:bottom w:val="nil"/>
                  <w:right w:val="nil"/>
                </w:tcBorders>
                <w:noWrap/>
                <w:vAlign w:val="center"/>
                <w:hideMark/>
              </w:tcPr>
            </w:tcPrChange>
          </w:tcPr>
          <w:p w14:paraId="0DDC43F5" w14:textId="77777777" w:rsidR="00F91B1B" w:rsidRDefault="00F91B1B">
            <w:pPr>
              <w:jc w:val="center"/>
              <w:rPr>
                <w:ins w:id="2847" w:author="Gannon, Hugh (Allianz Global Life)" w:date="2026-06-30T11:28:00Z" w16du:dateUtc="2026-06-30T10:28:00Z"/>
                <w:rFonts w:ascii="Arial" w:hAnsi="Arial" w:cs="Arial"/>
                <w:color w:val="000000"/>
                <w:sz w:val="16"/>
                <w:szCs w:val="16"/>
              </w:rPr>
            </w:pPr>
            <w:ins w:id="2848" w:author="Gannon, Hugh (Allianz Global Life)" w:date="2026-06-30T11:28:00Z" w16du:dateUtc="2026-06-30T10:28:00Z">
              <w:r>
                <w:rPr>
                  <w:rFonts w:ascii="Arial" w:hAnsi="Arial" w:cs="Arial"/>
                  <w:color w:val="000000"/>
                  <w:sz w:val="16"/>
                  <w:szCs w:val="16"/>
                </w:rPr>
                <w:t>97% to 101%</w:t>
              </w:r>
            </w:ins>
          </w:p>
        </w:tc>
        <w:tc>
          <w:tcPr>
            <w:tcW w:w="1134" w:type="dxa"/>
            <w:tcBorders>
              <w:top w:val="nil"/>
              <w:left w:val="nil"/>
              <w:bottom w:val="nil"/>
              <w:right w:val="nil"/>
            </w:tcBorders>
            <w:noWrap/>
            <w:vAlign w:val="center"/>
            <w:hideMark/>
            <w:tcPrChange w:id="2849" w:author="Gannon, Hugh (Allianz Global Life)" w:date="2026-06-30T11:29:00Z" w16du:dateUtc="2026-06-30T10:29:00Z">
              <w:tcPr>
                <w:tcW w:w="1780" w:type="dxa"/>
                <w:gridSpan w:val="3"/>
                <w:tcBorders>
                  <w:top w:val="nil"/>
                  <w:left w:val="nil"/>
                  <w:bottom w:val="nil"/>
                  <w:right w:val="nil"/>
                </w:tcBorders>
                <w:noWrap/>
                <w:vAlign w:val="center"/>
                <w:hideMark/>
              </w:tcPr>
            </w:tcPrChange>
          </w:tcPr>
          <w:p w14:paraId="5627C154" w14:textId="77777777" w:rsidR="00F91B1B" w:rsidRDefault="00F91B1B">
            <w:pPr>
              <w:jc w:val="center"/>
              <w:rPr>
                <w:ins w:id="2850" w:author="Gannon, Hugh (Allianz Global Life)" w:date="2026-06-30T11:28:00Z" w16du:dateUtc="2026-06-30T10:28:00Z"/>
                <w:rFonts w:ascii="Arial" w:hAnsi="Arial" w:cs="Arial"/>
                <w:color w:val="000000"/>
                <w:sz w:val="16"/>
                <w:szCs w:val="16"/>
              </w:rPr>
            </w:pPr>
            <w:ins w:id="2851" w:author="Gannon, Hugh (Allianz Global Life)" w:date="2026-06-30T11:28:00Z" w16du:dateUtc="2026-06-30T10:28:00Z">
              <w:r>
                <w:rPr>
                  <w:rFonts w:ascii="Arial" w:hAnsi="Arial" w:cs="Arial"/>
                  <w:color w:val="000000"/>
                  <w:sz w:val="16"/>
                  <w:szCs w:val="16"/>
                </w:rPr>
                <w:t>0.63%</w:t>
              </w:r>
            </w:ins>
          </w:p>
        </w:tc>
        <w:tc>
          <w:tcPr>
            <w:tcW w:w="1134" w:type="dxa"/>
            <w:tcBorders>
              <w:top w:val="nil"/>
              <w:left w:val="nil"/>
              <w:bottom w:val="nil"/>
              <w:right w:val="nil"/>
            </w:tcBorders>
            <w:noWrap/>
            <w:vAlign w:val="center"/>
            <w:hideMark/>
            <w:tcPrChange w:id="2852" w:author="Gannon, Hugh (Allianz Global Life)" w:date="2026-06-30T11:29:00Z" w16du:dateUtc="2026-06-30T10:29:00Z">
              <w:tcPr>
                <w:tcW w:w="1120" w:type="dxa"/>
                <w:tcBorders>
                  <w:top w:val="nil"/>
                  <w:left w:val="nil"/>
                  <w:bottom w:val="nil"/>
                  <w:right w:val="nil"/>
                </w:tcBorders>
                <w:noWrap/>
                <w:vAlign w:val="center"/>
                <w:hideMark/>
              </w:tcPr>
            </w:tcPrChange>
          </w:tcPr>
          <w:p w14:paraId="4E309D9D" w14:textId="77777777" w:rsidR="00F91B1B" w:rsidRDefault="00F91B1B">
            <w:pPr>
              <w:jc w:val="center"/>
              <w:rPr>
                <w:ins w:id="2853" w:author="Gannon, Hugh (Allianz Global Life)" w:date="2026-06-30T11:28:00Z" w16du:dateUtc="2026-06-30T10:28:00Z"/>
                <w:rFonts w:ascii="Arial" w:hAnsi="Arial" w:cs="Arial"/>
                <w:color w:val="000000"/>
                <w:sz w:val="16"/>
                <w:szCs w:val="16"/>
              </w:rPr>
            </w:pPr>
            <w:ins w:id="2854" w:author="Gannon, Hugh (Allianz Global Life)" w:date="2026-06-30T11:28:00Z" w16du:dateUtc="2026-06-30T10:28:00Z">
              <w:r>
                <w:rPr>
                  <w:rFonts w:ascii="Arial" w:hAnsi="Arial" w:cs="Arial"/>
                  <w:color w:val="000000"/>
                  <w:sz w:val="16"/>
                  <w:szCs w:val="16"/>
                </w:rPr>
                <w:t>1.20%</w:t>
              </w:r>
            </w:ins>
          </w:p>
        </w:tc>
        <w:tc>
          <w:tcPr>
            <w:tcW w:w="1701" w:type="dxa"/>
            <w:tcBorders>
              <w:top w:val="nil"/>
              <w:left w:val="nil"/>
              <w:bottom w:val="nil"/>
              <w:right w:val="single" w:sz="8" w:space="0" w:color="auto"/>
            </w:tcBorders>
            <w:noWrap/>
            <w:vAlign w:val="center"/>
            <w:hideMark/>
            <w:tcPrChange w:id="2855" w:author="Gannon, Hugh (Allianz Global Life)" w:date="2026-06-30T11:29:00Z" w16du:dateUtc="2026-06-30T10:29:00Z">
              <w:tcPr>
                <w:tcW w:w="1340" w:type="dxa"/>
                <w:gridSpan w:val="2"/>
                <w:tcBorders>
                  <w:top w:val="nil"/>
                  <w:left w:val="nil"/>
                  <w:bottom w:val="nil"/>
                  <w:right w:val="single" w:sz="8" w:space="0" w:color="auto"/>
                </w:tcBorders>
                <w:noWrap/>
                <w:vAlign w:val="center"/>
                <w:hideMark/>
              </w:tcPr>
            </w:tcPrChange>
          </w:tcPr>
          <w:p w14:paraId="3A1B71AB" w14:textId="77777777" w:rsidR="00F91B1B" w:rsidRDefault="00F91B1B">
            <w:pPr>
              <w:jc w:val="center"/>
              <w:rPr>
                <w:ins w:id="2856" w:author="Gannon, Hugh (Allianz Global Life)" w:date="2026-06-30T11:28:00Z" w16du:dateUtc="2026-06-30T10:28:00Z"/>
                <w:rFonts w:ascii="Arial" w:hAnsi="Arial" w:cs="Arial"/>
                <w:color w:val="000000"/>
                <w:sz w:val="16"/>
                <w:szCs w:val="16"/>
              </w:rPr>
            </w:pPr>
            <w:ins w:id="2857" w:author="Gannon, Hugh (Allianz Global Life)" w:date="2026-06-30T11:28:00Z" w16du:dateUtc="2026-06-30T10:28:00Z">
              <w:r>
                <w:rPr>
                  <w:rFonts w:ascii="Arial" w:hAnsi="Arial" w:cs="Arial"/>
                  <w:color w:val="000000"/>
                  <w:sz w:val="16"/>
                  <w:szCs w:val="16"/>
                </w:rPr>
                <w:t>Surrender Penalty</w:t>
              </w:r>
            </w:ins>
          </w:p>
        </w:tc>
      </w:tr>
      <w:tr w:rsidR="00F91B1B" w14:paraId="70449AA0" w14:textId="77777777" w:rsidTr="00F91B1B">
        <w:trPr>
          <w:trHeight w:val="255"/>
          <w:ins w:id="2858" w:author="Gannon, Hugh (Allianz Global Life)" w:date="2026-06-30T11:28:00Z"/>
          <w:trPrChange w:id="2859" w:author="Gannon, Hugh (Allianz Global Life)" w:date="2026-06-30T11:29:00Z" w16du:dateUtc="2026-06-30T10:29:00Z">
            <w:trPr>
              <w:trHeight w:val="255"/>
            </w:trPr>
          </w:trPrChange>
        </w:trPr>
        <w:tc>
          <w:tcPr>
            <w:tcW w:w="983" w:type="dxa"/>
            <w:vMerge/>
            <w:tcBorders>
              <w:top w:val="nil"/>
              <w:left w:val="single" w:sz="8" w:space="0" w:color="auto"/>
              <w:bottom w:val="nil"/>
              <w:right w:val="nil"/>
            </w:tcBorders>
            <w:vAlign w:val="center"/>
            <w:hideMark/>
            <w:tcPrChange w:id="2860" w:author="Gannon, Hugh (Allianz Global Life)" w:date="2026-06-30T11:29:00Z" w16du:dateUtc="2026-06-30T10:29:00Z">
              <w:tcPr>
                <w:tcW w:w="1180" w:type="dxa"/>
                <w:gridSpan w:val="2"/>
                <w:vMerge/>
                <w:tcBorders>
                  <w:top w:val="nil"/>
                  <w:left w:val="single" w:sz="8" w:space="0" w:color="auto"/>
                  <w:bottom w:val="nil"/>
                  <w:right w:val="nil"/>
                </w:tcBorders>
                <w:vAlign w:val="center"/>
                <w:hideMark/>
              </w:tcPr>
            </w:tcPrChange>
          </w:tcPr>
          <w:p w14:paraId="5D401260" w14:textId="77777777" w:rsidR="00F91B1B" w:rsidRDefault="00F91B1B">
            <w:pPr>
              <w:rPr>
                <w:ins w:id="2861" w:author="Gannon, Hugh (Allianz Global Life)" w:date="2026-06-30T11:28:00Z" w16du:dateUtc="2026-06-30T10:28:00Z"/>
                <w:rFonts w:ascii="Arial" w:hAnsi="Arial" w:cs="Arial"/>
                <w:color w:val="000000"/>
                <w:sz w:val="16"/>
                <w:szCs w:val="16"/>
              </w:rPr>
            </w:pPr>
          </w:p>
        </w:tc>
        <w:tc>
          <w:tcPr>
            <w:tcW w:w="992" w:type="dxa"/>
            <w:tcBorders>
              <w:top w:val="nil"/>
              <w:left w:val="nil"/>
              <w:bottom w:val="nil"/>
              <w:right w:val="nil"/>
            </w:tcBorders>
            <w:noWrap/>
            <w:vAlign w:val="center"/>
            <w:hideMark/>
            <w:tcPrChange w:id="2862" w:author="Gannon, Hugh (Allianz Global Life)" w:date="2026-06-30T11:29:00Z" w16du:dateUtc="2026-06-30T10:29:00Z">
              <w:tcPr>
                <w:tcW w:w="940" w:type="dxa"/>
                <w:gridSpan w:val="2"/>
                <w:tcBorders>
                  <w:top w:val="nil"/>
                  <w:left w:val="nil"/>
                  <w:bottom w:val="nil"/>
                  <w:right w:val="nil"/>
                </w:tcBorders>
                <w:noWrap/>
                <w:vAlign w:val="center"/>
                <w:hideMark/>
              </w:tcPr>
            </w:tcPrChange>
          </w:tcPr>
          <w:p w14:paraId="7E0DE20F" w14:textId="77777777" w:rsidR="00F91B1B" w:rsidRDefault="00F91B1B">
            <w:pPr>
              <w:jc w:val="center"/>
              <w:rPr>
                <w:ins w:id="2863" w:author="Gannon, Hugh (Allianz Global Life)" w:date="2026-06-30T11:28:00Z" w16du:dateUtc="2026-06-30T10:28:00Z"/>
                <w:rFonts w:ascii="Arial" w:hAnsi="Arial" w:cs="Arial"/>
                <w:color w:val="000000"/>
                <w:sz w:val="16"/>
                <w:szCs w:val="16"/>
              </w:rPr>
            </w:pPr>
            <w:ins w:id="2864" w:author="Gannon, Hugh (Allianz Global Life)" w:date="2026-06-30T11:28:00Z" w16du:dateUtc="2026-06-30T10:28:00Z">
              <w:r>
                <w:rPr>
                  <w:rFonts w:ascii="Arial" w:hAnsi="Arial" w:cs="Arial"/>
                  <w:color w:val="000000"/>
                  <w:sz w:val="16"/>
                  <w:szCs w:val="16"/>
                </w:rPr>
                <w:t>D3</w:t>
              </w:r>
            </w:ins>
          </w:p>
        </w:tc>
        <w:tc>
          <w:tcPr>
            <w:tcW w:w="1134" w:type="dxa"/>
            <w:tcBorders>
              <w:top w:val="nil"/>
              <w:left w:val="nil"/>
              <w:bottom w:val="nil"/>
              <w:right w:val="nil"/>
            </w:tcBorders>
            <w:noWrap/>
            <w:vAlign w:val="center"/>
            <w:hideMark/>
            <w:tcPrChange w:id="2865" w:author="Gannon, Hugh (Allianz Global Life)" w:date="2026-06-30T11:29:00Z" w16du:dateUtc="2026-06-30T10:29:00Z">
              <w:tcPr>
                <w:tcW w:w="1700" w:type="dxa"/>
                <w:gridSpan w:val="2"/>
                <w:tcBorders>
                  <w:top w:val="nil"/>
                  <w:left w:val="nil"/>
                  <w:bottom w:val="nil"/>
                  <w:right w:val="nil"/>
                </w:tcBorders>
                <w:noWrap/>
                <w:vAlign w:val="center"/>
                <w:hideMark/>
              </w:tcPr>
            </w:tcPrChange>
          </w:tcPr>
          <w:p w14:paraId="75A65CF2" w14:textId="77777777" w:rsidR="00F91B1B" w:rsidRDefault="00F91B1B">
            <w:pPr>
              <w:jc w:val="center"/>
              <w:rPr>
                <w:ins w:id="2866" w:author="Gannon, Hugh (Allianz Global Life)" w:date="2026-06-30T11:28:00Z" w16du:dateUtc="2026-06-30T10:28:00Z"/>
                <w:rFonts w:ascii="Arial" w:hAnsi="Arial" w:cs="Arial"/>
                <w:color w:val="000000"/>
                <w:sz w:val="16"/>
                <w:szCs w:val="16"/>
              </w:rPr>
            </w:pPr>
            <w:ins w:id="2867" w:author="Gannon, Hugh (Allianz Global Life)" w:date="2026-06-30T11:28:00Z" w16du:dateUtc="2026-06-30T10:28:00Z">
              <w:r>
                <w:rPr>
                  <w:rFonts w:ascii="Arial" w:hAnsi="Arial" w:cs="Arial"/>
                  <w:color w:val="000000"/>
                  <w:sz w:val="16"/>
                  <w:szCs w:val="16"/>
                </w:rPr>
                <w:t>2.00%</w:t>
              </w:r>
            </w:ins>
          </w:p>
        </w:tc>
        <w:tc>
          <w:tcPr>
            <w:tcW w:w="1276" w:type="dxa"/>
            <w:tcBorders>
              <w:top w:val="nil"/>
              <w:left w:val="nil"/>
              <w:bottom w:val="nil"/>
              <w:right w:val="nil"/>
            </w:tcBorders>
            <w:noWrap/>
            <w:vAlign w:val="center"/>
            <w:hideMark/>
            <w:tcPrChange w:id="2868" w:author="Gannon, Hugh (Allianz Global Life)" w:date="2026-06-30T11:29:00Z" w16du:dateUtc="2026-06-30T10:29:00Z">
              <w:tcPr>
                <w:tcW w:w="1420" w:type="dxa"/>
                <w:gridSpan w:val="2"/>
                <w:tcBorders>
                  <w:top w:val="nil"/>
                  <w:left w:val="nil"/>
                  <w:bottom w:val="nil"/>
                  <w:right w:val="nil"/>
                </w:tcBorders>
                <w:noWrap/>
                <w:vAlign w:val="center"/>
                <w:hideMark/>
              </w:tcPr>
            </w:tcPrChange>
          </w:tcPr>
          <w:p w14:paraId="0A48A7BA" w14:textId="77777777" w:rsidR="00F91B1B" w:rsidRDefault="00F91B1B">
            <w:pPr>
              <w:jc w:val="center"/>
              <w:rPr>
                <w:ins w:id="2869" w:author="Gannon, Hugh (Allianz Global Life)" w:date="2026-06-30T11:28:00Z" w16du:dateUtc="2026-06-30T10:28:00Z"/>
                <w:rFonts w:ascii="Arial" w:hAnsi="Arial" w:cs="Arial"/>
                <w:color w:val="000000"/>
                <w:sz w:val="16"/>
                <w:szCs w:val="16"/>
              </w:rPr>
            </w:pPr>
            <w:ins w:id="2870" w:author="Gannon, Hugh (Allianz Global Life)" w:date="2026-06-30T11:28:00Z" w16du:dateUtc="2026-06-30T10:28:00Z">
              <w:r>
                <w:rPr>
                  <w:rFonts w:ascii="Arial" w:hAnsi="Arial" w:cs="Arial"/>
                  <w:color w:val="000000"/>
                  <w:sz w:val="16"/>
                  <w:szCs w:val="16"/>
                </w:rPr>
                <w:t>0% to 4%</w:t>
              </w:r>
            </w:ins>
          </w:p>
        </w:tc>
        <w:tc>
          <w:tcPr>
            <w:tcW w:w="1559" w:type="dxa"/>
            <w:tcBorders>
              <w:top w:val="nil"/>
              <w:left w:val="nil"/>
              <w:bottom w:val="nil"/>
              <w:right w:val="nil"/>
            </w:tcBorders>
            <w:noWrap/>
            <w:vAlign w:val="center"/>
            <w:hideMark/>
            <w:tcPrChange w:id="2871" w:author="Gannon, Hugh (Allianz Global Life)" w:date="2026-06-30T11:29:00Z" w16du:dateUtc="2026-06-30T10:29:00Z">
              <w:tcPr>
                <w:tcW w:w="1720" w:type="dxa"/>
                <w:gridSpan w:val="2"/>
                <w:tcBorders>
                  <w:top w:val="nil"/>
                  <w:left w:val="nil"/>
                  <w:bottom w:val="nil"/>
                  <w:right w:val="nil"/>
                </w:tcBorders>
                <w:noWrap/>
                <w:vAlign w:val="center"/>
                <w:hideMark/>
              </w:tcPr>
            </w:tcPrChange>
          </w:tcPr>
          <w:p w14:paraId="20574F22" w14:textId="77777777" w:rsidR="00F91B1B" w:rsidRDefault="00F91B1B">
            <w:pPr>
              <w:jc w:val="center"/>
              <w:rPr>
                <w:ins w:id="2872" w:author="Gannon, Hugh (Allianz Global Life)" w:date="2026-06-30T11:28:00Z" w16du:dateUtc="2026-06-30T10:28:00Z"/>
                <w:rFonts w:ascii="Arial" w:hAnsi="Arial" w:cs="Arial"/>
                <w:color w:val="000000"/>
                <w:sz w:val="16"/>
                <w:szCs w:val="16"/>
              </w:rPr>
            </w:pPr>
            <w:ins w:id="2873" w:author="Gannon, Hugh (Allianz Global Life)" w:date="2026-06-30T11:28:00Z" w16du:dateUtc="2026-06-30T10:28:00Z">
              <w:r>
                <w:rPr>
                  <w:rFonts w:ascii="Arial" w:hAnsi="Arial" w:cs="Arial"/>
                  <w:color w:val="000000"/>
                  <w:sz w:val="16"/>
                  <w:szCs w:val="16"/>
                </w:rPr>
                <w:t>98% to 102%</w:t>
              </w:r>
            </w:ins>
          </w:p>
        </w:tc>
        <w:tc>
          <w:tcPr>
            <w:tcW w:w="1134" w:type="dxa"/>
            <w:tcBorders>
              <w:top w:val="nil"/>
              <w:left w:val="nil"/>
              <w:bottom w:val="nil"/>
              <w:right w:val="nil"/>
            </w:tcBorders>
            <w:noWrap/>
            <w:vAlign w:val="center"/>
            <w:hideMark/>
            <w:tcPrChange w:id="2874" w:author="Gannon, Hugh (Allianz Global Life)" w:date="2026-06-30T11:29:00Z" w16du:dateUtc="2026-06-30T10:29:00Z">
              <w:tcPr>
                <w:tcW w:w="1780" w:type="dxa"/>
                <w:gridSpan w:val="3"/>
                <w:tcBorders>
                  <w:top w:val="nil"/>
                  <w:left w:val="nil"/>
                  <w:bottom w:val="nil"/>
                  <w:right w:val="nil"/>
                </w:tcBorders>
                <w:noWrap/>
                <w:vAlign w:val="center"/>
                <w:hideMark/>
              </w:tcPr>
            </w:tcPrChange>
          </w:tcPr>
          <w:p w14:paraId="5083868B" w14:textId="77777777" w:rsidR="00F91B1B" w:rsidRDefault="00F91B1B">
            <w:pPr>
              <w:jc w:val="center"/>
              <w:rPr>
                <w:ins w:id="2875" w:author="Gannon, Hugh (Allianz Global Life)" w:date="2026-06-30T11:28:00Z" w16du:dateUtc="2026-06-30T10:28:00Z"/>
                <w:rFonts w:ascii="Arial" w:hAnsi="Arial" w:cs="Arial"/>
                <w:color w:val="000000"/>
                <w:sz w:val="16"/>
                <w:szCs w:val="16"/>
              </w:rPr>
            </w:pPr>
            <w:ins w:id="2876" w:author="Gannon, Hugh (Allianz Global Life)" w:date="2026-06-30T11:28:00Z" w16du:dateUtc="2026-06-30T10:28:00Z">
              <w:r>
                <w:rPr>
                  <w:rFonts w:ascii="Arial" w:hAnsi="Arial" w:cs="Arial"/>
                  <w:color w:val="000000"/>
                  <w:sz w:val="16"/>
                  <w:szCs w:val="16"/>
                </w:rPr>
                <w:t>0.50%</w:t>
              </w:r>
            </w:ins>
          </w:p>
        </w:tc>
        <w:tc>
          <w:tcPr>
            <w:tcW w:w="1134" w:type="dxa"/>
            <w:tcBorders>
              <w:top w:val="nil"/>
              <w:left w:val="nil"/>
              <w:bottom w:val="nil"/>
              <w:right w:val="nil"/>
            </w:tcBorders>
            <w:noWrap/>
            <w:vAlign w:val="center"/>
            <w:hideMark/>
            <w:tcPrChange w:id="2877" w:author="Gannon, Hugh (Allianz Global Life)" w:date="2026-06-30T11:29:00Z" w16du:dateUtc="2026-06-30T10:29:00Z">
              <w:tcPr>
                <w:tcW w:w="1120" w:type="dxa"/>
                <w:tcBorders>
                  <w:top w:val="nil"/>
                  <w:left w:val="nil"/>
                  <w:bottom w:val="nil"/>
                  <w:right w:val="nil"/>
                </w:tcBorders>
                <w:noWrap/>
                <w:vAlign w:val="center"/>
                <w:hideMark/>
              </w:tcPr>
            </w:tcPrChange>
          </w:tcPr>
          <w:p w14:paraId="60CD6F5D" w14:textId="77777777" w:rsidR="00F91B1B" w:rsidRDefault="00F91B1B">
            <w:pPr>
              <w:jc w:val="center"/>
              <w:rPr>
                <w:ins w:id="2878" w:author="Gannon, Hugh (Allianz Global Life)" w:date="2026-06-30T11:28:00Z" w16du:dateUtc="2026-06-30T10:28:00Z"/>
                <w:rFonts w:ascii="Arial" w:hAnsi="Arial" w:cs="Arial"/>
                <w:color w:val="000000"/>
                <w:sz w:val="16"/>
                <w:szCs w:val="16"/>
              </w:rPr>
            </w:pPr>
            <w:ins w:id="2879" w:author="Gannon, Hugh (Allianz Global Life)" w:date="2026-06-30T11:28:00Z" w16du:dateUtc="2026-06-30T10:28:00Z">
              <w:r>
                <w:rPr>
                  <w:rFonts w:ascii="Arial" w:hAnsi="Arial" w:cs="Arial"/>
                  <w:color w:val="000000"/>
                  <w:sz w:val="16"/>
                  <w:szCs w:val="16"/>
                </w:rPr>
                <w:t>1.20%</w:t>
              </w:r>
            </w:ins>
          </w:p>
        </w:tc>
        <w:tc>
          <w:tcPr>
            <w:tcW w:w="1701" w:type="dxa"/>
            <w:tcBorders>
              <w:top w:val="nil"/>
              <w:left w:val="nil"/>
              <w:bottom w:val="nil"/>
              <w:right w:val="single" w:sz="8" w:space="0" w:color="auto"/>
            </w:tcBorders>
            <w:noWrap/>
            <w:vAlign w:val="center"/>
            <w:hideMark/>
            <w:tcPrChange w:id="2880" w:author="Gannon, Hugh (Allianz Global Life)" w:date="2026-06-30T11:29:00Z" w16du:dateUtc="2026-06-30T10:29:00Z">
              <w:tcPr>
                <w:tcW w:w="1340" w:type="dxa"/>
                <w:gridSpan w:val="2"/>
                <w:tcBorders>
                  <w:top w:val="nil"/>
                  <w:left w:val="nil"/>
                  <w:bottom w:val="nil"/>
                  <w:right w:val="single" w:sz="8" w:space="0" w:color="auto"/>
                </w:tcBorders>
                <w:noWrap/>
                <w:vAlign w:val="center"/>
                <w:hideMark/>
              </w:tcPr>
            </w:tcPrChange>
          </w:tcPr>
          <w:p w14:paraId="44364011" w14:textId="77777777" w:rsidR="00F91B1B" w:rsidRDefault="00F91B1B">
            <w:pPr>
              <w:jc w:val="center"/>
              <w:rPr>
                <w:ins w:id="2881" w:author="Gannon, Hugh (Allianz Global Life)" w:date="2026-06-30T11:28:00Z" w16du:dateUtc="2026-06-30T10:28:00Z"/>
                <w:rFonts w:ascii="Arial" w:hAnsi="Arial" w:cs="Arial"/>
                <w:color w:val="000000"/>
                <w:sz w:val="16"/>
                <w:szCs w:val="16"/>
              </w:rPr>
            </w:pPr>
            <w:ins w:id="2882" w:author="Gannon, Hugh (Allianz Global Life)" w:date="2026-06-30T11:28:00Z" w16du:dateUtc="2026-06-30T10:28:00Z">
              <w:r>
                <w:rPr>
                  <w:rFonts w:ascii="Arial" w:hAnsi="Arial" w:cs="Arial"/>
                  <w:color w:val="000000"/>
                  <w:sz w:val="16"/>
                  <w:szCs w:val="16"/>
                </w:rPr>
                <w:t>Surrender Penalty</w:t>
              </w:r>
            </w:ins>
          </w:p>
        </w:tc>
      </w:tr>
      <w:tr w:rsidR="00F91B1B" w14:paraId="16FFB637" w14:textId="77777777" w:rsidTr="00F91B1B">
        <w:trPr>
          <w:trHeight w:val="255"/>
          <w:ins w:id="2883" w:author="Gannon, Hugh (Allianz Global Life)" w:date="2026-06-30T11:28:00Z"/>
          <w:trPrChange w:id="2884" w:author="Gannon, Hugh (Allianz Global Life)" w:date="2026-06-30T11:29:00Z" w16du:dateUtc="2026-06-30T10:29:00Z">
            <w:trPr>
              <w:trHeight w:val="255"/>
            </w:trPr>
          </w:trPrChange>
        </w:trPr>
        <w:tc>
          <w:tcPr>
            <w:tcW w:w="983" w:type="dxa"/>
            <w:vMerge/>
            <w:tcBorders>
              <w:top w:val="nil"/>
              <w:left w:val="single" w:sz="8" w:space="0" w:color="auto"/>
              <w:bottom w:val="nil"/>
              <w:right w:val="nil"/>
            </w:tcBorders>
            <w:vAlign w:val="center"/>
            <w:hideMark/>
            <w:tcPrChange w:id="2885" w:author="Gannon, Hugh (Allianz Global Life)" w:date="2026-06-30T11:29:00Z" w16du:dateUtc="2026-06-30T10:29:00Z">
              <w:tcPr>
                <w:tcW w:w="1180" w:type="dxa"/>
                <w:gridSpan w:val="2"/>
                <w:vMerge/>
                <w:tcBorders>
                  <w:top w:val="nil"/>
                  <w:left w:val="single" w:sz="8" w:space="0" w:color="auto"/>
                  <w:bottom w:val="nil"/>
                  <w:right w:val="nil"/>
                </w:tcBorders>
                <w:vAlign w:val="center"/>
                <w:hideMark/>
              </w:tcPr>
            </w:tcPrChange>
          </w:tcPr>
          <w:p w14:paraId="12ECCCC9" w14:textId="77777777" w:rsidR="00F91B1B" w:rsidRDefault="00F91B1B">
            <w:pPr>
              <w:rPr>
                <w:ins w:id="2886" w:author="Gannon, Hugh (Allianz Global Life)" w:date="2026-06-30T11:28:00Z" w16du:dateUtc="2026-06-30T10:28:00Z"/>
                <w:rFonts w:ascii="Arial" w:hAnsi="Arial" w:cs="Arial"/>
                <w:color w:val="000000"/>
                <w:sz w:val="16"/>
                <w:szCs w:val="16"/>
              </w:rPr>
            </w:pPr>
          </w:p>
        </w:tc>
        <w:tc>
          <w:tcPr>
            <w:tcW w:w="992" w:type="dxa"/>
            <w:tcBorders>
              <w:top w:val="nil"/>
              <w:left w:val="nil"/>
              <w:bottom w:val="nil"/>
              <w:right w:val="nil"/>
            </w:tcBorders>
            <w:noWrap/>
            <w:vAlign w:val="center"/>
            <w:hideMark/>
            <w:tcPrChange w:id="2887" w:author="Gannon, Hugh (Allianz Global Life)" w:date="2026-06-30T11:29:00Z" w16du:dateUtc="2026-06-30T10:29:00Z">
              <w:tcPr>
                <w:tcW w:w="940" w:type="dxa"/>
                <w:gridSpan w:val="2"/>
                <w:tcBorders>
                  <w:top w:val="nil"/>
                  <w:left w:val="nil"/>
                  <w:bottom w:val="nil"/>
                  <w:right w:val="nil"/>
                </w:tcBorders>
                <w:noWrap/>
                <w:vAlign w:val="center"/>
                <w:hideMark/>
              </w:tcPr>
            </w:tcPrChange>
          </w:tcPr>
          <w:p w14:paraId="2178FAC9" w14:textId="77777777" w:rsidR="00F91B1B" w:rsidRDefault="00F91B1B">
            <w:pPr>
              <w:jc w:val="center"/>
              <w:rPr>
                <w:ins w:id="2888" w:author="Gannon, Hugh (Allianz Global Life)" w:date="2026-06-30T11:28:00Z" w16du:dateUtc="2026-06-30T10:28:00Z"/>
                <w:rFonts w:ascii="Arial" w:hAnsi="Arial" w:cs="Arial"/>
                <w:color w:val="000000"/>
                <w:sz w:val="16"/>
                <w:szCs w:val="16"/>
              </w:rPr>
            </w:pPr>
            <w:ins w:id="2889" w:author="Gannon, Hugh (Allianz Global Life)" w:date="2026-06-30T11:28:00Z" w16du:dateUtc="2026-06-30T10:28:00Z">
              <w:r>
                <w:rPr>
                  <w:rFonts w:ascii="Arial" w:hAnsi="Arial" w:cs="Arial"/>
                  <w:color w:val="000000"/>
                  <w:sz w:val="16"/>
                  <w:szCs w:val="16"/>
                </w:rPr>
                <w:t>D4</w:t>
              </w:r>
            </w:ins>
          </w:p>
        </w:tc>
        <w:tc>
          <w:tcPr>
            <w:tcW w:w="1134" w:type="dxa"/>
            <w:tcBorders>
              <w:top w:val="nil"/>
              <w:left w:val="nil"/>
              <w:bottom w:val="nil"/>
              <w:right w:val="nil"/>
            </w:tcBorders>
            <w:noWrap/>
            <w:vAlign w:val="center"/>
            <w:hideMark/>
            <w:tcPrChange w:id="2890" w:author="Gannon, Hugh (Allianz Global Life)" w:date="2026-06-30T11:29:00Z" w16du:dateUtc="2026-06-30T10:29:00Z">
              <w:tcPr>
                <w:tcW w:w="1700" w:type="dxa"/>
                <w:gridSpan w:val="2"/>
                <w:tcBorders>
                  <w:top w:val="nil"/>
                  <w:left w:val="nil"/>
                  <w:bottom w:val="nil"/>
                  <w:right w:val="nil"/>
                </w:tcBorders>
                <w:noWrap/>
                <w:vAlign w:val="center"/>
                <w:hideMark/>
              </w:tcPr>
            </w:tcPrChange>
          </w:tcPr>
          <w:p w14:paraId="3939BA9A" w14:textId="77777777" w:rsidR="00F91B1B" w:rsidRDefault="00F91B1B">
            <w:pPr>
              <w:jc w:val="center"/>
              <w:rPr>
                <w:ins w:id="2891" w:author="Gannon, Hugh (Allianz Global Life)" w:date="2026-06-30T11:28:00Z" w16du:dateUtc="2026-06-30T10:28:00Z"/>
                <w:rFonts w:ascii="Arial" w:hAnsi="Arial" w:cs="Arial"/>
                <w:color w:val="000000"/>
                <w:sz w:val="16"/>
                <w:szCs w:val="16"/>
              </w:rPr>
            </w:pPr>
            <w:ins w:id="2892" w:author="Gannon, Hugh (Allianz Global Life)" w:date="2026-06-30T11:28:00Z" w16du:dateUtc="2026-06-30T10:28:00Z">
              <w:r>
                <w:rPr>
                  <w:rFonts w:ascii="Arial" w:hAnsi="Arial" w:cs="Arial"/>
                  <w:color w:val="000000"/>
                  <w:sz w:val="16"/>
                  <w:szCs w:val="16"/>
                </w:rPr>
                <w:t>3.00%</w:t>
              </w:r>
            </w:ins>
          </w:p>
        </w:tc>
        <w:tc>
          <w:tcPr>
            <w:tcW w:w="1276" w:type="dxa"/>
            <w:tcBorders>
              <w:top w:val="nil"/>
              <w:left w:val="nil"/>
              <w:bottom w:val="nil"/>
              <w:right w:val="nil"/>
            </w:tcBorders>
            <w:noWrap/>
            <w:vAlign w:val="center"/>
            <w:hideMark/>
            <w:tcPrChange w:id="2893" w:author="Gannon, Hugh (Allianz Global Life)" w:date="2026-06-30T11:29:00Z" w16du:dateUtc="2026-06-30T10:29:00Z">
              <w:tcPr>
                <w:tcW w:w="1420" w:type="dxa"/>
                <w:gridSpan w:val="2"/>
                <w:tcBorders>
                  <w:top w:val="nil"/>
                  <w:left w:val="nil"/>
                  <w:bottom w:val="nil"/>
                  <w:right w:val="nil"/>
                </w:tcBorders>
                <w:noWrap/>
                <w:vAlign w:val="center"/>
                <w:hideMark/>
              </w:tcPr>
            </w:tcPrChange>
          </w:tcPr>
          <w:p w14:paraId="76B867A8" w14:textId="77777777" w:rsidR="00F91B1B" w:rsidRDefault="00F91B1B">
            <w:pPr>
              <w:jc w:val="center"/>
              <w:rPr>
                <w:ins w:id="2894" w:author="Gannon, Hugh (Allianz Global Life)" w:date="2026-06-30T11:28:00Z" w16du:dateUtc="2026-06-30T10:28:00Z"/>
                <w:rFonts w:ascii="Arial" w:hAnsi="Arial" w:cs="Arial"/>
                <w:color w:val="000000"/>
                <w:sz w:val="16"/>
                <w:szCs w:val="16"/>
              </w:rPr>
            </w:pPr>
            <w:ins w:id="2895" w:author="Gannon, Hugh (Allianz Global Life)" w:date="2026-06-30T11:28:00Z" w16du:dateUtc="2026-06-30T10:28:00Z">
              <w:r>
                <w:rPr>
                  <w:rFonts w:ascii="Arial" w:hAnsi="Arial" w:cs="Arial"/>
                  <w:color w:val="000000"/>
                  <w:sz w:val="16"/>
                  <w:szCs w:val="16"/>
                </w:rPr>
                <w:t>0% to 4%</w:t>
              </w:r>
            </w:ins>
          </w:p>
        </w:tc>
        <w:tc>
          <w:tcPr>
            <w:tcW w:w="1559" w:type="dxa"/>
            <w:tcBorders>
              <w:top w:val="nil"/>
              <w:left w:val="nil"/>
              <w:bottom w:val="nil"/>
              <w:right w:val="nil"/>
            </w:tcBorders>
            <w:noWrap/>
            <w:vAlign w:val="center"/>
            <w:hideMark/>
            <w:tcPrChange w:id="2896" w:author="Gannon, Hugh (Allianz Global Life)" w:date="2026-06-30T11:29:00Z" w16du:dateUtc="2026-06-30T10:29:00Z">
              <w:tcPr>
                <w:tcW w:w="1720" w:type="dxa"/>
                <w:gridSpan w:val="2"/>
                <w:tcBorders>
                  <w:top w:val="nil"/>
                  <w:left w:val="nil"/>
                  <w:bottom w:val="nil"/>
                  <w:right w:val="nil"/>
                </w:tcBorders>
                <w:noWrap/>
                <w:vAlign w:val="center"/>
                <w:hideMark/>
              </w:tcPr>
            </w:tcPrChange>
          </w:tcPr>
          <w:p w14:paraId="1B6D7D56" w14:textId="77777777" w:rsidR="00F91B1B" w:rsidRDefault="00F91B1B">
            <w:pPr>
              <w:jc w:val="center"/>
              <w:rPr>
                <w:ins w:id="2897" w:author="Gannon, Hugh (Allianz Global Life)" w:date="2026-06-30T11:28:00Z" w16du:dateUtc="2026-06-30T10:28:00Z"/>
                <w:rFonts w:ascii="Arial" w:hAnsi="Arial" w:cs="Arial"/>
                <w:color w:val="000000"/>
                <w:sz w:val="16"/>
                <w:szCs w:val="16"/>
              </w:rPr>
            </w:pPr>
            <w:ins w:id="2898" w:author="Gannon, Hugh (Allianz Global Life)" w:date="2026-06-30T11:28:00Z" w16du:dateUtc="2026-06-30T10:28:00Z">
              <w:r>
                <w:rPr>
                  <w:rFonts w:ascii="Arial" w:hAnsi="Arial" w:cs="Arial"/>
                  <w:color w:val="000000"/>
                  <w:sz w:val="16"/>
                  <w:szCs w:val="16"/>
                </w:rPr>
                <w:t>99% to 103%</w:t>
              </w:r>
            </w:ins>
          </w:p>
        </w:tc>
        <w:tc>
          <w:tcPr>
            <w:tcW w:w="1134" w:type="dxa"/>
            <w:tcBorders>
              <w:top w:val="nil"/>
              <w:left w:val="nil"/>
              <w:bottom w:val="nil"/>
              <w:right w:val="nil"/>
            </w:tcBorders>
            <w:noWrap/>
            <w:vAlign w:val="center"/>
            <w:hideMark/>
            <w:tcPrChange w:id="2899" w:author="Gannon, Hugh (Allianz Global Life)" w:date="2026-06-30T11:29:00Z" w16du:dateUtc="2026-06-30T10:29:00Z">
              <w:tcPr>
                <w:tcW w:w="1780" w:type="dxa"/>
                <w:gridSpan w:val="3"/>
                <w:tcBorders>
                  <w:top w:val="nil"/>
                  <w:left w:val="nil"/>
                  <w:bottom w:val="nil"/>
                  <w:right w:val="nil"/>
                </w:tcBorders>
                <w:noWrap/>
                <w:vAlign w:val="center"/>
                <w:hideMark/>
              </w:tcPr>
            </w:tcPrChange>
          </w:tcPr>
          <w:p w14:paraId="526E15E5" w14:textId="77777777" w:rsidR="00F91B1B" w:rsidRDefault="00F91B1B">
            <w:pPr>
              <w:jc w:val="center"/>
              <w:rPr>
                <w:ins w:id="2900" w:author="Gannon, Hugh (Allianz Global Life)" w:date="2026-06-30T11:28:00Z" w16du:dateUtc="2026-06-30T10:28:00Z"/>
                <w:rFonts w:ascii="Arial" w:hAnsi="Arial" w:cs="Arial"/>
                <w:color w:val="000000"/>
                <w:sz w:val="16"/>
                <w:szCs w:val="16"/>
              </w:rPr>
            </w:pPr>
            <w:ins w:id="2901" w:author="Gannon, Hugh (Allianz Global Life)" w:date="2026-06-30T11:28:00Z" w16du:dateUtc="2026-06-30T10:28:00Z">
              <w:r>
                <w:rPr>
                  <w:rFonts w:ascii="Arial" w:hAnsi="Arial" w:cs="Arial"/>
                  <w:color w:val="000000"/>
                  <w:sz w:val="16"/>
                  <w:szCs w:val="16"/>
                </w:rPr>
                <w:t>0.375%</w:t>
              </w:r>
            </w:ins>
          </w:p>
        </w:tc>
        <w:tc>
          <w:tcPr>
            <w:tcW w:w="1134" w:type="dxa"/>
            <w:tcBorders>
              <w:top w:val="nil"/>
              <w:left w:val="nil"/>
              <w:bottom w:val="nil"/>
              <w:right w:val="nil"/>
            </w:tcBorders>
            <w:noWrap/>
            <w:vAlign w:val="center"/>
            <w:hideMark/>
            <w:tcPrChange w:id="2902" w:author="Gannon, Hugh (Allianz Global Life)" w:date="2026-06-30T11:29:00Z" w16du:dateUtc="2026-06-30T10:29:00Z">
              <w:tcPr>
                <w:tcW w:w="1120" w:type="dxa"/>
                <w:tcBorders>
                  <w:top w:val="nil"/>
                  <w:left w:val="nil"/>
                  <w:bottom w:val="nil"/>
                  <w:right w:val="nil"/>
                </w:tcBorders>
                <w:noWrap/>
                <w:vAlign w:val="center"/>
                <w:hideMark/>
              </w:tcPr>
            </w:tcPrChange>
          </w:tcPr>
          <w:p w14:paraId="644AE13C" w14:textId="77777777" w:rsidR="00F91B1B" w:rsidRDefault="00F91B1B">
            <w:pPr>
              <w:jc w:val="center"/>
              <w:rPr>
                <w:ins w:id="2903" w:author="Gannon, Hugh (Allianz Global Life)" w:date="2026-06-30T11:28:00Z" w16du:dateUtc="2026-06-30T10:28:00Z"/>
                <w:rFonts w:ascii="Arial" w:hAnsi="Arial" w:cs="Arial"/>
                <w:color w:val="000000"/>
                <w:sz w:val="16"/>
                <w:szCs w:val="16"/>
              </w:rPr>
            </w:pPr>
            <w:ins w:id="2904" w:author="Gannon, Hugh (Allianz Global Life)" w:date="2026-06-30T11:28:00Z" w16du:dateUtc="2026-06-30T10:28:00Z">
              <w:r>
                <w:rPr>
                  <w:rFonts w:ascii="Arial" w:hAnsi="Arial" w:cs="Arial"/>
                  <w:color w:val="000000"/>
                  <w:sz w:val="16"/>
                  <w:szCs w:val="16"/>
                </w:rPr>
                <w:t>1.20%</w:t>
              </w:r>
            </w:ins>
          </w:p>
        </w:tc>
        <w:tc>
          <w:tcPr>
            <w:tcW w:w="1701" w:type="dxa"/>
            <w:tcBorders>
              <w:top w:val="nil"/>
              <w:left w:val="nil"/>
              <w:bottom w:val="nil"/>
              <w:right w:val="single" w:sz="8" w:space="0" w:color="auto"/>
            </w:tcBorders>
            <w:noWrap/>
            <w:vAlign w:val="center"/>
            <w:hideMark/>
            <w:tcPrChange w:id="2905" w:author="Gannon, Hugh (Allianz Global Life)" w:date="2026-06-30T11:29:00Z" w16du:dateUtc="2026-06-30T10:29:00Z">
              <w:tcPr>
                <w:tcW w:w="1340" w:type="dxa"/>
                <w:gridSpan w:val="2"/>
                <w:tcBorders>
                  <w:top w:val="nil"/>
                  <w:left w:val="nil"/>
                  <w:bottom w:val="nil"/>
                  <w:right w:val="single" w:sz="8" w:space="0" w:color="auto"/>
                </w:tcBorders>
                <w:noWrap/>
                <w:vAlign w:val="center"/>
                <w:hideMark/>
              </w:tcPr>
            </w:tcPrChange>
          </w:tcPr>
          <w:p w14:paraId="27AF9BFB" w14:textId="77777777" w:rsidR="00F91B1B" w:rsidRDefault="00F91B1B">
            <w:pPr>
              <w:jc w:val="center"/>
              <w:rPr>
                <w:ins w:id="2906" w:author="Gannon, Hugh (Allianz Global Life)" w:date="2026-06-30T11:28:00Z" w16du:dateUtc="2026-06-30T10:28:00Z"/>
                <w:rFonts w:ascii="Arial" w:hAnsi="Arial" w:cs="Arial"/>
                <w:color w:val="000000"/>
                <w:sz w:val="16"/>
                <w:szCs w:val="16"/>
              </w:rPr>
            </w:pPr>
            <w:ins w:id="2907" w:author="Gannon, Hugh (Allianz Global Life)" w:date="2026-06-30T11:28:00Z" w16du:dateUtc="2026-06-30T10:28:00Z">
              <w:r>
                <w:rPr>
                  <w:rFonts w:ascii="Arial" w:hAnsi="Arial" w:cs="Arial"/>
                  <w:color w:val="000000"/>
                  <w:sz w:val="16"/>
                  <w:szCs w:val="16"/>
                </w:rPr>
                <w:t>Surrender Penalty</w:t>
              </w:r>
            </w:ins>
          </w:p>
        </w:tc>
      </w:tr>
      <w:tr w:rsidR="00F91B1B" w14:paraId="0B5A6D7A" w14:textId="77777777" w:rsidTr="00F91B1B">
        <w:trPr>
          <w:trHeight w:val="255"/>
          <w:ins w:id="2908" w:author="Gannon, Hugh (Allianz Global Life)" w:date="2026-06-30T11:28:00Z"/>
          <w:trPrChange w:id="2909" w:author="Gannon, Hugh (Allianz Global Life)" w:date="2026-06-30T11:29:00Z" w16du:dateUtc="2026-06-30T10:29:00Z">
            <w:trPr>
              <w:trHeight w:val="255"/>
            </w:trPr>
          </w:trPrChange>
        </w:trPr>
        <w:tc>
          <w:tcPr>
            <w:tcW w:w="983" w:type="dxa"/>
            <w:vMerge/>
            <w:tcBorders>
              <w:top w:val="nil"/>
              <w:left w:val="single" w:sz="8" w:space="0" w:color="auto"/>
              <w:bottom w:val="nil"/>
              <w:right w:val="nil"/>
            </w:tcBorders>
            <w:vAlign w:val="center"/>
            <w:hideMark/>
            <w:tcPrChange w:id="2910" w:author="Gannon, Hugh (Allianz Global Life)" w:date="2026-06-30T11:29:00Z" w16du:dateUtc="2026-06-30T10:29:00Z">
              <w:tcPr>
                <w:tcW w:w="1180" w:type="dxa"/>
                <w:gridSpan w:val="2"/>
                <w:vMerge/>
                <w:tcBorders>
                  <w:top w:val="nil"/>
                  <w:left w:val="single" w:sz="8" w:space="0" w:color="auto"/>
                  <w:bottom w:val="nil"/>
                  <w:right w:val="nil"/>
                </w:tcBorders>
                <w:vAlign w:val="center"/>
                <w:hideMark/>
              </w:tcPr>
            </w:tcPrChange>
          </w:tcPr>
          <w:p w14:paraId="6AFE2123" w14:textId="77777777" w:rsidR="00F91B1B" w:rsidRDefault="00F91B1B">
            <w:pPr>
              <w:rPr>
                <w:ins w:id="2911" w:author="Gannon, Hugh (Allianz Global Life)" w:date="2026-06-30T11:28:00Z" w16du:dateUtc="2026-06-30T10:28:00Z"/>
                <w:rFonts w:ascii="Arial" w:hAnsi="Arial" w:cs="Arial"/>
                <w:color w:val="000000"/>
                <w:sz w:val="16"/>
                <w:szCs w:val="16"/>
              </w:rPr>
            </w:pPr>
          </w:p>
        </w:tc>
        <w:tc>
          <w:tcPr>
            <w:tcW w:w="992" w:type="dxa"/>
            <w:tcBorders>
              <w:top w:val="nil"/>
              <w:left w:val="nil"/>
              <w:bottom w:val="nil"/>
              <w:right w:val="nil"/>
            </w:tcBorders>
            <w:noWrap/>
            <w:vAlign w:val="center"/>
            <w:hideMark/>
            <w:tcPrChange w:id="2912" w:author="Gannon, Hugh (Allianz Global Life)" w:date="2026-06-30T11:29:00Z" w16du:dateUtc="2026-06-30T10:29:00Z">
              <w:tcPr>
                <w:tcW w:w="940" w:type="dxa"/>
                <w:gridSpan w:val="2"/>
                <w:tcBorders>
                  <w:top w:val="nil"/>
                  <w:left w:val="nil"/>
                  <w:bottom w:val="nil"/>
                  <w:right w:val="nil"/>
                </w:tcBorders>
                <w:noWrap/>
                <w:vAlign w:val="center"/>
                <w:hideMark/>
              </w:tcPr>
            </w:tcPrChange>
          </w:tcPr>
          <w:p w14:paraId="324A2EA8" w14:textId="77777777" w:rsidR="00F91B1B" w:rsidRDefault="00F91B1B">
            <w:pPr>
              <w:jc w:val="center"/>
              <w:rPr>
                <w:ins w:id="2913" w:author="Gannon, Hugh (Allianz Global Life)" w:date="2026-06-30T11:28:00Z" w16du:dateUtc="2026-06-30T10:28:00Z"/>
                <w:rFonts w:ascii="Arial" w:hAnsi="Arial" w:cs="Arial"/>
                <w:color w:val="000000"/>
                <w:sz w:val="16"/>
                <w:szCs w:val="16"/>
              </w:rPr>
            </w:pPr>
            <w:ins w:id="2914" w:author="Gannon, Hugh (Allianz Global Life)" w:date="2026-06-30T11:28:00Z" w16du:dateUtc="2026-06-30T10:28:00Z">
              <w:r>
                <w:rPr>
                  <w:rFonts w:ascii="Arial" w:hAnsi="Arial" w:cs="Arial"/>
                  <w:color w:val="000000"/>
                  <w:sz w:val="16"/>
                  <w:szCs w:val="16"/>
                </w:rPr>
                <w:t>D5</w:t>
              </w:r>
            </w:ins>
          </w:p>
        </w:tc>
        <w:tc>
          <w:tcPr>
            <w:tcW w:w="1134" w:type="dxa"/>
            <w:tcBorders>
              <w:top w:val="nil"/>
              <w:left w:val="nil"/>
              <w:bottom w:val="nil"/>
              <w:right w:val="nil"/>
            </w:tcBorders>
            <w:noWrap/>
            <w:vAlign w:val="center"/>
            <w:hideMark/>
            <w:tcPrChange w:id="2915" w:author="Gannon, Hugh (Allianz Global Life)" w:date="2026-06-30T11:29:00Z" w16du:dateUtc="2026-06-30T10:29:00Z">
              <w:tcPr>
                <w:tcW w:w="1700" w:type="dxa"/>
                <w:gridSpan w:val="2"/>
                <w:tcBorders>
                  <w:top w:val="nil"/>
                  <w:left w:val="nil"/>
                  <w:bottom w:val="nil"/>
                  <w:right w:val="nil"/>
                </w:tcBorders>
                <w:noWrap/>
                <w:vAlign w:val="center"/>
                <w:hideMark/>
              </w:tcPr>
            </w:tcPrChange>
          </w:tcPr>
          <w:p w14:paraId="62ECAF15" w14:textId="77777777" w:rsidR="00F91B1B" w:rsidRDefault="00F91B1B">
            <w:pPr>
              <w:jc w:val="center"/>
              <w:rPr>
                <w:ins w:id="2916" w:author="Gannon, Hugh (Allianz Global Life)" w:date="2026-06-30T11:28:00Z" w16du:dateUtc="2026-06-30T10:28:00Z"/>
                <w:rFonts w:ascii="Arial" w:hAnsi="Arial" w:cs="Arial"/>
                <w:color w:val="000000"/>
                <w:sz w:val="16"/>
                <w:szCs w:val="16"/>
              </w:rPr>
            </w:pPr>
            <w:ins w:id="2917" w:author="Gannon, Hugh (Allianz Global Life)" w:date="2026-06-30T11:28:00Z" w16du:dateUtc="2026-06-30T10:28:00Z">
              <w:r>
                <w:rPr>
                  <w:rFonts w:ascii="Arial" w:hAnsi="Arial" w:cs="Arial"/>
                  <w:color w:val="000000"/>
                  <w:sz w:val="16"/>
                  <w:szCs w:val="16"/>
                </w:rPr>
                <w:t>4.00%</w:t>
              </w:r>
            </w:ins>
          </w:p>
        </w:tc>
        <w:tc>
          <w:tcPr>
            <w:tcW w:w="1276" w:type="dxa"/>
            <w:tcBorders>
              <w:top w:val="nil"/>
              <w:left w:val="nil"/>
              <w:bottom w:val="nil"/>
              <w:right w:val="nil"/>
            </w:tcBorders>
            <w:noWrap/>
            <w:vAlign w:val="center"/>
            <w:hideMark/>
            <w:tcPrChange w:id="2918" w:author="Gannon, Hugh (Allianz Global Life)" w:date="2026-06-30T11:29:00Z" w16du:dateUtc="2026-06-30T10:29:00Z">
              <w:tcPr>
                <w:tcW w:w="1420" w:type="dxa"/>
                <w:gridSpan w:val="2"/>
                <w:tcBorders>
                  <w:top w:val="nil"/>
                  <w:left w:val="nil"/>
                  <w:bottom w:val="nil"/>
                  <w:right w:val="nil"/>
                </w:tcBorders>
                <w:noWrap/>
                <w:vAlign w:val="center"/>
                <w:hideMark/>
              </w:tcPr>
            </w:tcPrChange>
          </w:tcPr>
          <w:p w14:paraId="2D05A07B" w14:textId="77777777" w:rsidR="00F91B1B" w:rsidRDefault="00F91B1B">
            <w:pPr>
              <w:jc w:val="center"/>
              <w:rPr>
                <w:ins w:id="2919" w:author="Gannon, Hugh (Allianz Global Life)" w:date="2026-06-30T11:28:00Z" w16du:dateUtc="2026-06-30T10:28:00Z"/>
                <w:rFonts w:ascii="Arial" w:hAnsi="Arial" w:cs="Arial"/>
                <w:color w:val="000000"/>
                <w:sz w:val="16"/>
                <w:szCs w:val="16"/>
              </w:rPr>
            </w:pPr>
            <w:ins w:id="2920" w:author="Gannon, Hugh (Allianz Global Life)" w:date="2026-06-30T11:28:00Z" w16du:dateUtc="2026-06-30T10:28:00Z">
              <w:r>
                <w:rPr>
                  <w:rFonts w:ascii="Arial" w:hAnsi="Arial" w:cs="Arial"/>
                  <w:color w:val="000000"/>
                  <w:sz w:val="16"/>
                  <w:szCs w:val="16"/>
                </w:rPr>
                <w:t>0% to 4%</w:t>
              </w:r>
            </w:ins>
          </w:p>
        </w:tc>
        <w:tc>
          <w:tcPr>
            <w:tcW w:w="1559" w:type="dxa"/>
            <w:tcBorders>
              <w:top w:val="nil"/>
              <w:left w:val="nil"/>
              <w:bottom w:val="nil"/>
              <w:right w:val="nil"/>
            </w:tcBorders>
            <w:noWrap/>
            <w:vAlign w:val="center"/>
            <w:hideMark/>
            <w:tcPrChange w:id="2921" w:author="Gannon, Hugh (Allianz Global Life)" w:date="2026-06-30T11:29:00Z" w16du:dateUtc="2026-06-30T10:29:00Z">
              <w:tcPr>
                <w:tcW w:w="1720" w:type="dxa"/>
                <w:gridSpan w:val="2"/>
                <w:tcBorders>
                  <w:top w:val="nil"/>
                  <w:left w:val="nil"/>
                  <w:bottom w:val="nil"/>
                  <w:right w:val="nil"/>
                </w:tcBorders>
                <w:noWrap/>
                <w:vAlign w:val="center"/>
                <w:hideMark/>
              </w:tcPr>
            </w:tcPrChange>
          </w:tcPr>
          <w:p w14:paraId="4BEA5F15" w14:textId="77777777" w:rsidR="00F91B1B" w:rsidRDefault="00F91B1B">
            <w:pPr>
              <w:jc w:val="center"/>
              <w:rPr>
                <w:ins w:id="2922" w:author="Gannon, Hugh (Allianz Global Life)" w:date="2026-06-30T11:28:00Z" w16du:dateUtc="2026-06-30T10:28:00Z"/>
                <w:rFonts w:ascii="Arial" w:hAnsi="Arial" w:cs="Arial"/>
                <w:color w:val="000000"/>
                <w:sz w:val="16"/>
                <w:szCs w:val="16"/>
              </w:rPr>
            </w:pPr>
            <w:ins w:id="2923" w:author="Gannon, Hugh (Allianz Global Life)" w:date="2026-06-30T11:28:00Z" w16du:dateUtc="2026-06-30T10:28:00Z">
              <w:r>
                <w:rPr>
                  <w:rFonts w:ascii="Arial" w:hAnsi="Arial" w:cs="Arial"/>
                  <w:color w:val="000000"/>
                  <w:sz w:val="16"/>
                  <w:szCs w:val="16"/>
                </w:rPr>
                <w:t>100% to 104%</w:t>
              </w:r>
            </w:ins>
          </w:p>
        </w:tc>
        <w:tc>
          <w:tcPr>
            <w:tcW w:w="1134" w:type="dxa"/>
            <w:tcBorders>
              <w:top w:val="nil"/>
              <w:left w:val="nil"/>
              <w:bottom w:val="nil"/>
              <w:right w:val="nil"/>
            </w:tcBorders>
            <w:noWrap/>
            <w:vAlign w:val="center"/>
            <w:hideMark/>
            <w:tcPrChange w:id="2924" w:author="Gannon, Hugh (Allianz Global Life)" w:date="2026-06-30T11:29:00Z" w16du:dateUtc="2026-06-30T10:29:00Z">
              <w:tcPr>
                <w:tcW w:w="1780" w:type="dxa"/>
                <w:gridSpan w:val="3"/>
                <w:tcBorders>
                  <w:top w:val="nil"/>
                  <w:left w:val="nil"/>
                  <w:bottom w:val="nil"/>
                  <w:right w:val="nil"/>
                </w:tcBorders>
                <w:noWrap/>
                <w:vAlign w:val="center"/>
                <w:hideMark/>
              </w:tcPr>
            </w:tcPrChange>
          </w:tcPr>
          <w:p w14:paraId="794E7EA5" w14:textId="77777777" w:rsidR="00F91B1B" w:rsidRDefault="00F91B1B">
            <w:pPr>
              <w:jc w:val="center"/>
              <w:rPr>
                <w:ins w:id="2925" w:author="Gannon, Hugh (Allianz Global Life)" w:date="2026-06-30T11:28:00Z" w16du:dateUtc="2026-06-30T10:28:00Z"/>
                <w:rFonts w:ascii="Arial" w:hAnsi="Arial" w:cs="Arial"/>
                <w:color w:val="000000"/>
                <w:sz w:val="16"/>
                <w:szCs w:val="16"/>
              </w:rPr>
            </w:pPr>
            <w:ins w:id="2926" w:author="Gannon, Hugh (Allianz Global Life)" w:date="2026-06-30T11:28:00Z" w16du:dateUtc="2026-06-30T10:28:00Z">
              <w:r>
                <w:rPr>
                  <w:rFonts w:ascii="Arial" w:hAnsi="Arial" w:cs="Arial"/>
                  <w:color w:val="000000"/>
                  <w:sz w:val="16"/>
                  <w:szCs w:val="16"/>
                </w:rPr>
                <w:t>0.25%</w:t>
              </w:r>
            </w:ins>
          </w:p>
        </w:tc>
        <w:tc>
          <w:tcPr>
            <w:tcW w:w="1134" w:type="dxa"/>
            <w:tcBorders>
              <w:top w:val="nil"/>
              <w:left w:val="nil"/>
              <w:bottom w:val="nil"/>
              <w:right w:val="nil"/>
            </w:tcBorders>
            <w:noWrap/>
            <w:vAlign w:val="center"/>
            <w:hideMark/>
            <w:tcPrChange w:id="2927" w:author="Gannon, Hugh (Allianz Global Life)" w:date="2026-06-30T11:29:00Z" w16du:dateUtc="2026-06-30T10:29:00Z">
              <w:tcPr>
                <w:tcW w:w="1120" w:type="dxa"/>
                <w:tcBorders>
                  <w:top w:val="nil"/>
                  <w:left w:val="nil"/>
                  <w:bottom w:val="nil"/>
                  <w:right w:val="nil"/>
                </w:tcBorders>
                <w:noWrap/>
                <w:vAlign w:val="center"/>
                <w:hideMark/>
              </w:tcPr>
            </w:tcPrChange>
          </w:tcPr>
          <w:p w14:paraId="535D6DDC" w14:textId="77777777" w:rsidR="00F91B1B" w:rsidRDefault="00F91B1B">
            <w:pPr>
              <w:jc w:val="center"/>
              <w:rPr>
                <w:ins w:id="2928" w:author="Gannon, Hugh (Allianz Global Life)" w:date="2026-06-30T11:28:00Z" w16du:dateUtc="2026-06-30T10:28:00Z"/>
                <w:rFonts w:ascii="Arial" w:hAnsi="Arial" w:cs="Arial"/>
                <w:color w:val="000000"/>
                <w:sz w:val="16"/>
                <w:szCs w:val="16"/>
              </w:rPr>
            </w:pPr>
            <w:ins w:id="2929" w:author="Gannon, Hugh (Allianz Global Life)" w:date="2026-06-30T11:28:00Z" w16du:dateUtc="2026-06-30T10:28:00Z">
              <w:r>
                <w:rPr>
                  <w:rFonts w:ascii="Arial" w:hAnsi="Arial" w:cs="Arial"/>
                  <w:color w:val="000000"/>
                  <w:sz w:val="16"/>
                  <w:szCs w:val="16"/>
                </w:rPr>
                <w:t>1.20%</w:t>
              </w:r>
            </w:ins>
          </w:p>
        </w:tc>
        <w:tc>
          <w:tcPr>
            <w:tcW w:w="1701" w:type="dxa"/>
            <w:tcBorders>
              <w:top w:val="nil"/>
              <w:left w:val="nil"/>
              <w:bottom w:val="nil"/>
              <w:right w:val="single" w:sz="8" w:space="0" w:color="auto"/>
            </w:tcBorders>
            <w:noWrap/>
            <w:vAlign w:val="center"/>
            <w:hideMark/>
            <w:tcPrChange w:id="2930" w:author="Gannon, Hugh (Allianz Global Life)" w:date="2026-06-30T11:29:00Z" w16du:dateUtc="2026-06-30T10:29:00Z">
              <w:tcPr>
                <w:tcW w:w="1340" w:type="dxa"/>
                <w:gridSpan w:val="2"/>
                <w:tcBorders>
                  <w:top w:val="nil"/>
                  <w:left w:val="nil"/>
                  <w:bottom w:val="nil"/>
                  <w:right w:val="single" w:sz="8" w:space="0" w:color="auto"/>
                </w:tcBorders>
                <w:noWrap/>
                <w:vAlign w:val="center"/>
                <w:hideMark/>
              </w:tcPr>
            </w:tcPrChange>
          </w:tcPr>
          <w:p w14:paraId="424C7CBE" w14:textId="77777777" w:rsidR="00F91B1B" w:rsidRDefault="00F91B1B">
            <w:pPr>
              <w:jc w:val="center"/>
              <w:rPr>
                <w:ins w:id="2931" w:author="Gannon, Hugh (Allianz Global Life)" w:date="2026-06-30T11:28:00Z" w16du:dateUtc="2026-06-30T10:28:00Z"/>
                <w:rFonts w:ascii="Arial" w:hAnsi="Arial" w:cs="Arial"/>
                <w:color w:val="000000"/>
                <w:sz w:val="16"/>
                <w:szCs w:val="16"/>
              </w:rPr>
            </w:pPr>
            <w:ins w:id="2932" w:author="Gannon, Hugh (Allianz Global Life)" w:date="2026-06-30T11:28:00Z" w16du:dateUtc="2026-06-30T10:28:00Z">
              <w:r>
                <w:rPr>
                  <w:rFonts w:ascii="Arial" w:hAnsi="Arial" w:cs="Arial"/>
                  <w:color w:val="000000"/>
                  <w:sz w:val="16"/>
                  <w:szCs w:val="16"/>
                </w:rPr>
                <w:t>Surrender Penalty</w:t>
              </w:r>
            </w:ins>
          </w:p>
        </w:tc>
      </w:tr>
      <w:tr w:rsidR="00F91B1B" w14:paraId="203D9F4B" w14:textId="77777777" w:rsidTr="00F91B1B">
        <w:trPr>
          <w:trHeight w:val="270"/>
          <w:ins w:id="2933" w:author="Gannon, Hugh (Allianz Global Life)" w:date="2026-06-30T11:28:00Z"/>
          <w:trPrChange w:id="2934" w:author="Gannon, Hugh (Allianz Global Life)" w:date="2026-06-30T11:29:00Z" w16du:dateUtc="2026-06-30T10:29:00Z">
            <w:trPr>
              <w:trHeight w:val="270"/>
            </w:trPr>
          </w:trPrChange>
        </w:trPr>
        <w:tc>
          <w:tcPr>
            <w:tcW w:w="983" w:type="dxa"/>
            <w:vMerge/>
            <w:tcBorders>
              <w:top w:val="nil"/>
              <w:left w:val="single" w:sz="8" w:space="0" w:color="auto"/>
              <w:bottom w:val="nil"/>
              <w:right w:val="nil"/>
            </w:tcBorders>
            <w:vAlign w:val="center"/>
            <w:hideMark/>
            <w:tcPrChange w:id="2935" w:author="Gannon, Hugh (Allianz Global Life)" w:date="2026-06-30T11:29:00Z" w16du:dateUtc="2026-06-30T10:29:00Z">
              <w:tcPr>
                <w:tcW w:w="1180" w:type="dxa"/>
                <w:gridSpan w:val="2"/>
                <w:vMerge/>
                <w:tcBorders>
                  <w:top w:val="nil"/>
                  <w:left w:val="single" w:sz="8" w:space="0" w:color="auto"/>
                  <w:bottom w:val="nil"/>
                  <w:right w:val="nil"/>
                </w:tcBorders>
                <w:vAlign w:val="center"/>
                <w:hideMark/>
              </w:tcPr>
            </w:tcPrChange>
          </w:tcPr>
          <w:p w14:paraId="27269CBE" w14:textId="77777777" w:rsidR="00F91B1B" w:rsidRDefault="00F91B1B">
            <w:pPr>
              <w:rPr>
                <w:ins w:id="2936" w:author="Gannon, Hugh (Allianz Global Life)" w:date="2026-06-30T11:28:00Z" w16du:dateUtc="2026-06-30T10:28:00Z"/>
                <w:rFonts w:ascii="Arial" w:hAnsi="Arial" w:cs="Arial"/>
                <w:color w:val="000000"/>
                <w:sz w:val="16"/>
                <w:szCs w:val="16"/>
              </w:rPr>
            </w:pPr>
          </w:p>
        </w:tc>
        <w:tc>
          <w:tcPr>
            <w:tcW w:w="992" w:type="dxa"/>
            <w:tcBorders>
              <w:top w:val="nil"/>
              <w:left w:val="nil"/>
              <w:bottom w:val="nil"/>
              <w:right w:val="nil"/>
            </w:tcBorders>
            <w:noWrap/>
            <w:vAlign w:val="center"/>
            <w:hideMark/>
            <w:tcPrChange w:id="2937" w:author="Gannon, Hugh (Allianz Global Life)" w:date="2026-06-30T11:29:00Z" w16du:dateUtc="2026-06-30T10:29:00Z">
              <w:tcPr>
                <w:tcW w:w="940" w:type="dxa"/>
                <w:gridSpan w:val="2"/>
                <w:tcBorders>
                  <w:top w:val="nil"/>
                  <w:left w:val="nil"/>
                  <w:bottom w:val="nil"/>
                  <w:right w:val="nil"/>
                </w:tcBorders>
                <w:noWrap/>
                <w:vAlign w:val="center"/>
                <w:hideMark/>
              </w:tcPr>
            </w:tcPrChange>
          </w:tcPr>
          <w:p w14:paraId="0F57DA13" w14:textId="77777777" w:rsidR="00F91B1B" w:rsidRDefault="00F91B1B">
            <w:pPr>
              <w:jc w:val="center"/>
              <w:rPr>
                <w:ins w:id="2938" w:author="Gannon, Hugh (Allianz Global Life)" w:date="2026-06-30T11:28:00Z" w16du:dateUtc="2026-06-30T10:28:00Z"/>
                <w:rFonts w:ascii="Arial" w:hAnsi="Arial" w:cs="Arial"/>
                <w:color w:val="000000"/>
                <w:sz w:val="16"/>
                <w:szCs w:val="16"/>
              </w:rPr>
            </w:pPr>
            <w:ins w:id="2939" w:author="Gannon, Hugh (Allianz Global Life)" w:date="2026-06-30T11:28:00Z" w16du:dateUtc="2026-06-30T10:28:00Z">
              <w:r>
                <w:rPr>
                  <w:rFonts w:ascii="Arial" w:hAnsi="Arial" w:cs="Arial"/>
                  <w:color w:val="000000"/>
                  <w:sz w:val="16"/>
                  <w:szCs w:val="16"/>
                </w:rPr>
                <w:t>D6</w:t>
              </w:r>
            </w:ins>
          </w:p>
        </w:tc>
        <w:tc>
          <w:tcPr>
            <w:tcW w:w="1134" w:type="dxa"/>
            <w:tcBorders>
              <w:top w:val="nil"/>
              <w:left w:val="nil"/>
              <w:bottom w:val="nil"/>
              <w:right w:val="nil"/>
            </w:tcBorders>
            <w:noWrap/>
            <w:vAlign w:val="center"/>
            <w:hideMark/>
            <w:tcPrChange w:id="2940" w:author="Gannon, Hugh (Allianz Global Life)" w:date="2026-06-30T11:29:00Z" w16du:dateUtc="2026-06-30T10:29:00Z">
              <w:tcPr>
                <w:tcW w:w="1700" w:type="dxa"/>
                <w:gridSpan w:val="2"/>
                <w:tcBorders>
                  <w:top w:val="nil"/>
                  <w:left w:val="nil"/>
                  <w:bottom w:val="nil"/>
                  <w:right w:val="nil"/>
                </w:tcBorders>
                <w:noWrap/>
                <w:vAlign w:val="center"/>
                <w:hideMark/>
              </w:tcPr>
            </w:tcPrChange>
          </w:tcPr>
          <w:p w14:paraId="3855D575" w14:textId="604067F9" w:rsidR="00F91B1B" w:rsidRDefault="004572AA">
            <w:pPr>
              <w:jc w:val="center"/>
              <w:rPr>
                <w:ins w:id="2941" w:author="Gannon, Hugh (Allianz Global Life)" w:date="2026-06-30T11:28:00Z" w16du:dateUtc="2026-06-30T10:28:00Z"/>
                <w:rFonts w:ascii="Arial" w:hAnsi="Arial" w:cs="Arial"/>
                <w:color w:val="000000"/>
                <w:sz w:val="16"/>
                <w:szCs w:val="16"/>
              </w:rPr>
            </w:pPr>
            <w:ins w:id="2942" w:author="Hughes, Gearoid (Allianz Global Life)" w:date="2026-07-24T14:23:00Z" w16du:dateUtc="2026-07-24T13:23:00Z">
              <w:r>
                <w:rPr>
                  <w:rFonts w:ascii="Arial" w:hAnsi="Arial" w:cs="Arial"/>
                  <w:color w:val="000000"/>
                  <w:sz w:val="16"/>
                  <w:szCs w:val="16"/>
                </w:rPr>
                <w:t>5.00</w:t>
              </w:r>
            </w:ins>
            <w:ins w:id="2943" w:author="Gannon, Hugh (Allianz Global Life)" w:date="2026-06-30T11:28:00Z" w16du:dateUtc="2026-06-30T10:28:00Z">
              <w:del w:id="2944" w:author="Hughes, Gearoid (Allianz Global Life)" w:date="2026-07-24T14:23:00Z" w16du:dateUtc="2026-07-24T13:23:00Z">
                <w:r w:rsidR="00F91B1B" w:rsidDel="004572AA">
                  <w:rPr>
                    <w:rFonts w:ascii="Arial" w:hAnsi="Arial" w:cs="Arial"/>
                    <w:color w:val="000000"/>
                    <w:sz w:val="16"/>
                    <w:szCs w:val="16"/>
                  </w:rPr>
                  <w:delText>4.50</w:delText>
                </w:r>
              </w:del>
              <w:r w:rsidR="00F91B1B">
                <w:rPr>
                  <w:rFonts w:ascii="Arial" w:hAnsi="Arial" w:cs="Arial"/>
                  <w:color w:val="000000"/>
                  <w:sz w:val="16"/>
                  <w:szCs w:val="16"/>
                </w:rPr>
                <w:t>%</w:t>
              </w:r>
            </w:ins>
          </w:p>
        </w:tc>
        <w:tc>
          <w:tcPr>
            <w:tcW w:w="1276" w:type="dxa"/>
            <w:tcBorders>
              <w:top w:val="nil"/>
              <w:left w:val="nil"/>
              <w:bottom w:val="nil"/>
              <w:right w:val="nil"/>
            </w:tcBorders>
            <w:noWrap/>
            <w:vAlign w:val="center"/>
            <w:hideMark/>
            <w:tcPrChange w:id="2945" w:author="Gannon, Hugh (Allianz Global Life)" w:date="2026-06-30T11:29:00Z" w16du:dateUtc="2026-06-30T10:29:00Z">
              <w:tcPr>
                <w:tcW w:w="1420" w:type="dxa"/>
                <w:gridSpan w:val="2"/>
                <w:tcBorders>
                  <w:top w:val="nil"/>
                  <w:left w:val="nil"/>
                  <w:bottom w:val="nil"/>
                  <w:right w:val="nil"/>
                </w:tcBorders>
                <w:noWrap/>
                <w:vAlign w:val="center"/>
                <w:hideMark/>
              </w:tcPr>
            </w:tcPrChange>
          </w:tcPr>
          <w:p w14:paraId="4FEAB914" w14:textId="449943DB" w:rsidR="00F91B1B" w:rsidRDefault="00F91B1B">
            <w:pPr>
              <w:jc w:val="center"/>
              <w:rPr>
                <w:ins w:id="2946" w:author="Gannon, Hugh (Allianz Global Life)" w:date="2026-06-30T11:28:00Z" w16du:dateUtc="2026-06-30T10:28:00Z"/>
                <w:rFonts w:ascii="Arial" w:hAnsi="Arial" w:cs="Arial"/>
                <w:color w:val="000000"/>
                <w:sz w:val="16"/>
                <w:szCs w:val="16"/>
              </w:rPr>
            </w:pPr>
            <w:ins w:id="2947" w:author="Gannon, Hugh (Allianz Global Life)" w:date="2026-06-30T11:28:00Z" w16du:dateUtc="2026-06-30T10:28:00Z">
              <w:r>
                <w:rPr>
                  <w:rFonts w:ascii="Arial" w:hAnsi="Arial" w:cs="Arial"/>
                  <w:color w:val="000000"/>
                  <w:sz w:val="16"/>
                  <w:szCs w:val="16"/>
                </w:rPr>
                <w:t xml:space="preserve">0% to </w:t>
              </w:r>
            </w:ins>
            <w:ins w:id="2948" w:author="Hughes, Gearoid (Allianz Global Life)" w:date="2026-07-24T14:23:00Z" w16du:dateUtc="2026-07-24T13:23:00Z">
              <w:r w:rsidR="004572AA">
                <w:rPr>
                  <w:rFonts w:ascii="Arial" w:hAnsi="Arial" w:cs="Arial"/>
                  <w:color w:val="000000"/>
                  <w:sz w:val="16"/>
                  <w:szCs w:val="16"/>
                </w:rPr>
                <w:t>5.0</w:t>
              </w:r>
            </w:ins>
            <w:ins w:id="2949" w:author="Gannon, Hugh (Allianz Global Life)" w:date="2026-06-30T11:28:00Z" w16du:dateUtc="2026-06-30T10:28:00Z">
              <w:del w:id="2950" w:author="Hughes, Gearoid (Allianz Global Life)" w:date="2026-07-24T14:23:00Z" w16du:dateUtc="2026-07-24T13:23:00Z">
                <w:r w:rsidDel="004572AA">
                  <w:rPr>
                    <w:rFonts w:ascii="Arial" w:hAnsi="Arial" w:cs="Arial"/>
                    <w:color w:val="000000"/>
                    <w:sz w:val="16"/>
                    <w:szCs w:val="16"/>
                  </w:rPr>
                  <w:delText>4.5</w:delText>
                </w:r>
              </w:del>
              <w:r>
                <w:rPr>
                  <w:rFonts w:ascii="Arial" w:hAnsi="Arial" w:cs="Arial"/>
                  <w:color w:val="000000"/>
                  <w:sz w:val="16"/>
                  <w:szCs w:val="16"/>
                </w:rPr>
                <w:t>%</w:t>
              </w:r>
            </w:ins>
          </w:p>
        </w:tc>
        <w:tc>
          <w:tcPr>
            <w:tcW w:w="1559" w:type="dxa"/>
            <w:tcBorders>
              <w:top w:val="nil"/>
              <w:left w:val="nil"/>
              <w:bottom w:val="nil"/>
              <w:right w:val="nil"/>
            </w:tcBorders>
            <w:noWrap/>
            <w:vAlign w:val="center"/>
            <w:hideMark/>
            <w:tcPrChange w:id="2951" w:author="Gannon, Hugh (Allianz Global Life)" w:date="2026-06-30T11:29:00Z" w16du:dateUtc="2026-06-30T10:29:00Z">
              <w:tcPr>
                <w:tcW w:w="1720" w:type="dxa"/>
                <w:gridSpan w:val="2"/>
                <w:tcBorders>
                  <w:top w:val="nil"/>
                  <w:left w:val="nil"/>
                  <w:bottom w:val="nil"/>
                  <w:right w:val="nil"/>
                </w:tcBorders>
                <w:noWrap/>
                <w:vAlign w:val="center"/>
                <w:hideMark/>
              </w:tcPr>
            </w:tcPrChange>
          </w:tcPr>
          <w:p w14:paraId="7ACB0A5B" w14:textId="2E635C21" w:rsidR="00F91B1B" w:rsidRDefault="00F91B1B">
            <w:pPr>
              <w:jc w:val="center"/>
              <w:rPr>
                <w:ins w:id="2952" w:author="Gannon, Hugh (Allianz Global Life)" w:date="2026-06-30T11:28:00Z" w16du:dateUtc="2026-06-30T10:28:00Z"/>
                <w:rFonts w:ascii="Arial" w:hAnsi="Arial" w:cs="Arial"/>
                <w:color w:val="000000"/>
                <w:sz w:val="16"/>
                <w:szCs w:val="16"/>
              </w:rPr>
            </w:pPr>
            <w:ins w:id="2953" w:author="Gannon, Hugh (Allianz Global Life)" w:date="2026-06-30T11:28:00Z" w16du:dateUtc="2026-06-30T10:28:00Z">
              <w:r>
                <w:rPr>
                  <w:rFonts w:ascii="Arial" w:hAnsi="Arial" w:cs="Arial"/>
                  <w:color w:val="000000"/>
                  <w:sz w:val="16"/>
                  <w:szCs w:val="16"/>
                </w:rPr>
                <w:t>100% to 10</w:t>
              </w:r>
            </w:ins>
            <w:ins w:id="2954" w:author="Hughes, Gearoid (Allianz Global Life)" w:date="2026-07-24T14:23:00Z" w16du:dateUtc="2026-07-24T13:23:00Z">
              <w:r w:rsidR="003529F5">
                <w:rPr>
                  <w:rFonts w:ascii="Arial" w:hAnsi="Arial" w:cs="Arial"/>
                  <w:color w:val="000000"/>
                  <w:sz w:val="16"/>
                  <w:szCs w:val="16"/>
                </w:rPr>
                <w:t>5</w:t>
              </w:r>
            </w:ins>
            <w:ins w:id="2955" w:author="Gannon, Hugh (Allianz Global Life)" w:date="2026-06-30T11:28:00Z" w16du:dateUtc="2026-06-30T10:28:00Z">
              <w:del w:id="2956" w:author="Hughes, Gearoid (Allianz Global Life)" w:date="2026-07-24T14:23:00Z" w16du:dateUtc="2026-07-24T13:23:00Z">
                <w:r w:rsidDel="003529F5">
                  <w:rPr>
                    <w:rFonts w:ascii="Arial" w:hAnsi="Arial" w:cs="Arial"/>
                    <w:color w:val="000000"/>
                    <w:sz w:val="16"/>
                    <w:szCs w:val="16"/>
                  </w:rPr>
                  <w:delText>4.5</w:delText>
                </w:r>
              </w:del>
              <w:r>
                <w:rPr>
                  <w:rFonts w:ascii="Arial" w:hAnsi="Arial" w:cs="Arial"/>
                  <w:color w:val="000000"/>
                  <w:sz w:val="16"/>
                  <w:szCs w:val="16"/>
                </w:rPr>
                <w:t>%</w:t>
              </w:r>
            </w:ins>
          </w:p>
        </w:tc>
        <w:tc>
          <w:tcPr>
            <w:tcW w:w="1134" w:type="dxa"/>
            <w:tcBorders>
              <w:top w:val="nil"/>
              <w:left w:val="nil"/>
              <w:bottom w:val="nil"/>
              <w:right w:val="nil"/>
            </w:tcBorders>
            <w:noWrap/>
            <w:vAlign w:val="center"/>
            <w:hideMark/>
            <w:tcPrChange w:id="2957" w:author="Gannon, Hugh (Allianz Global Life)" w:date="2026-06-30T11:29:00Z" w16du:dateUtc="2026-06-30T10:29:00Z">
              <w:tcPr>
                <w:tcW w:w="1780" w:type="dxa"/>
                <w:gridSpan w:val="3"/>
                <w:tcBorders>
                  <w:top w:val="nil"/>
                  <w:left w:val="nil"/>
                  <w:bottom w:val="nil"/>
                  <w:right w:val="nil"/>
                </w:tcBorders>
                <w:noWrap/>
                <w:vAlign w:val="center"/>
                <w:hideMark/>
              </w:tcPr>
            </w:tcPrChange>
          </w:tcPr>
          <w:p w14:paraId="5A5939F2" w14:textId="7A2DF36A" w:rsidR="00F91B1B" w:rsidRDefault="00F91B1B">
            <w:pPr>
              <w:jc w:val="center"/>
              <w:rPr>
                <w:ins w:id="2958" w:author="Gannon, Hugh (Allianz Global Life)" w:date="2026-06-30T11:28:00Z" w16du:dateUtc="2026-06-30T10:28:00Z"/>
                <w:rFonts w:ascii="Arial" w:hAnsi="Arial" w:cs="Arial"/>
                <w:color w:val="000000"/>
                <w:sz w:val="16"/>
                <w:szCs w:val="16"/>
              </w:rPr>
            </w:pPr>
            <w:ins w:id="2959" w:author="Gannon, Hugh (Allianz Global Life)" w:date="2026-06-30T11:28:00Z" w16du:dateUtc="2026-06-30T10:28:00Z">
              <w:r>
                <w:rPr>
                  <w:rFonts w:ascii="Arial" w:hAnsi="Arial" w:cs="Arial"/>
                  <w:color w:val="000000"/>
                  <w:sz w:val="16"/>
                  <w:szCs w:val="16"/>
                </w:rPr>
                <w:t>0.</w:t>
              </w:r>
            </w:ins>
            <w:ins w:id="2960" w:author="Hughes, Gearoid (Allianz Global Life)" w:date="2026-07-24T14:24:00Z" w16du:dateUtc="2026-07-24T13:24:00Z">
              <w:r w:rsidR="003529F5">
                <w:rPr>
                  <w:rFonts w:ascii="Arial" w:hAnsi="Arial" w:cs="Arial"/>
                  <w:color w:val="000000"/>
                  <w:sz w:val="16"/>
                  <w:szCs w:val="16"/>
                </w:rPr>
                <w:t>00</w:t>
              </w:r>
            </w:ins>
            <w:ins w:id="2961" w:author="Gannon, Hugh (Allianz Global Life)" w:date="2026-06-30T11:28:00Z" w16du:dateUtc="2026-06-30T10:28:00Z">
              <w:del w:id="2962" w:author="Hughes, Gearoid (Allianz Global Life)" w:date="2026-07-24T14:23:00Z" w16du:dateUtc="2026-07-24T13:23:00Z">
                <w:r w:rsidDel="003529F5">
                  <w:rPr>
                    <w:rFonts w:ascii="Arial" w:hAnsi="Arial" w:cs="Arial"/>
                    <w:color w:val="000000"/>
                    <w:sz w:val="16"/>
                    <w:szCs w:val="16"/>
                  </w:rPr>
                  <w:delText>15</w:delText>
                </w:r>
              </w:del>
              <w:r>
                <w:rPr>
                  <w:rFonts w:ascii="Arial" w:hAnsi="Arial" w:cs="Arial"/>
                  <w:color w:val="000000"/>
                  <w:sz w:val="16"/>
                  <w:szCs w:val="16"/>
                </w:rPr>
                <w:t>%</w:t>
              </w:r>
            </w:ins>
          </w:p>
        </w:tc>
        <w:tc>
          <w:tcPr>
            <w:tcW w:w="1134" w:type="dxa"/>
            <w:tcBorders>
              <w:top w:val="nil"/>
              <w:left w:val="nil"/>
              <w:bottom w:val="nil"/>
              <w:right w:val="nil"/>
            </w:tcBorders>
            <w:noWrap/>
            <w:vAlign w:val="center"/>
            <w:hideMark/>
            <w:tcPrChange w:id="2963" w:author="Gannon, Hugh (Allianz Global Life)" w:date="2026-06-30T11:29:00Z" w16du:dateUtc="2026-06-30T10:29:00Z">
              <w:tcPr>
                <w:tcW w:w="1120" w:type="dxa"/>
                <w:tcBorders>
                  <w:top w:val="nil"/>
                  <w:left w:val="nil"/>
                  <w:bottom w:val="nil"/>
                  <w:right w:val="nil"/>
                </w:tcBorders>
                <w:noWrap/>
                <w:vAlign w:val="center"/>
                <w:hideMark/>
              </w:tcPr>
            </w:tcPrChange>
          </w:tcPr>
          <w:p w14:paraId="2C10E08B" w14:textId="77777777" w:rsidR="00F91B1B" w:rsidRDefault="00F91B1B">
            <w:pPr>
              <w:jc w:val="center"/>
              <w:rPr>
                <w:ins w:id="2964" w:author="Gannon, Hugh (Allianz Global Life)" w:date="2026-06-30T11:28:00Z" w16du:dateUtc="2026-06-30T10:28:00Z"/>
                <w:rFonts w:ascii="Arial" w:hAnsi="Arial" w:cs="Arial"/>
                <w:color w:val="000000"/>
                <w:sz w:val="16"/>
                <w:szCs w:val="16"/>
              </w:rPr>
            </w:pPr>
            <w:ins w:id="2965" w:author="Gannon, Hugh (Allianz Global Life)" w:date="2026-06-30T11:28:00Z" w16du:dateUtc="2026-06-30T10:28:00Z">
              <w:r>
                <w:rPr>
                  <w:rFonts w:ascii="Arial" w:hAnsi="Arial" w:cs="Arial"/>
                  <w:color w:val="000000"/>
                  <w:sz w:val="16"/>
                  <w:szCs w:val="16"/>
                </w:rPr>
                <w:t>1.20%</w:t>
              </w:r>
            </w:ins>
          </w:p>
        </w:tc>
        <w:tc>
          <w:tcPr>
            <w:tcW w:w="1701" w:type="dxa"/>
            <w:tcBorders>
              <w:top w:val="nil"/>
              <w:left w:val="nil"/>
              <w:bottom w:val="nil"/>
              <w:right w:val="single" w:sz="8" w:space="0" w:color="auto"/>
            </w:tcBorders>
            <w:noWrap/>
            <w:vAlign w:val="center"/>
            <w:hideMark/>
            <w:tcPrChange w:id="2966" w:author="Gannon, Hugh (Allianz Global Life)" w:date="2026-06-30T11:29:00Z" w16du:dateUtc="2026-06-30T10:29:00Z">
              <w:tcPr>
                <w:tcW w:w="1340" w:type="dxa"/>
                <w:gridSpan w:val="2"/>
                <w:tcBorders>
                  <w:top w:val="nil"/>
                  <w:left w:val="nil"/>
                  <w:bottom w:val="nil"/>
                  <w:right w:val="single" w:sz="8" w:space="0" w:color="auto"/>
                </w:tcBorders>
                <w:noWrap/>
                <w:vAlign w:val="center"/>
                <w:hideMark/>
              </w:tcPr>
            </w:tcPrChange>
          </w:tcPr>
          <w:p w14:paraId="1E82EFFE" w14:textId="77777777" w:rsidR="00F91B1B" w:rsidRDefault="00F91B1B">
            <w:pPr>
              <w:jc w:val="center"/>
              <w:rPr>
                <w:ins w:id="2967" w:author="Gannon, Hugh (Allianz Global Life)" w:date="2026-06-30T11:28:00Z" w16du:dateUtc="2026-06-30T10:28:00Z"/>
                <w:rFonts w:ascii="Arial" w:hAnsi="Arial" w:cs="Arial"/>
                <w:color w:val="000000"/>
                <w:sz w:val="16"/>
                <w:szCs w:val="16"/>
              </w:rPr>
            </w:pPr>
            <w:ins w:id="2968" w:author="Gannon, Hugh (Allianz Global Life)" w:date="2026-06-30T11:28:00Z" w16du:dateUtc="2026-06-30T10:28:00Z">
              <w:r>
                <w:rPr>
                  <w:rFonts w:ascii="Arial" w:hAnsi="Arial" w:cs="Arial"/>
                  <w:color w:val="000000"/>
                  <w:sz w:val="16"/>
                  <w:szCs w:val="16"/>
                </w:rPr>
                <w:t>Surrender Penalty</w:t>
              </w:r>
            </w:ins>
          </w:p>
        </w:tc>
      </w:tr>
      <w:tr w:rsidR="00F91B1B" w14:paraId="034F01B0" w14:textId="77777777" w:rsidTr="00F91B1B">
        <w:trPr>
          <w:trHeight w:val="255"/>
          <w:ins w:id="2969" w:author="Gannon, Hugh (Allianz Global Life)" w:date="2026-06-30T11:28:00Z"/>
          <w:trPrChange w:id="2970" w:author="Gannon, Hugh (Allianz Global Life)" w:date="2026-06-30T11:29:00Z" w16du:dateUtc="2026-06-30T10:29:00Z">
            <w:trPr>
              <w:trHeight w:val="255"/>
            </w:trPr>
          </w:trPrChange>
        </w:trPr>
        <w:tc>
          <w:tcPr>
            <w:tcW w:w="983" w:type="dxa"/>
            <w:vMerge w:val="restart"/>
            <w:tcBorders>
              <w:top w:val="nil"/>
              <w:left w:val="single" w:sz="8" w:space="0" w:color="auto"/>
              <w:bottom w:val="single" w:sz="8" w:space="0" w:color="000000"/>
              <w:right w:val="nil"/>
            </w:tcBorders>
            <w:shd w:val="clear" w:color="000000" w:fill="D9D9D9"/>
            <w:noWrap/>
            <w:vAlign w:val="center"/>
            <w:hideMark/>
            <w:tcPrChange w:id="2971" w:author="Gannon, Hugh (Allianz Global Life)" w:date="2026-06-30T11:29:00Z" w16du:dateUtc="2026-06-30T10:29:00Z">
              <w:tcPr>
                <w:tcW w:w="1180" w:type="dxa"/>
                <w:gridSpan w:val="2"/>
                <w:vMerge w:val="restart"/>
                <w:tcBorders>
                  <w:top w:val="nil"/>
                  <w:left w:val="single" w:sz="8" w:space="0" w:color="auto"/>
                  <w:bottom w:val="single" w:sz="8" w:space="0" w:color="000000"/>
                  <w:right w:val="nil"/>
                </w:tcBorders>
                <w:shd w:val="clear" w:color="000000" w:fill="D9D9D9"/>
                <w:noWrap/>
                <w:vAlign w:val="center"/>
                <w:hideMark/>
              </w:tcPr>
            </w:tcPrChange>
          </w:tcPr>
          <w:p w14:paraId="7714C6AD" w14:textId="77777777" w:rsidR="00F91B1B" w:rsidRDefault="00F91B1B">
            <w:pPr>
              <w:jc w:val="center"/>
              <w:rPr>
                <w:ins w:id="2972" w:author="Gannon, Hugh (Allianz Global Life)" w:date="2026-06-30T11:28:00Z" w16du:dateUtc="2026-06-30T10:28:00Z"/>
                <w:rFonts w:ascii="Arial" w:hAnsi="Arial" w:cs="Arial"/>
                <w:color w:val="000000"/>
                <w:sz w:val="16"/>
                <w:szCs w:val="16"/>
              </w:rPr>
            </w:pPr>
            <w:ins w:id="2973" w:author="Gannon, Hugh (Allianz Global Life)" w:date="2026-06-30T11:28:00Z" w16du:dateUtc="2026-06-30T10:28:00Z">
              <w:r>
                <w:rPr>
                  <w:rFonts w:ascii="Arial" w:hAnsi="Arial" w:cs="Arial"/>
                  <w:color w:val="000000"/>
                  <w:sz w:val="16"/>
                  <w:szCs w:val="16"/>
                </w:rPr>
                <w:t>E</w:t>
              </w:r>
            </w:ins>
          </w:p>
        </w:tc>
        <w:tc>
          <w:tcPr>
            <w:tcW w:w="992" w:type="dxa"/>
            <w:tcBorders>
              <w:top w:val="nil"/>
              <w:left w:val="nil"/>
              <w:bottom w:val="nil"/>
              <w:right w:val="nil"/>
            </w:tcBorders>
            <w:shd w:val="clear" w:color="000000" w:fill="D9D9D9"/>
            <w:noWrap/>
            <w:vAlign w:val="center"/>
            <w:hideMark/>
            <w:tcPrChange w:id="2974" w:author="Gannon, Hugh (Allianz Global Life)" w:date="2026-06-30T11:29:00Z" w16du:dateUtc="2026-06-30T10:29:00Z">
              <w:tcPr>
                <w:tcW w:w="940" w:type="dxa"/>
                <w:gridSpan w:val="2"/>
                <w:tcBorders>
                  <w:top w:val="nil"/>
                  <w:left w:val="nil"/>
                  <w:bottom w:val="nil"/>
                  <w:right w:val="nil"/>
                </w:tcBorders>
                <w:shd w:val="clear" w:color="000000" w:fill="D9D9D9"/>
                <w:noWrap/>
                <w:vAlign w:val="center"/>
                <w:hideMark/>
              </w:tcPr>
            </w:tcPrChange>
          </w:tcPr>
          <w:p w14:paraId="7316D128" w14:textId="77777777" w:rsidR="00F91B1B" w:rsidRDefault="00F91B1B">
            <w:pPr>
              <w:jc w:val="center"/>
              <w:rPr>
                <w:ins w:id="2975" w:author="Gannon, Hugh (Allianz Global Life)" w:date="2026-06-30T11:28:00Z" w16du:dateUtc="2026-06-30T10:28:00Z"/>
                <w:rFonts w:ascii="Arial" w:hAnsi="Arial" w:cs="Arial"/>
                <w:color w:val="000000"/>
                <w:sz w:val="16"/>
                <w:szCs w:val="16"/>
              </w:rPr>
            </w:pPr>
            <w:ins w:id="2976" w:author="Gannon, Hugh (Allianz Global Life)" w:date="2026-06-30T11:28:00Z" w16du:dateUtc="2026-06-30T10:28:00Z">
              <w:r>
                <w:rPr>
                  <w:rFonts w:ascii="Arial" w:hAnsi="Arial" w:cs="Arial"/>
                  <w:color w:val="000000"/>
                  <w:sz w:val="16"/>
                  <w:szCs w:val="16"/>
                </w:rPr>
                <w:t>E1</w:t>
              </w:r>
            </w:ins>
          </w:p>
        </w:tc>
        <w:tc>
          <w:tcPr>
            <w:tcW w:w="1134" w:type="dxa"/>
            <w:tcBorders>
              <w:top w:val="nil"/>
              <w:left w:val="nil"/>
              <w:bottom w:val="nil"/>
              <w:right w:val="nil"/>
            </w:tcBorders>
            <w:shd w:val="clear" w:color="000000" w:fill="D9D9D9"/>
            <w:noWrap/>
            <w:vAlign w:val="center"/>
            <w:hideMark/>
            <w:tcPrChange w:id="2977" w:author="Gannon, Hugh (Allianz Global Life)" w:date="2026-06-30T11:29:00Z" w16du:dateUtc="2026-06-30T10:29:00Z">
              <w:tcPr>
                <w:tcW w:w="1700" w:type="dxa"/>
                <w:gridSpan w:val="2"/>
                <w:tcBorders>
                  <w:top w:val="nil"/>
                  <w:left w:val="nil"/>
                  <w:bottom w:val="nil"/>
                  <w:right w:val="nil"/>
                </w:tcBorders>
                <w:shd w:val="clear" w:color="000000" w:fill="D9D9D9"/>
                <w:noWrap/>
                <w:vAlign w:val="center"/>
                <w:hideMark/>
              </w:tcPr>
            </w:tcPrChange>
          </w:tcPr>
          <w:p w14:paraId="4D62E48A" w14:textId="77777777" w:rsidR="00F91B1B" w:rsidRDefault="00F91B1B">
            <w:pPr>
              <w:jc w:val="center"/>
              <w:rPr>
                <w:ins w:id="2978" w:author="Gannon, Hugh (Allianz Global Life)" w:date="2026-06-30T11:28:00Z" w16du:dateUtc="2026-06-30T10:28:00Z"/>
                <w:rFonts w:ascii="Arial" w:hAnsi="Arial" w:cs="Arial"/>
                <w:color w:val="000000"/>
                <w:sz w:val="16"/>
                <w:szCs w:val="16"/>
              </w:rPr>
            </w:pPr>
            <w:ins w:id="2979" w:author="Gannon, Hugh (Allianz Global Life)" w:date="2026-06-30T11:28:00Z" w16du:dateUtc="2026-06-30T10:28:00Z">
              <w:r>
                <w:rPr>
                  <w:rFonts w:ascii="Arial" w:hAnsi="Arial" w:cs="Arial"/>
                  <w:color w:val="000000"/>
                  <w:sz w:val="16"/>
                  <w:szCs w:val="16"/>
                </w:rPr>
                <w:t>0.00%</w:t>
              </w:r>
            </w:ins>
          </w:p>
        </w:tc>
        <w:tc>
          <w:tcPr>
            <w:tcW w:w="1276" w:type="dxa"/>
            <w:tcBorders>
              <w:top w:val="nil"/>
              <w:left w:val="nil"/>
              <w:bottom w:val="nil"/>
              <w:right w:val="nil"/>
            </w:tcBorders>
            <w:shd w:val="clear" w:color="000000" w:fill="D9D9D9"/>
            <w:noWrap/>
            <w:vAlign w:val="center"/>
            <w:hideMark/>
            <w:tcPrChange w:id="2980" w:author="Gannon, Hugh (Allianz Global Life)" w:date="2026-06-30T11:29:00Z" w16du:dateUtc="2026-06-30T10:29:00Z">
              <w:tcPr>
                <w:tcW w:w="1420" w:type="dxa"/>
                <w:gridSpan w:val="2"/>
                <w:tcBorders>
                  <w:top w:val="nil"/>
                  <w:left w:val="nil"/>
                  <w:bottom w:val="nil"/>
                  <w:right w:val="nil"/>
                </w:tcBorders>
                <w:shd w:val="clear" w:color="000000" w:fill="D9D9D9"/>
                <w:noWrap/>
                <w:vAlign w:val="center"/>
                <w:hideMark/>
              </w:tcPr>
            </w:tcPrChange>
          </w:tcPr>
          <w:p w14:paraId="65E66975" w14:textId="77777777" w:rsidR="00F91B1B" w:rsidRDefault="00F91B1B">
            <w:pPr>
              <w:jc w:val="center"/>
              <w:rPr>
                <w:ins w:id="2981" w:author="Gannon, Hugh (Allianz Global Life)" w:date="2026-06-30T11:28:00Z" w16du:dateUtc="2026-06-30T10:28:00Z"/>
                <w:rFonts w:ascii="Arial" w:hAnsi="Arial" w:cs="Arial"/>
                <w:color w:val="000000"/>
                <w:sz w:val="16"/>
                <w:szCs w:val="16"/>
              </w:rPr>
            </w:pPr>
            <w:ins w:id="2982" w:author="Gannon, Hugh (Allianz Global Life)" w:date="2026-06-30T11:28:00Z" w16du:dateUtc="2026-06-30T10:28:00Z">
              <w:r>
                <w:rPr>
                  <w:rFonts w:ascii="Arial" w:hAnsi="Arial" w:cs="Arial"/>
                  <w:color w:val="000000"/>
                  <w:sz w:val="16"/>
                  <w:szCs w:val="16"/>
                </w:rPr>
                <w:t>0% to 4%</w:t>
              </w:r>
            </w:ins>
          </w:p>
        </w:tc>
        <w:tc>
          <w:tcPr>
            <w:tcW w:w="1559" w:type="dxa"/>
            <w:tcBorders>
              <w:top w:val="nil"/>
              <w:left w:val="nil"/>
              <w:bottom w:val="nil"/>
              <w:right w:val="nil"/>
            </w:tcBorders>
            <w:shd w:val="clear" w:color="000000" w:fill="D9D9D9"/>
            <w:noWrap/>
            <w:vAlign w:val="center"/>
            <w:hideMark/>
            <w:tcPrChange w:id="2983" w:author="Gannon, Hugh (Allianz Global Life)" w:date="2026-06-30T11:29:00Z" w16du:dateUtc="2026-06-30T10:29:00Z">
              <w:tcPr>
                <w:tcW w:w="1720" w:type="dxa"/>
                <w:gridSpan w:val="2"/>
                <w:tcBorders>
                  <w:top w:val="nil"/>
                  <w:left w:val="nil"/>
                  <w:bottom w:val="nil"/>
                  <w:right w:val="nil"/>
                </w:tcBorders>
                <w:shd w:val="clear" w:color="000000" w:fill="D9D9D9"/>
                <w:noWrap/>
                <w:vAlign w:val="center"/>
                <w:hideMark/>
              </w:tcPr>
            </w:tcPrChange>
          </w:tcPr>
          <w:p w14:paraId="536899D9" w14:textId="77777777" w:rsidR="00F91B1B" w:rsidRDefault="00F91B1B">
            <w:pPr>
              <w:jc w:val="center"/>
              <w:rPr>
                <w:ins w:id="2984" w:author="Gannon, Hugh (Allianz Global Life)" w:date="2026-06-30T11:28:00Z" w16du:dateUtc="2026-06-30T10:28:00Z"/>
                <w:rFonts w:ascii="Arial" w:hAnsi="Arial" w:cs="Arial"/>
                <w:color w:val="000000"/>
                <w:sz w:val="16"/>
                <w:szCs w:val="16"/>
              </w:rPr>
            </w:pPr>
            <w:ins w:id="2985" w:author="Gannon, Hugh (Allianz Global Life)" w:date="2026-06-30T11:28:00Z" w16du:dateUtc="2026-06-30T10:28:00Z">
              <w:r>
                <w:rPr>
                  <w:rFonts w:ascii="Arial" w:hAnsi="Arial" w:cs="Arial"/>
                  <w:color w:val="000000"/>
                  <w:sz w:val="16"/>
                  <w:szCs w:val="16"/>
                </w:rPr>
                <w:t>96% to 100%</w:t>
              </w:r>
            </w:ins>
          </w:p>
        </w:tc>
        <w:tc>
          <w:tcPr>
            <w:tcW w:w="1134" w:type="dxa"/>
            <w:tcBorders>
              <w:top w:val="nil"/>
              <w:left w:val="nil"/>
              <w:bottom w:val="nil"/>
              <w:right w:val="nil"/>
            </w:tcBorders>
            <w:shd w:val="clear" w:color="000000" w:fill="D9D9D9"/>
            <w:noWrap/>
            <w:vAlign w:val="center"/>
            <w:hideMark/>
            <w:tcPrChange w:id="2986" w:author="Gannon, Hugh (Allianz Global Life)" w:date="2026-06-30T11:29:00Z" w16du:dateUtc="2026-06-30T10:29:00Z">
              <w:tcPr>
                <w:tcW w:w="1780" w:type="dxa"/>
                <w:gridSpan w:val="3"/>
                <w:tcBorders>
                  <w:top w:val="nil"/>
                  <w:left w:val="nil"/>
                  <w:bottom w:val="nil"/>
                  <w:right w:val="nil"/>
                </w:tcBorders>
                <w:shd w:val="clear" w:color="000000" w:fill="D9D9D9"/>
                <w:noWrap/>
                <w:vAlign w:val="center"/>
                <w:hideMark/>
              </w:tcPr>
            </w:tcPrChange>
          </w:tcPr>
          <w:p w14:paraId="6EE30CB2" w14:textId="77777777" w:rsidR="00F91B1B" w:rsidRDefault="00F91B1B">
            <w:pPr>
              <w:jc w:val="center"/>
              <w:rPr>
                <w:ins w:id="2987" w:author="Gannon, Hugh (Allianz Global Life)" w:date="2026-06-30T11:28:00Z" w16du:dateUtc="2026-06-30T10:28:00Z"/>
                <w:rFonts w:ascii="Arial" w:hAnsi="Arial" w:cs="Arial"/>
                <w:color w:val="000000"/>
                <w:sz w:val="16"/>
                <w:szCs w:val="16"/>
              </w:rPr>
            </w:pPr>
            <w:ins w:id="2988" w:author="Gannon, Hugh (Allianz Global Life)" w:date="2026-06-30T11:28:00Z" w16du:dateUtc="2026-06-30T10:28:00Z">
              <w:r>
                <w:rPr>
                  <w:rFonts w:ascii="Arial" w:hAnsi="Arial" w:cs="Arial"/>
                  <w:color w:val="000000"/>
                  <w:sz w:val="16"/>
                  <w:szCs w:val="16"/>
                </w:rPr>
                <w:t>1.00%</w:t>
              </w:r>
            </w:ins>
          </w:p>
        </w:tc>
        <w:tc>
          <w:tcPr>
            <w:tcW w:w="1134" w:type="dxa"/>
            <w:tcBorders>
              <w:top w:val="nil"/>
              <w:left w:val="nil"/>
              <w:bottom w:val="nil"/>
              <w:right w:val="nil"/>
            </w:tcBorders>
            <w:shd w:val="clear" w:color="000000" w:fill="D9D9D9"/>
            <w:noWrap/>
            <w:vAlign w:val="center"/>
            <w:hideMark/>
            <w:tcPrChange w:id="2989" w:author="Gannon, Hugh (Allianz Global Life)" w:date="2026-06-30T11:29:00Z" w16du:dateUtc="2026-06-30T10:29:00Z">
              <w:tcPr>
                <w:tcW w:w="1120" w:type="dxa"/>
                <w:tcBorders>
                  <w:top w:val="nil"/>
                  <w:left w:val="nil"/>
                  <w:bottom w:val="nil"/>
                  <w:right w:val="nil"/>
                </w:tcBorders>
                <w:shd w:val="clear" w:color="000000" w:fill="D9D9D9"/>
                <w:noWrap/>
                <w:vAlign w:val="center"/>
                <w:hideMark/>
              </w:tcPr>
            </w:tcPrChange>
          </w:tcPr>
          <w:p w14:paraId="176AF3F7" w14:textId="77777777" w:rsidR="00F91B1B" w:rsidRDefault="00F91B1B">
            <w:pPr>
              <w:jc w:val="center"/>
              <w:rPr>
                <w:ins w:id="2990" w:author="Gannon, Hugh (Allianz Global Life)" w:date="2026-06-30T11:28:00Z" w16du:dateUtc="2026-06-30T10:28:00Z"/>
                <w:rFonts w:ascii="Arial" w:hAnsi="Arial" w:cs="Arial"/>
                <w:color w:val="000000"/>
                <w:sz w:val="16"/>
                <w:szCs w:val="16"/>
              </w:rPr>
            </w:pPr>
            <w:ins w:id="2991" w:author="Gannon, Hugh (Allianz Global Life)" w:date="2026-06-30T11:28:00Z" w16du:dateUtc="2026-06-30T10:28:00Z">
              <w:r>
                <w:rPr>
                  <w:rFonts w:ascii="Arial" w:hAnsi="Arial" w:cs="Arial"/>
                  <w:color w:val="000000"/>
                  <w:sz w:val="16"/>
                  <w:szCs w:val="16"/>
                </w:rPr>
                <w:t>1.45%</w:t>
              </w:r>
            </w:ins>
          </w:p>
        </w:tc>
        <w:tc>
          <w:tcPr>
            <w:tcW w:w="1701" w:type="dxa"/>
            <w:tcBorders>
              <w:top w:val="nil"/>
              <w:left w:val="nil"/>
              <w:bottom w:val="nil"/>
              <w:right w:val="single" w:sz="8" w:space="0" w:color="auto"/>
            </w:tcBorders>
            <w:shd w:val="clear" w:color="000000" w:fill="D9D9D9"/>
            <w:noWrap/>
            <w:vAlign w:val="center"/>
            <w:hideMark/>
            <w:tcPrChange w:id="2992" w:author="Gannon, Hugh (Allianz Global Life)" w:date="2026-06-30T11:29:00Z" w16du:dateUtc="2026-06-30T10:29:00Z">
              <w:tcPr>
                <w:tcW w:w="1340" w:type="dxa"/>
                <w:gridSpan w:val="2"/>
                <w:tcBorders>
                  <w:top w:val="nil"/>
                  <w:left w:val="nil"/>
                  <w:bottom w:val="nil"/>
                  <w:right w:val="single" w:sz="8" w:space="0" w:color="auto"/>
                </w:tcBorders>
                <w:shd w:val="clear" w:color="000000" w:fill="D9D9D9"/>
                <w:noWrap/>
                <w:vAlign w:val="center"/>
                <w:hideMark/>
              </w:tcPr>
            </w:tcPrChange>
          </w:tcPr>
          <w:p w14:paraId="7D1E0266" w14:textId="77777777" w:rsidR="00F91B1B" w:rsidRDefault="00F91B1B">
            <w:pPr>
              <w:jc w:val="center"/>
              <w:rPr>
                <w:ins w:id="2993" w:author="Gannon, Hugh (Allianz Global Life)" w:date="2026-06-30T11:28:00Z" w16du:dateUtc="2026-06-30T10:28:00Z"/>
                <w:rFonts w:ascii="Arial" w:hAnsi="Arial" w:cs="Arial"/>
                <w:color w:val="000000"/>
                <w:sz w:val="16"/>
                <w:szCs w:val="16"/>
              </w:rPr>
            </w:pPr>
            <w:ins w:id="2994" w:author="Gannon, Hugh (Allianz Global Life)" w:date="2026-06-30T11:28:00Z" w16du:dateUtc="2026-06-30T10:28:00Z">
              <w:r>
                <w:rPr>
                  <w:rFonts w:ascii="Arial" w:hAnsi="Arial" w:cs="Arial"/>
                  <w:color w:val="000000"/>
                  <w:sz w:val="16"/>
                  <w:szCs w:val="16"/>
                </w:rPr>
                <w:t>N/A</w:t>
              </w:r>
            </w:ins>
          </w:p>
        </w:tc>
      </w:tr>
      <w:tr w:rsidR="00F91B1B" w14:paraId="2370FD02" w14:textId="77777777" w:rsidTr="00F91B1B">
        <w:trPr>
          <w:trHeight w:val="255"/>
          <w:ins w:id="2995" w:author="Gannon, Hugh (Allianz Global Life)" w:date="2026-06-30T11:28:00Z"/>
          <w:trPrChange w:id="2996" w:author="Gannon, Hugh (Allianz Global Life)" w:date="2026-06-30T11:29:00Z" w16du:dateUtc="2026-06-30T10:29:00Z">
            <w:trPr>
              <w:trHeight w:val="255"/>
            </w:trPr>
          </w:trPrChange>
        </w:trPr>
        <w:tc>
          <w:tcPr>
            <w:tcW w:w="983" w:type="dxa"/>
            <w:vMerge/>
            <w:tcBorders>
              <w:top w:val="nil"/>
              <w:left w:val="single" w:sz="8" w:space="0" w:color="auto"/>
              <w:bottom w:val="single" w:sz="8" w:space="0" w:color="000000"/>
              <w:right w:val="nil"/>
            </w:tcBorders>
            <w:vAlign w:val="center"/>
            <w:hideMark/>
            <w:tcPrChange w:id="2997" w:author="Gannon, Hugh (Allianz Global Life)" w:date="2026-06-30T11:29:00Z" w16du:dateUtc="2026-06-30T10:29:00Z">
              <w:tcPr>
                <w:tcW w:w="1180" w:type="dxa"/>
                <w:gridSpan w:val="2"/>
                <w:vMerge/>
                <w:tcBorders>
                  <w:top w:val="nil"/>
                  <w:left w:val="single" w:sz="8" w:space="0" w:color="auto"/>
                  <w:bottom w:val="single" w:sz="8" w:space="0" w:color="000000"/>
                  <w:right w:val="nil"/>
                </w:tcBorders>
                <w:vAlign w:val="center"/>
                <w:hideMark/>
              </w:tcPr>
            </w:tcPrChange>
          </w:tcPr>
          <w:p w14:paraId="09006F85" w14:textId="77777777" w:rsidR="00F91B1B" w:rsidRDefault="00F91B1B">
            <w:pPr>
              <w:rPr>
                <w:ins w:id="2998" w:author="Gannon, Hugh (Allianz Global Life)" w:date="2026-06-30T11:28:00Z" w16du:dateUtc="2026-06-30T10:28:00Z"/>
                <w:rFonts w:ascii="Arial" w:hAnsi="Arial" w:cs="Arial"/>
                <w:color w:val="000000"/>
                <w:sz w:val="16"/>
                <w:szCs w:val="16"/>
              </w:rPr>
            </w:pPr>
          </w:p>
        </w:tc>
        <w:tc>
          <w:tcPr>
            <w:tcW w:w="992" w:type="dxa"/>
            <w:tcBorders>
              <w:top w:val="nil"/>
              <w:left w:val="nil"/>
              <w:bottom w:val="nil"/>
              <w:right w:val="nil"/>
            </w:tcBorders>
            <w:shd w:val="clear" w:color="000000" w:fill="D9D9D9"/>
            <w:noWrap/>
            <w:vAlign w:val="center"/>
            <w:hideMark/>
            <w:tcPrChange w:id="2999" w:author="Gannon, Hugh (Allianz Global Life)" w:date="2026-06-30T11:29:00Z" w16du:dateUtc="2026-06-30T10:29:00Z">
              <w:tcPr>
                <w:tcW w:w="940" w:type="dxa"/>
                <w:gridSpan w:val="2"/>
                <w:tcBorders>
                  <w:top w:val="nil"/>
                  <w:left w:val="nil"/>
                  <w:bottom w:val="nil"/>
                  <w:right w:val="nil"/>
                </w:tcBorders>
                <w:shd w:val="clear" w:color="000000" w:fill="D9D9D9"/>
                <w:noWrap/>
                <w:vAlign w:val="center"/>
                <w:hideMark/>
              </w:tcPr>
            </w:tcPrChange>
          </w:tcPr>
          <w:p w14:paraId="70C2E5BB" w14:textId="77777777" w:rsidR="00F91B1B" w:rsidRDefault="00F91B1B">
            <w:pPr>
              <w:jc w:val="center"/>
              <w:rPr>
                <w:ins w:id="3000" w:author="Gannon, Hugh (Allianz Global Life)" w:date="2026-06-30T11:28:00Z" w16du:dateUtc="2026-06-30T10:28:00Z"/>
                <w:rFonts w:ascii="Arial" w:hAnsi="Arial" w:cs="Arial"/>
                <w:color w:val="000000"/>
                <w:sz w:val="16"/>
                <w:szCs w:val="16"/>
              </w:rPr>
            </w:pPr>
            <w:ins w:id="3001" w:author="Gannon, Hugh (Allianz Global Life)" w:date="2026-06-30T11:28:00Z" w16du:dateUtc="2026-06-30T10:28:00Z">
              <w:r>
                <w:rPr>
                  <w:rFonts w:ascii="Arial" w:hAnsi="Arial" w:cs="Arial"/>
                  <w:color w:val="000000"/>
                  <w:sz w:val="16"/>
                  <w:szCs w:val="16"/>
                </w:rPr>
                <w:t>E2</w:t>
              </w:r>
            </w:ins>
          </w:p>
        </w:tc>
        <w:tc>
          <w:tcPr>
            <w:tcW w:w="1134" w:type="dxa"/>
            <w:tcBorders>
              <w:top w:val="nil"/>
              <w:left w:val="nil"/>
              <w:bottom w:val="nil"/>
              <w:right w:val="nil"/>
            </w:tcBorders>
            <w:shd w:val="clear" w:color="000000" w:fill="D9D9D9"/>
            <w:noWrap/>
            <w:vAlign w:val="center"/>
            <w:hideMark/>
            <w:tcPrChange w:id="3002" w:author="Gannon, Hugh (Allianz Global Life)" w:date="2026-06-30T11:29:00Z" w16du:dateUtc="2026-06-30T10:29:00Z">
              <w:tcPr>
                <w:tcW w:w="1700" w:type="dxa"/>
                <w:gridSpan w:val="2"/>
                <w:tcBorders>
                  <w:top w:val="nil"/>
                  <w:left w:val="nil"/>
                  <w:bottom w:val="nil"/>
                  <w:right w:val="nil"/>
                </w:tcBorders>
                <w:shd w:val="clear" w:color="000000" w:fill="D9D9D9"/>
                <w:noWrap/>
                <w:vAlign w:val="center"/>
                <w:hideMark/>
              </w:tcPr>
            </w:tcPrChange>
          </w:tcPr>
          <w:p w14:paraId="7FF43267" w14:textId="77777777" w:rsidR="00F91B1B" w:rsidRDefault="00F91B1B">
            <w:pPr>
              <w:jc w:val="center"/>
              <w:rPr>
                <w:ins w:id="3003" w:author="Gannon, Hugh (Allianz Global Life)" w:date="2026-06-30T11:28:00Z" w16du:dateUtc="2026-06-30T10:28:00Z"/>
                <w:rFonts w:ascii="Arial" w:hAnsi="Arial" w:cs="Arial"/>
                <w:color w:val="000000"/>
                <w:sz w:val="16"/>
                <w:szCs w:val="16"/>
              </w:rPr>
            </w:pPr>
            <w:ins w:id="3004" w:author="Gannon, Hugh (Allianz Global Life)" w:date="2026-06-30T11:28:00Z" w16du:dateUtc="2026-06-30T10:28:00Z">
              <w:r>
                <w:rPr>
                  <w:rFonts w:ascii="Arial" w:hAnsi="Arial" w:cs="Arial"/>
                  <w:color w:val="000000"/>
                  <w:sz w:val="16"/>
                  <w:szCs w:val="16"/>
                </w:rPr>
                <w:t>1.00%</w:t>
              </w:r>
            </w:ins>
          </w:p>
        </w:tc>
        <w:tc>
          <w:tcPr>
            <w:tcW w:w="1276" w:type="dxa"/>
            <w:tcBorders>
              <w:top w:val="nil"/>
              <w:left w:val="nil"/>
              <w:bottom w:val="nil"/>
              <w:right w:val="nil"/>
            </w:tcBorders>
            <w:shd w:val="clear" w:color="000000" w:fill="D9D9D9"/>
            <w:noWrap/>
            <w:vAlign w:val="center"/>
            <w:hideMark/>
            <w:tcPrChange w:id="3005" w:author="Gannon, Hugh (Allianz Global Life)" w:date="2026-06-30T11:29:00Z" w16du:dateUtc="2026-06-30T10:29:00Z">
              <w:tcPr>
                <w:tcW w:w="1420" w:type="dxa"/>
                <w:gridSpan w:val="2"/>
                <w:tcBorders>
                  <w:top w:val="nil"/>
                  <w:left w:val="nil"/>
                  <w:bottom w:val="nil"/>
                  <w:right w:val="nil"/>
                </w:tcBorders>
                <w:shd w:val="clear" w:color="000000" w:fill="D9D9D9"/>
                <w:noWrap/>
                <w:vAlign w:val="center"/>
                <w:hideMark/>
              </w:tcPr>
            </w:tcPrChange>
          </w:tcPr>
          <w:p w14:paraId="563E97AC" w14:textId="77777777" w:rsidR="00F91B1B" w:rsidRDefault="00F91B1B">
            <w:pPr>
              <w:jc w:val="center"/>
              <w:rPr>
                <w:ins w:id="3006" w:author="Gannon, Hugh (Allianz Global Life)" w:date="2026-06-30T11:28:00Z" w16du:dateUtc="2026-06-30T10:28:00Z"/>
                <w:rFonts w:ascii="Arial" w:hAnsi="Arial" w:cs="Arial"/>
                <w:color w:val="000000"/>
                <w:sz w:val="16"/>
                <w:szCs w:val="16"/>
              </w:rPr>
            </w:pPr>
            <w:ins w:id="3007" w:author="Gannon, Hugh (Allianz Global Life)" w:date="2026-06-30T11:28:00Z" w16du:dateUtc="2026-06-30T10:28:00Z">
              <w:r>
                <w:rPr>
                  <w:rFonts w:ascii="Arial" w:hAnsi="Arial" w:cs="Arial"/>
                  <w:color w:val="000000"/>
                  <w:sz w:val="16"/>
                  <w:szCs w:val="16"/>
                </w:rPr>
                <w:t>0% to 4%</w:t>
              </w:r>
            </w:ins>
          </w:p>
        </w:tc>
        <w:tc>
          <w:tcPr>
            <w:tcW w:w="1559" w:type="dxa"/>
            <w:tcBorders>
              <w:top w:val="nil"/>
              <w:left w:val="nil"/>
              <w:bottom w:val="nil"/>
              <w:right w:val="nil"/>
            </w:tcBorders>
            <w:shd w:val="clear" w:color="000000" w:fill="D9D9D9"/>
            <w:noWrap/>
            <w:vAlign w:val="center"/>
            <w:hideMark/>
            <w:tcPrChange w:id="3008" w:author="Gannon, Hugh (Allianz Global Life)" w:date="2026-06-30T11:29:00Z" w16du:dateUtc="2026-06-30T10:29:00Z">
              <w:tcPr>
                <w:tcW w:w="1720" w:type="dxa"/>
                <w:gridSpan w:val="2"/>
                <w:tcBorders>
                  <w:top w:val="nil"/>
                  <w:left w:val="nil"/>
                  <w:bottom w:val="nil"/>
                  <w:right w:val="nil"/>
                </w:tcBorders>
                <w:shd w:val="clear" w:color="000000" w:fill="D9D9D9"/>
                <w:noWrap/>
                <w:vAlign w:val="center"/>
                <w:hideMark/>
              </w:tcPr>
            </w:tcPrChange>
          </w:tcPr>
          <w:p w14:paraId="3A4D7DDF" w14:textId="77777777" w:rsidR="00F91B1B" w:rsidRDefault="00F91B1B">
            <w:pPr>
              <w:jc w:val="center"/>
              <w:rPr>
                <w:ins w:id="3009" w:author="Gannon, Hugh (Allianz Global Life)" w:date="2026-06-30T11:28:00Z" w16du:dateUtc="2026-06-30T10:28:00Z"/>
                <w:rFonts w:ascii="Arial" w:hAnsi="Arial" w:cs="Arial"/>
                <w:color w:val="000000"/>
                <w:sz w:val="16"/>
                <w:szCs w:val="16"/>
              </w:rPr>
            </w:pPr>
            <w:ins w:id="3010" w:author="Gannon, Hugh (Allianz Global Life)" w:date="2026-06-30T11:28:00Z" w16du:dateUtc="2026-06-30T10:28:00Z">
              <w:r>
                <w:rPr>
                  <w:rFonts w:ascii="Arial" w:hAnsi="Arial" w:cs="Arial"/>
                  <w:color w:val="000000"/>
                  <w:sz w:val="16"/>
                  <w:szCs w:val="16"/>
                </w:rPr>
                <w:t>97% to 101%</w:t>
              </w:r>
            </w:ins>
          </w:p>
        </w:tc>
        <w:tc>
          <w:tcPr>
            <w:tcW w:w="1134" w:type="dxa"/>
            <w:tcBorders>
              <w:top w:val="nil"/>
              <w:left w:val="nil"/>
              <w:bottom w:val="nil"/>
              <w:right w:val="nil"/>
            </w:tcBorders>
            <w:shd w:val="clear" w:color="000000" w:fill="D9D9D9"/>
            <w:noWrap/>
            <w:vAlign w:val="center"/>
            <w:hideMark/>
            <w:tcPrChange w:id="3011" w:author="Gannon, Hugh (Allianz Global Life)" w:date="2026-06-30T11:29:00Z" w16du:dateUtc="2026-06-30T10:29:00Z">
              <w:tcPr>
                <w:tcW w:w="1780" w:type="dxa"/>
                <w:gridSpan w:val="3"/>
                <w:tcBorders>
                  <w:top w:val="nil"/>
                  <w:left w:val="nil"/>
                  <w:bottom w:val="nil"/>
                  <w:right w:val="nil"/>
                </w:tcBorders>
                <w:shd w:val="clear" w:color="000000" w:fill="D9D9D9"/>
                <w:noWrap/>
                <w:vAlign w:val="center"/>
                <w:hideMark/>
              </w:tcPr>
            </w:tcPrChange>
          </w:tcPr>
          <w:p w14:paraId="49E2AC6D" w14:textId="77777777" w:rsidR="00F91B1B" w:rsidRDefault="00F91B1B">
            <w:pPr>
              <w:jc w:val="center"/>
              <w:rPr>
                <w:ins w:id="3012" w:author="Gannon, Hugh (Allianz Global Life)" w:date="2026-06-30T11:28:00Z" w16du:dateUtc="2026-06-30T10:28:00Z"/>
                <w:rFonts w:ascii="Arial" w:hAnsi="Arial" w:cs="Arial"/>
                <w:color w:val="000000"/>
                <w:sz w:val="16"/>
                <w:szCs w:val="16"/>
              </w:rPr>
            </w:pPr>
            <w:ins w:id="3013" w:author="Gannon, Hugh (Allianz Global Life)" w:date="2026-06-30T11:28:00Z" w16du:dateUtc="2026-06-30T10:28:00Z">
              <w:r>
                <w:rPr>
                  <w:rFonts w:ascii="Arial" w:hAnsi="Arial" w:cs="Arial"/>
                  <w:color w:val="000000"/>
                  <w:sz w:val="16"/>
                  <w:szCs w:val="16"/>
                </w:rPr>
                <w:t>0.88%</w:t>
              </w:r>
            </w:ins>
          </w:p>
        </w:tc>
        <w:tc>
          <w:tcPr>
            <w:tcW w:w="1134" w:type="dxa"/>
            <w:tcBorders>
              <w:top w:val="nil"/>
              <w:left w:val="nil"/>
              <w:bottom w:val="nil"/>
              <w:right w:val="nil"/>
            </w:tcBorders>
            <w:shd w:val="clear" w:color="000000" w:fill="D9D9D9"/>
            <w:noWrap/>
            <w:vAlign w:val="center"/>
            <w:hideMark/>
            <w:tcPrChange w:id="3014" w:author="Gannon, Hugh (Allianz Global Life)" w:date="2026-06-30T11:29:00Z" w16du:dateUtc="2026-06-30T10:29:00Z">
              <w:tcPr>
                <w:tcW w:w="1120" w:type="dxa"/>
                <w:tcBorders>
                  <w:top w:val="nil"/>
                  <w:left w:val="nil"/>
                  <w:bottom w:val="nil"/>
                  <w:right w:val="nil"/>
                </w:tcBorders>
                <w:shd w:val="clear" w:color="000000" w:fill="D9D9D9"/>
                <w:noWrap/>
                <w:vAlign w:val="center"/>
                <w:hideMark/>
              </w:tcPr>
            </w:tcPrChange>
          </w:tcPr>
          <w:p w14:paraId="17FDB854" w14:textId="77777777" w:rsidR="00F91B1B" w:rsidRDefault="00F91B1B">
            <w:pPr>
              <w:jc w:val="center"/>
              <w:rPr>
                <w:ins w:id="3015" w:author="Gannon, Hugh (Allianz Global Life)" w:date="2026-06-30T11:28:00Z" w16du:dateUtc="2026-06-30T10:28:00Z"/>
                <w:rFonts w:ascii="Arial" w:hAnsi="Arial" w:cs="Arial"/>
                <w:color w:val="000000"/>
                <w:sz w:val="16"/>
                <w:szCs w:val="16"/>
              </w:rPr>
            </w:pPr>
            <w:ins w:id="3016" w:author="Gannon, Hugh (Allianz Global Life)" w:date="2026-06-30T11:28:00Z" w16du:dateUtc="2026-06-30T10:28:00Z">
              <w:r>
                <w:rPr>
                  <w:rFonts w:ascii="Arial" w:hAnsi="Arial" w:cs="Arial"/>
                  <w:color w:val="000000"/>
                  <w:sz w:val="16"/>
                  <w:szCs w:val="16"/>
                </w:rPr>
                <w:t>1.45%</w:t>
              </w:r>
            </w:ins>
          </w:p>
        </w:tc>
        <w:tc>
          <w:tcPr>
            <w:tcW w:w="1701" w:type="dxa"/>
            <w:tcBorders>
              <w:top w:val="nil"/>
              <w:left w:val="nil"/>
              <w:bottom w:val="nil"/>
              <w:right w:val="single" w:sz="8" w:space="0" w:color="auto"/>
            </w:tcBorders>
            <w:shd w:val="clear" w:color="000000" w:fill="D9D9D9"/>
            <w:noWrap/>
            <w:vAlign w:val="center"/>
            <w:hideMark/>
            <w:tcPrChange w:id="3017" w:author="Gannon, Hugh (Allianz Global Life)" w:date="2026-06-30T11:29:00Z" w16du:dateUtc="2026-06-30T10:29:00Z">
              <w:tcPr>
                <w:tcW w:w="1340" w:type="dxa"/>
                <w:gridSpan w:val="2"/>
                <w:tcBorders>
                  <w:top w:val="nil"/>
                  <w:left w:val="nil"/>
                  <w:bottom w:val="nil"/>
                  <w:right w:val="single" w:sz="8" w:space="0" w:color="auto"/>
                </w:tcBorders>
                <w:shd w:val="clear" w:color="000000" w:fill="D9D9D9"/>
                <w:noWrap/>
                <w:vAlign w:val="center"/>
                <w:hideMark/>
              </w:tcPr>
            </w:tcPrChange>
          </w:tcPr>
          <w:p w14:paraId="7B95231D" w14:textId="77777777" w:rsidR="00F91B1B" w:rsidRDefault="00F91B1B">
            <w:pPr>
              <w:jc w:val="center"/>
              <w:rPr>
                <w:ins w:id="3018" w:author="Gannon, Hugh (Allianz Global Life)" w:date="2026-06-30T11:28:00Z" w16du:dateUtc="2026-06-30T10:28:00Z"/>
                <w:rFonts w:ascii="Arial" w:hAnsi="Arial" w:cs="Arial"/>
                <w:color w:val="000000"/>
                <w:sz w:val="16"/>
                <w:szCs w:val="16"/>
              </w:rPr>
            </w:pPr>
            <w:ins w:id="3019" w:author="Gannon, Hugh (Allianz Global Life)" w:date="2026-06-30T11:28:00Z" w16du:dateUtc="2026-06-30T10:28:00Z">
              <w:r>
                <w:rPr>
                  <w:rFonts w:ascii="Arial" w:hAnsi="Arial" w:cs="Arial"/>
                  <w:color w:val="000000"/>
                  <w:sz w:val="16"/>
                  <w:szCs w:val="16"/>
                </w:rPr>
                <w:t>Surrender Penalty</w:t>
              </w:r>
            </w:ins>
          </w:p>
        </w:tc>
      </w:tr>
      <w:tr w:rsidR="00F91B1B" w14:paraId="4141730E" w14:textId="77777777" w:rsidTr="00F91B1B">
        <w:trPr>
          <w:trHeight w:val="255"/>
          <w:ins w:id="3020" w:author="Gannon, Hugh (Allianz Global Life)" w:date="2026-06-30T11:28:00Z"/>
          <w:trPrChange w:id="3021" w:author="Gannon, Hugh (Allianz Global Life)" w:date="2026-06-30T11:29:00Z" w16du:dateUtc="2026-06-30T10:29:00Z">
            <w:trPr>
              <w:trHeight w:val="255"/>
            </w:trPr>
          </w:trPrChange>
        </w:trPr>
        <w:tc>
          <w:tcPr>
            <w:tcW w:w="983" w:type="dxa"/>
            <w:vMerge/>
            <w:tcBorders>
              <w:top w:val="nil"/>
              <w:left w:val="single" w:sz="8" w:space="0" w:color="auto"/>
              <w:bottom w:val="single" w:sz="8" w:space="0" w:color="000000"/>
              <w:right w:val="nil"/>
            </w:tcBorders>
            <w:vAlign w:val="center"/>
            <w:hideMark/>
            <w:tcPrChange w:id="3022" w:author="Gannon, Hugh (Allianz Global Life)" w:date="2026-06-30T11:29:00Z" w16du:dateUtc="2026-06-30T10:29:00Z">
              <w:tcPr>
                <w:tcW w:w="1180" w:type="dxa"/>
                <w:gridSpan w:val="2"/>
                <w:vMerge/>
                <w:tcBorders>
                  <w:top w:val="nil"/>
                  <w:left w:val="single" w:sz="8" w:space="0" w:color="auto"/>
                  <w:bottom w:val="single" w:sz="8" w:space="0" w:color="000000"/>
                  <w:right w:val="nil"/>
                </w:tcBorders>
                <w:vAlign w:val="center"/>
                <w:hideMark/>
              </w:tcPr>
            </w:tcPrChange>
          </w:tcPr>
          <w:p w14:paraId="40A6F7BD" w14:textId="77777777" w:rsidR="00F91B1B" w:rsidRDefault="00F91B1B">
            <w:pPr>
              <w:rPr>
                <w:ins w:id="3023" w:author="Gannon, Hugh (Allianz Global Life)" w:date="2026-06-30T11:28:00Z" w16du:dateUtc="2026-06-30T10:28:00Z"/>
                <w:rFonts w:ascii="Arial" w:hAnsi="Arial" w:cs="Arial"/>
                <w:color w:val="000000"/>
                <w:sz w:val="16"/>
                <w:szCs w:val="16"/>
              </w:rPr>
            </w:pPr>
          </w:p>
        </w:tc>
        <w:tc>
          <w:tcPr>
            <w:tcW w:w="992" w:type="dxa"/>
            <w:tcBorders>
              <w:top w:val="nil"/>
              <w:left w:val="nil"/>
              <w:bottom w:val="nil"/>
              <w:right w:val="nil"/>
            </w:tcBorders>
            <w:shd w:val="clear" w:color="000000" w:fill="D9D9D9"/>
            <w:noWrap/>
            <w:vAlign w:val="center"/>
            <w:hideMark/>
            <w:tcPrChange w:id="3024" w:author="Gannon, Hugh (Allianz Global Life)" w:date="2026-06-30T11:29:00Z" w16du:dateUtc="2026-06-30T10:29:00Z">
              <w:tcPr>
                <w:tcW w:w="940" w:type="dxa"/>
                <w:gridSpan w:val="2"/>
                <w:tcBorders>
                  <w:top w:val="nil"/>
                  <w:left w:val="nil"/>
                  <w:bottom w:val="nil"/>
                  <w:right w:val="nil"/>
                </w:tcBorders>
                <w:shd w:val="clear" w:color="000000" w:fill="D9D9D9"/>
                <w:noWrap/>
                <w:vAlign w:val="center"/>
                <w:hideMark/>
              </w:tcPr>
            </w:tcPrChange>
          </w:tcPr>
          <w:p w14:paraId="607AE879" w14:textId="77777777" w:rsidR="00F91B1B" w:rsidRDefault="00F91B1B">
            <w:pPr>
              <w:jc w:val="center"/>
              <w:rPr>
                <w:ins w:id="3025" w:author="Gannon, Hugh (Allianz Global Life)" w:date="2026-06-30T11:28:00Z" w16du:dateUtc="2026-06-30T10:28:00Z"/>
                <w:rFonts w:ascii="Arial" w:hAnsi="Arial" w:cs="Arial"/>
                <w:color w:val="000000"/>
                <w:sz w:val="16"/>
                <w:szCs w:val="16"/>
              </w:rPr>
            </w:pPr>
            <w:ins w:id="3026" w:author="Gannon, Hugh (Allianz Global Life)" w:date="2026-06-30T11:28:00Z" w16du:dateUtc="2026-06-30T10:28:00Z">
              <w:r>
                <w:rPr>
                  <w:rFonts w:ascii="Arial" w:hAnsi="Arial" w:cs="Arial"/>
                  <w:color w:val="000000"/>
                  <w:sz w:val="16"/>
                  <w:szCs w:val="16"/>
                </w:rPr>
                <w:t>E3</w:t>
              </w:r>
            </w:ins>
          </w:p>
        </w:tc>
        <w:tc>
          <w:tcPr>
            <w:tcW w:w="1134" w:type="dxa"/>
            <w:tcBorders>
              <w:top w:val="nil"/>
              <w:left w:val="nil"/>
              <w:bottom w:val="nil"/>
              <w:right w:val="nil"/>
            </w:tcBorders>
            <w:shd w:val="clear" w:color="000000" w:fill="D9D9D9"/>
            <w:noWrap/>
            <w:vAlign w:val="center"/>
            <w:hideMark/>
            <w:tcPrChange w:id="3027" w:author="Gannon, Hugh (Allianz Global Life)" w:date="2026-06-30T11:29:00Z" w16du:dateUtc="2026-06-30T10:29:00Z">
              <w:tcPr>
                <w:tcW w:w="1700" w:type="dxa"/>
                <w:gridSpan w:val="2"/>
                <w:tcBorders>
                  <w:top w:val="nil"/>
                  <w:left w:val="nil"/>
                  <w:bottom w:val="nil"/>
                  <w:right w:val="nil"/>
                </w:tcBorders>
                <w:shd w:val="clear" w:color="000000" w:fill="D9D9D9"/>
                <w:noWrap/>
                <w:vAlign w:val="center"/>
                <w:hideMark/>
              </w:tcPr>
            </w:tcPrChange>
          </w:tcPr>
          <w:p w14:paraId="6635497D" w14:textId="77777777" w:rsidR="00F91B1B" w:rsidRDefault="00F91B1B">
            <w:pPr>
              <w:jc w:val="center"/>
              <w:rPr>
                <w:ins w:id="3028" w:author="Gannon, Hugh (Allianz Global Life)" w:date="2026-06-30T11:28:00Z" w16du:dateUtc="2026-06-30T10:28:00Z"/>
                <w:rFonts w:ascii="Arial" w:hAnsi="Arial" w:cs="Arial"/>
                <w:color w:val="000000"/>
                <w:sz w:val="16"/>
                <w:szCs w:val="16"/>
              </w:rPr>
            </w:pPr>
            <w:ins w:id="3029" w:author="Gannon, Hugh (Allianz Global Life)" w:date="2026-06-30T11:28:00Z" w16du:dateUtc="2026-06-30T10:28:00Z">
              <w:r>
                <w:rPr>
                  <w:rFonts w:ascii="Arial" w:hAnsi="Arial" w:cs="Arial"/>
                  <w:color w:val="000000"/>
                  <w:sz w:val="16"/>
                  <w:szCs w:val="16"/>
                </w:rPr>
                <w:t>2.00%</w:t>
              </w:r>
            </w:ins>
          </w:p>
        </w:tc>
        <w:tc>
          <w:tcPr>
            <w:tcW w:w="1276" w:type="dxa"/>
            <w:tcBorders>
              <w:top w:val="nil"/>
              <w:left w:val="nil"/>
              <w:bottom w:val="nil"/>
              <w:right w:val="nil"/>
            </w:tcBorders>
            <w:shd w:val="clear" w:color="000000" w:fill="D9D9D9"/>
            <w:noWrap/>
            <w:vAlign w:val="center"/>
            <w:hideMark/>
            <w:tcPrChange w:id="3030" w:author="Gannon, Hugh (Allianz Global Life)" w:date="2026-06-30T11:29:00Z" w16du:dateUtc="2026-06-30T10:29:00Z">
              <w:tcPr>
                <w:tcW w:w="1420" w:type="dxa"/>
                <w:gridSpan w:val="2"/>
                <w:tcBorders>
                  <w:top w:val="nil"/>
                  <w:left w:val="nil"/>
                  <w:bottom w:val="nil"/>
                  <w:right w:val="nil"/>
                </w:tcBorders>
                <w:shd w:val="clear" w:color="000000" w:fill="D9D9D9"/>
                <w:noWrap/>
                <w:vAlign w:val="center"/>
                <w:hideMark/>
              </w:tcPr>
            </w:tcPrChange>
          </w:tcPr>
          <w:p w14:paraId="255130F4" w14:textId="77777777" w:rsidR="00F91B1B" w:rsidRDefault="00F91B1B">
            <w:pPr>
              <w:jc w:val="center"/>
              <w:rPr>
                <w:ins w:id="3031" w:author="Gannon, Hugh (Allianz Global Life)" w:date="2026-06-30T11:28:00Z" w16du:dateUtc="2026-06-30T10:28:00Z"/>
                <w:rFonts w:ascii="Arial" w:hAnsi="Arial" w:cs="Arial"/>
                <w:color w:val="000000"/>
                <w:sz w:val="16"/>
                <w:szCs w:val="16"/>
              </w:rPr>
            </w:pPr>
            <w:ins w:id="3032" w:author="Gannon, Hugh (Allianz Global Life)" w:date="2026-06-30T11:28:00Z" w16du:dateUtc="2026-06-30T10:28:00Z">
              <w:r>
                <w:rPr>
                  <w:rFonts w:ascii="Arial" w:hAnsi="Arial" w:cs="Arial"/>
                  <w:color w:val="000000"/>
                  <w:sz w:val="16"/>
                  <w:szCs w:val="16"/>
                </w:rPr>
                <w:t>0% to 4%</w:t>
              </w:r>
            </w:ins>
          </w:p>
        </w:tc>
        <w:tc>
          <w:tcPr>
            <w:tcW w:w="1559" w:type="dxa"/>
            <w:tcBorders>
              <w:top w:val="nil"/>
              <w:left w:val="nil"/>
              <w:bottom w:val="nil"/>
              <w:right w:val="nil"/>
            </w:tcBorders>
            <w:shd w:val="clear" w:color="000000" w:fill="D9D9D9"/>
            <w:noWrap/>
            <w:vAlign w:val="center"/>
            <w:hideMark/>
            <w:tcPrChange w:id="3033" w:author="Gannon, Hugh (Allianz Global Life)" w:date="2026-06-30T11:29:00Z" w16du:dateUtc="2026-06-30T10:29:00Z">
              <w:tcPr>
                <w:tcW w:w="1720" w:type="dxa"/>
                <w:gridSpan w:val="2"/>
                <w:tcBorders>
                  <w:top w:val="nil"/>
                  <w:left w:val="nil"/>
                  <w:bottom w:val="nil"/>
                  <w:right w:val="nil"/>
                </w:tcBorders>
                <w:shd w:val="clear" w:color="000000" w:fill="D9D9D9"/>
                <w:noWrap/>
                <w:vAlign w:val="center"/>
                <w:hideMark/>
              </w:tcPr>
            </w:tcPrChange>
          </w:tcPr>
          <w:p w14:paraId="36CFD3BD" w14:textId="77777777" w:rsidR="00F91B1B" w:rsidRDefault="00F91B1B">
            <w:pPr>
              <w:jc w:val="center"/>
              <w:rPr>
                <w:ins w:id="3034" w:author="Gannon, Hugh (Allianz Global Life)" w:date="2026-06-30T11:28:00Z" w16du:dateUtc="2026-06-30T10:28:00Z"/>
                <w:rFonts w:ascii="Arial" w:hAnsi="Arial" w:cs="Arial"/>
                <w:color w:val="000000"/>
                <w:sz w:val="16"/>
                <w:szCs w:val="16"/>
              </w:rPr>
            </w:pPr>
            <w:ins w:id="3035" w:author="Gannon, Hugh (Allianz Global Life)" w:date="2026-06-30T11:28:00Z" w16du:dateUtc="2026-06-30T10:28:00Z">
              <w:r>
                <w:rPr>
                  <w:rFonts w:ascii="Arial" w:hAnsi="Arial" w:cs="Arial"/>
                  <w:color w:val="000000"/>
                  <w:sz w:val="16"/>
                  <w:szCs w:val="16"/>
                </w:rPr>
                <w:t>98% to 102%</w:t>
              </w:r>
            </w:ins>
          </w:p>
        </w:tc>
        <w:tc>
          <w:tcPr>
            <w:tcW w:w="1134" w:type="dxa"/>
            <w:tcBorders>
              <w:top w:val="nil"/>
              <w:left w:val="nil"/>
              <w:bottom w:val="nil"/>
              <w:right w:val="nil"/>
            </w:tcBorders>
            <w:shd w:val="clear" w:color="000000" w:fill="D9D9D9"/>
            <w:noWrap/>
            <w:vAlign w:val="center"/>
            <w:hideMark/>
            <w:tcPrChange w:id="3036" w:author="Gannon, Hugh (Allianz Global Life)" w:date="2026-06-30T11:29:00Z" w16du:dateUtc="2026-06-30T10:29:00Z">
              <w:tcPr>
                <w:tcW w:w="1780" w:type="dxa"/>
                <w:gridSpan w:val="3"/>
                <w:tcBorders>
                  <w:top w:val="nil"/>
                  <w:left w:val="nil"/>
                  <w:bottom w:val="nil"/>
                  <w:right w:val="nil"/>
                </w:tcBorders>
                <w:shd w:val="clear" w:color="000000" w:fill="D9D9D9"/>
                <w:noWrap/>
                <w:vAlign w:val="center"/>
                <w:hideMark/>
              </w:tcPr>
            </w:tcPrChange>
          </w:tcPr>
          <w:p w14:paraId="5DFABDFE" w14:textId="77777777" w:rsidR="00F91B1B" w:rsidRDefault="00F91B1B">
            <w:pPr>
              <w:jc w:val="center"/>
              <w:rPr>
                <w:ins w:id="3037" w:author="Gannon, Hugh (Allianz Global Life)" w:date="2026-06-30T11:28:00Z" w16du:dateUtc="2026-06-30T10:28:00Z"/>
                <w:rFonts w:ascii="Arial" w:hAnsi="Arial" w:cs="Arial"/>
                <w:color w:val="000000"/>
                <w:sz w:val="16"/>
                <w:szCs w:val="16"/>
              </w:rPr>
            </w:pPr>
            <w:ins w:id="3038" w:author="Gannon, Hugh (Allianz Global Life)" w:date="2026-06-30T11:28:00Z" w16du:dateUtc="2026-06-30T10:28:00Z">
              <w:r>
                <w:rPr>
                  <w:rFonts w:ascii="Arial" w:hAnsi="Arial" w:cs="Arial"/>
                  <w:color w:val="000000"/>
                  <w:sz w:val="16"/>
                  <w:szCs w:val="16"/>
                </w:rPr>
                <w:t>0.75%</w:t>
              </w:r>
            </w:ins>
          </w:p>
        </w:tc>
        <w:tc>
          <w:tcPr>
            <w:tcW w:w="1134" w:type="dxa"/>
            <w:tcBorders>
              <w:top w:val="nil"/>
              <w:left w:val="nil"/>
              <w:bottom w:val="nil"/>
              <w:right w:val="nil"/>
            </w:tcBorders>
            <w:shd w:val="clear" w:color="000000" w:fill="D9D9D9"/>
            <w:noWrap/>
            <w:vAlign w:val="center"/>
            <w:hideMark/>
            <w:tcPrChange w:id="3039" w:author="Gannon, Hugh (Allianz Global Life)" w:date="2026-06-30T11:29:00Z" w16du:dateUtc="2026-06-30T10:29:00Z">
              <w:tcPr>
                <w:tcW w:w="1120" w:type="dxa"/>
                <w:tcBorders>
                  <w:top w:val="nil"/>
                  <w:left w:val="nil"/>
                  <w:bottom w:val="nil"/>
                  <w:right w:val="nil"/>
                </w:tcBorders>
                <w:shd w:val="clear" w:color="000000" w:fill="D9D9D9"/>
                <w:noWrap/>
                <w:vAlign w:val="center"/>
                <w:hideMark/>
              </w:tcPr>
            </w:tcPrChange>
          </w:tcPr>
          <w:p w14:paraId="7757AC49" w14:textId="77777777" w:rsidR="00F91B1B" w:rsidRDefault="00F91B1B">
            <w:pPr>
              <w:jc w:val="center"/>
              <w:rPr>
                <w:ins w:id="3040" w:author="Gannon, Hugh (Allianz Global Life)" w:date="2026-06-30T11:28:00Z" w16du:dateUtc="2026-06-30T10:28:00Z"/>
                <w:rFonts w:ascii="Arial" w:hAnsi="Arial" w:cs="Arial"/>
                <w:color w:val="000000"/>
                <w:sz w:val="16"/>
                <w:szCs w:val="16"/>
              </w:rPr>
            </w:pPr>
            <w:ins w:id="3041" w:author="Gannon, Hugh (Allianz Global Life)" w:date="2026-06-30T11:28:00Z" w16du:dateUtc="2026-06-30T10:28:00Z">
              <w:r>
                <w:rPr>
                  <w:rFonts w:ascii="Arial" w:hAnsi="Arial" w:cs="Arial"/>
                  <w:color w:val="000000"/>
                  <w:sz w:val="16"/>
                  <w:szCs w:val="16"/>
                </w:rPr>
                <w:t>1.45%</w:t>
              </w:r>
            </w:ins>
          </w:p>
        </w:tc>
        <w:tc>
          <w:tcPr>
            <w:tcW w:w="1701" w:type="dxa"/>
            <w:tcBorders>
              <w:top w:val="nil"/>
              <w:left w:val="nil"/>
              <w:bottom w:val="nil"/>
              <w:right w:val="single" w:sz="8" w:space="0" w:color="auto"/>
            </w:tcBorders>
            <w:shd w:val="clear" w:color="000000" w:fill="D9D9D9"/>
            <w:noWrap/>
            <w:vAlign w:val="center"/>
            <w:hideMark/>
            <w:tcPrChange w:id="3042" w:author="Gannon, Hugh (Allianz Global Life)" w:date="2026-06-30T11:29:00Z" w16du:dateUtc="2026-06-30T10:29:00Z">
              <w:tcPr>
                <w:tcW w:w="1340" w:type="dxa"/>
                <w:gridSpan w:val="2"/>
                <w:tcBorders>
                  <w:top w:val="nil"/>
                  <w:left w:val="nil"/>
                  <w:bottom w:val="nil"/>
                  <w:right w:val="single" w:sz="8" w:space="0" w:color="auto"/>
                </w:tcBorders>
                <w:shd w:val="clear" w:color="000000" w:fill="D9D9D9"/>
                <w:noWrap/>
                <w:vAlign w:val="center"/>
                <w:hideMark/>
              </w:tcPr>
            </w:tcPrChange>
          </w:tcPr>
          <w:p w14:paraId="797965C0" w14:textId="77777777" w:rsidR="00F91B1B" w:rsidRDefault="00F91B1B">
            <w:pPr>
              <w:jc w:val="center"/>
              <w:rPr>
                <w:ins w:id="3043" w:author="Gannon, Hugh (Allianz Global Life)" w:date="2026-06-30T11:28:00Z" w16du:dateUtc="2026-06-30T10:28:00Z"/>
                <w:rFonts w:ascii="Arial" w:hAnsi="Arial" w:cs="Arial"/>
                <w:color w:val="000000"/>
                <w:sz w:val="16"/>
                <w:szCs w:val="16"/>
              </w:rPr>
            </w:pPr>
            <w:ins w:id="3044" w:author="Gannon, Hugh (Allianz Global Life)" w:date="2026-06-30T11:28:00Z" w16du:dateUtc="2026-06-30T10:28:00Z">
              <w:r>
                <w:rPr>
                  <w:rFonts w:ascii="Arial" w:hAnsi="Arial" w:cs="Arial"/>
                  <w:color w:val="000000"/>
                  <w:sz w:val="16"/>
                  <w:szCs w:val="16"/>
                </w:rPr>
                <w:t>Surrender Penalty</w:t>
              </w:r>
            </w:ins>
          </w:p>
        </w:tc>
      </w:tr>
      <w:tr w:rsidR="00F91B1B" w14:paraId="3D767AAD" w14:textId="77777777" w:rsidTr="00F91B1B">
        <w:trPr>
          <w:trHeight w:val="255"/>
          <w:ins w:id="3045" w:author="Gannon, Hugh (Allianz Global Life)" w:date="2026-06-30T11:28:00Z"/>
          <w:trPrChange w:id="3046" w:author="Gannon, Hugh (Allianz Global Life)" w:date="2026-06-30T11:29:00Z" w16du:dateUtc="2026-06-30T10:29:00Z">
            <w:trPr>
              <w:trHeight w:val="255"/>
            </w:trPr>
          </w:trPrChange>
        </w:trPr>
        <w:tc>
          <w:tcPr>
            <w:tcW w:w="983" w:type="dxa"/>
            <w:vMerge/>
            <w:tcBorders>
              <w:top w:val="nil"/>
              <w:left w:val="single" w:sz="8" w:space="0" w:color="auto"/>
              <w:bottom w:val="single" w:sz="8" w:space="0" w:color="000000"/>
              <w:right w:val="nil"/>
            </w:tcBorders>
            <w:vAlign w:val="center"/>
            <w:hideMark/>
            <w:tcPrChange w:id="3047" w:author="Gannon, Hugh (Allianz Global Life)" w:date="2026-06-30T11:29:00Z" w16du:dateUtc="2026-06-30T10:29:00Z">
              <w:tcPr>
                <w:tcW w:w="1180" w:type="dxa"/>
                <w:gridSpan w:val="2"/>
                <w:vMerge/>
                <w:tcBorders>
                  <w:top w:val="nil"/>
                  <w:left w:val="single" w:sz="8" w:space="0" w:color="auto"/>
                  <w:bottom w:val="single" w:sz="8" w:space="0" w:color="000000"/>
                  <w:right w:val="nil"/>
                </w:tcBorders>
                <w:vAlign w:val="center"/>
                <w:hideMark/>
              </w:tcPr>
            </w:tcPrChange>
          </w:tcPr>
          <w:p w14:paraId="06E7C71E" w14:textId="77777777" w:rsidR="00F91B1B" w:rsidRDefault="00F91B1B">
            <w:pPr>
              <w:rPr>
                <w:ins w:id="3048" w:author="Gannon, Hugh (Allianz Global Life)" w:date="2026-06-30T11:28:00Z" w16du:dateUtc="2026-06-30T10:28:00Z"/>
                <w:rFonts w:ascii="Arial" w:hAnsi="Arial" w:cs="Arial"/>
                <w:color w:val="000000"/>
                <w:sz w:val="16"/>
                <w:szCs w:val="16"/>
              </w:rPr>
            </w:pPr>
          </w:p>
        </w:tc>
        <w:tc>
          <w:tcPr>
            <w:tcW w:w="992" w:type="dxa"/>
            <w:tcBorders>
              <w:top w:val="nil"/>
              <w:left w:val="nil"/>
              <w:bottom w:val="nil"/>
              <w:right w:val="nil"/>
            </w:tcBorders>
            <w:shd w:val="clear" w:color="000000" w:fill="D9D9D9"/>
            <w:noWrap/>
            <w:vAlign w:val="center"/>
            <w:hideMark/>
            <w:tcPrChange w:id="3049" w:author="Gannon, Hugh (Allianz Global Life)" w:date="2026-06-30T11:29:00Z" w16du:dateUtc="2026-06-30T10:29:00Z">
              <w:tcPr>
                <w:tcW w:w="940" w:type="dxa"/>
                <w:gridSpan w:val="2"/>
                <w:tcBorders>
                  <w:top w:val="nil"/>
                  <w:left w:val="nil"/>
                  <w:bottom w:val="nil"/>
                  <w:right w:val="nil"/>
                </w:tcBorders>
                <w:shd w:val="clear" w:color="000000" w:fill="D9D9D9"/>
                <w:noWrap/>
                <w:vAlign w:val="center"/>
                <w:hideMark/>
              </w:tcPr>
            </w:tcPrChange>
          </w:tcPr>
          <w:p w14:paraId="04CE7403" w14:textId="77777777" w:rsidR="00F91B1B" w:rsidRDefault="00F91B1B">
            <w:pPr>
              <w:jc w:val="center"/>
              <w:rPr>
                <w:ins w:id="3050" w:author="Gannon, Hugh (Allianz Global Life)" w:date="2026-06-30T11:28:00Z" w16du:dateUtc="2026-06-30T10:28:00Z"/>
                <w:rFonts w:ascii="Arial" w:hAnsi="Arial" w:cs="Arial"/>
                <w:color w:val="000000"/>
                <w:sz w:val="16"/>
                <w:szCs w:val="16"/>
              </w:rPr>
            </w:pPr>
            <w:ins w:id="3051" w:author="Gannon, Hugh (Allianz Global Life)" w:date="2026-06-30T11:28:00Z" w16du:dateUtc="2026-06-30T10:28:00Z">
              <w:r>
                <w:rPr>
                  <w:rFonts w:ascii="Arial" w:hAnsi="Arial" w:cs="Arial"/>
                  <w:color w:val="000000"/>
                  <w:sz w:val="16"/>
                  <w:szCs w:val="16"/>
                </w:rPr>
                <w:t>E4</w:t>
              </w:r>
            </w:ins>
          </w:p>
        </w:tc>
        <w:tc>
          <w:tcPr>
            <w:tcW w:w="1134" w:type="dxa"/>
            <w:tcBorders>
              <w:top w:val="nil"/>
              <w:left w:val="nil"/>
              <w:bottom w:val="nil"/>
              <w:right w:val="nil"/>
            </w:tcBorders>
            <w:shd w:val="clear" w:color="000000" w:fill="D9D9D9"/>
            <w:noWrap/>
            <w:vAlign w:val="center"/>
            <w:hideMark/>
            <w:tcPrChange w:id="3052" w:author="Gannon, Hugh (Allianz Global Life)" w:date="2026-06-30T11:29:00Z" w16du:dateUtc="2026-06-30T10:29:00Z">
              <w:tcPr>
                <w:tcW w:w="1700" w:type="dxa"/>
                <w:gridSpan w:val="2"/>
                <w:tcBorders>
                  <w:top w:val="nil"/>
                  <w:left w:val="nil"/>
                  <w:bottom w:val="nil"/>
                  <w:right w:val="nil"/>
                </w:tcBorders>
                <w:shd w:val="clear" w:color="000000" w:fill="D9D9D9"/>
                <w:noWrap/>
                <w:vAlign w:val="center"/>
                <w:hideMark/>
              </w:tcPr>
            </w:tcPrChange>
          </w:tcPr>
          <w:p w14:paraId="7F454DB6" w14:textId="77777777" w:rsidR="00F91B1B" w:rsidRDefault="00F91B1B">
            <w:pPr>
              <w:jc w:val="center"/>
              <w:rPr>
                <w:ins w:id="3053" w:author="Gannon, Hugh (Allianz Global Life)" w:date="2026-06-30T11:28:00Z" w16du:dateUtc="2026-06-30T10:28:00Z"/>
                <w:rFonts w:ascii="Arial" w:hAnsi="Arial" w:cs="Arial"/>
                <w:color w:val="000000"/>
                <w:sz w:val="16"/>
                <w:szCs w:val="16"/>
              </w:rPr>
            </w:pPr>
            <w:ins w:id="3054" w:author="Gannon, Hugh (Allianz Global Life)" w:date="2026-06-30T11:28:00Z" w16du:dateUtc="2026-06-30T10:28:00Z">
              <w:r>
                <w:rPr>
                  <w:rFonts w:ascii="Arial" w:hAnsi="Arial" w:cs="Arial"/>
                  <w:color w:val="000000"/>
                  <w:sz w:val="16"/>
                  <w:szCs w:val="16"/>
                </w:rPr>
                <w:t>3.00%</w:t>
              </w:r>
            </w:ins>
          </w:p>
        </w:tc>
        <w:tc>
          <w:tcPr>
            <w:tcW w:w="1276" w:type="dxa"/>
            <w:tcBorders>
              <w:top w:val="nil"/>
              <w:left w:val="nil"/>
              <w:bottom w:val="nil"/>
              <w:right w:val="nil"/>
            </w:tcBorders>
            <w:shd w:val="clear" w:color="000000" w:fill="D9D9D9"/>
            <w:noWrap/>
            <w:vAlign w:val="center"/>
            <w:hideMark/>
            <w:tcPrChange w:id="3055" w:author="Gannon, Hugh (Allianz Global Life)" w:date="2026-06-30T11:29:00Z" w16du:dateUtc="2026-06-30T10:29:00Z">
              <w:tcPr>
                <w:tcW w:w="1420" w:type="dxa"/>
                <w:gridSpan w:val="2"/>
                <w:tcBorders>
                  <w:top w:val="nil"/>
                  <w:left w:val="nil"/>
                  <w:bottom w:val="nil"/>
                  <w:right w:val="nil"/>
                </w:tcBorders>
                <w:shd w:val="clear" w:color="000000" w:fill="D9D9D9"/>
                <w:noWrap/>
                <w:vAlign w:val="center"/>
                <w:hideMark/>
              </w:tcPr>
            </w:tcPrChange>
          </w:tcPr>
          <w:p w14:paraId="20C328EB" w14:textId="77777777" w:rsidR="00F91B1B" w:rsidRDefault="00F91B1B">
            <w:pPr>
              <w:jc w:val="center"/>
              <w:rPr>
                <w:ins w:id="3056" w:author="Gannon, Hugh (Allianz Global Life)" w:date="2026-06-30T11:28:00Z" w16du:dateUtc="2026-06-30T10:28:00Z"/>
                <w:rFonts w:ascii="Arial" w:hAnsi="Arial" w:cs="Arial"/>
                <w:color w:val="000000"/>
                <w:sz w:val="16"/>
                <w:szCs w:val="16"/>
              </w:rPr>
            </w:pPr>
            <w:ins w:id="3057" w:author="Gannon, Hugh (Allianz Global Life)" w:date="2026-06-30T11:28:00Z" w16du:dateUtc="2026-06-30T10:28:00Z">
              <w:r>
                <w:rPr>
                  <w:rFonts w:ascii="Arial" w:hAnsi="Arial" w:cs="Arial"/>
                  <w:color w:val="000000"/>
                  <w:sz w:val="16"/>
                  <w:szCs w:val="16"/>
                </w:rPr>
                <w:t>0% to 4%</w:t>
              </w:r>
            </w:ins>
          </w:p>
        </w:tc>
        <w:tc>
          <w:tcPr>
            <w:tcW w:w="1559" w:type="dxa"/>
            <w:tcBorders>
              <w:top w:val="nil"/>
              <w:left w:val="nil"/>
              <w:bottom w:val="nil"/>
              <w:right w:val="nil"/>
            </w:tcBorders>
            <w:shd w:val="clear" w:color="000000" w:fill="D9D9D9"/>
            <w:noWrap/>
            <w:vAlign w:val="center"/>
            <w:hideMark/>
            <w:tcPrChange w:id="3058" w:author="Gannon, Hugh (Allianz Global Life)" w:date="2026-06-30T11:29:00Z" w16du:dateUtc="2026-06-30T10:29:00Z">
              <w:tcPr>
                <w:tcW w:w="1720" w:type="dxa"/>
                <w:gridSpan w:val="2"/>
                <w:tcBorders>
                  <w:top w:val="nil"/>
                  <w:left w:val="nil"/>
                  <w:bottom w:val="nil"/>
                  <w:right w:val="nil"/>
                </w:tcBorders>
                <w:shd w:val="clear" w:color="000000" w:fill="D9D9D9"/>
                <w:noWrap/>
                <w:vAlign w:val="center"/>
                <w:hideMark/>
              </w:tcPr>
            </w:tcPrChange>
          </w:tcPr>
          <w:p w14:paraId="7A058520" w14:textId="77777777" w:rsidR="00F91B1B" w:rsidRDefault="00F91B1B">
            <w:pPr>
              <w:jc w:val="center"/>
              <w:rPr>
                <w:ins w:id="3059" w:author="Gannon, Hugh (Allianz Global Life)" w:date="2026-06-30T11:28:00Z" w16du:dateUtc="2026-06-30T10:28:00Z"/>
                <w:rFonts w:ascii="Arial" w:hAnsi="Arial" w:cs="Arial"/>
                <w:color w:val="000000"/>
                <w:sz w:val="16"/>
                <w:szCs w:val="16"/>
              </w:rPr>
            </w:pPr>
            <w:ins w:id="3060" w:author="Gannon, Hugh (Allianz Global Life)" w:date="2026-06-30T11:28:00Z" w16du:dateUtc="2026-06-30T10:28:00Z">
              <w:r>
                <w:rPr>
                  <w:rFonts w:ascii="Arial" w:hAnsi="Arial" w:cs="Arial"/>
                  <w:color w:val="000000"/>
                  <w:sz w:val="16"/>
                  <w:szCs w:val="16"/>
                </w:rPr>
                <w:t>99% to 103%</w:t>
              </w:r>
            </w:ins>
          </w:p>
        </w:tc>
        <w:tc>
          <w:tcPr>
            <w:tcW w:w="1134" w:type="dxa"/>
            <w:tcBorders>
              <w:top w:val="nil"/>
              <w:left w:val="nil"/>
              <w:bottom w:val="nil"/>
              <w:right w:val="nil"/>
            </w:tcBorders>
            <w:shd w:val="clear" w:color="000000" w:fill="D9D9D9"/>
            <w:noWrap/>
            <w:vAlign w:val="center"/>
            <w:hideMark/>
            <w:tcPrChange w:id="3061" w:author="Gannon, Hugh (Allianz Global Life)" w:date="2026-06-30T11:29:00Z" w16du:dateUtc="2026-06-30T10:29:00Z">
              <w:tcPr>
                <w:tcW w:w="1780" w:type="dxa"/>
                <w:gridSpan w:val="3"/>
                <w:tcBorders>
                  <w:top w:val="nil"/>
                  <w:left w:val="nil"/>
                  <w:bottom w:val="nil"/>
                  <w:right w:val="nil"/>
                </w:tcBorders>
                <w:shd w:val="clear" w:color="000000" w:fill="D9D9D9"/>
                <w:noWrap/>
                <w:vAlign w:val="center"/>
                <w:hideMark/>
              </w:tcPr>
            </w:tcPrChange>
          </w:tcPr>
          <w:p w14:paraId="40D120F3" w14:textId="77777777" w:rsidR="00F91B1B" w:rsidRDefault="00F91B1B">
            <w:pPr>
              <w:jc w:val="center"/>
              <w:rPr>
                <w:ins w:id="3062" w:author="Gannon, Hugh (Allianz Global Life)" w:date="2026-06-30T11:28:00Z" w16du:dateUtc="2026-06-30T10:28:00Z"/>
                <w:rFonts w:ascii="Arial" w:hAnsi="Arial" w:cs="Arial"/>
                <w:color w:val="000000"/>
                <w:sz w:val="16"/>
                <w:szCs w:val="16"/>
              </w:rPr>
            </w:pPr>
            <w:ins w:id="3063" w:author="Gannon, Hugh (Allianz Global Life)" w:date="2026-06-30T11:28:00Z" w16du:dateUtc="2026-06-30T10:28:00Z">
              <w:r>
                <w:rPr>
                  <w:rFonts w:ascii="Arial" w:hAnsi="Arial" w:cs="Arial"/>
                  <w:color w:val="000000"/>
                  <w:sz w:val="16"/>
                  <w:szCs w:val="16"/>
                </w:rPr>
                <w:t>0.63%</w:t>
              </w:r>
            </w:ins>
          </w:p>
        </w:tc>
        <w:tc>
          <w:tcPr>
            <w:tcW w:w="1134" w:type="dxa"/>
            <w:tcBorders>
              <w:top w:val="nil"/>
              <w:left w:val="nil"/>
              <w:bottom w:val="nil"/>
              <w:right w:val="nil"/>
            </w:tcBorders>
            <w:shd w:val="clear" w:color="000000" w:fill="D9D9D9"/>
            <w:noWrap/>
            <w:vAlign w:val="center"/>
            <w:hideMark/>
            <w:tcPrChange w:id="3064" w:author="Gannon, Hugh (Allianz Global Life)" w:date="2026-06-30T11:29:00Z" w16du:dateUtc="2026-06-30T10:29:00Z">
              <w:tcPr>
                <w:tcW w:w="1120" w:type="dxa"/>
                <w:tcBorders>
                  <w:top w:val="nil"/>
                  <w:left w:val="nil"/>
                  <w:bottom w:val="nil"/>
                  <w:right w:val="nil"/>
                </w:tcBorders>
                <w:shd w:val="clear" w:color="000000" w:fill="D9D9D9"/>
                <w:noWrap/>
                <w:vAlign w:val="center"/>
                <w:hideMark/>
              </w:tcPr>
            </w:tcPrChange>
          </w:tcPr>
          <w:p w14:paraId="31E9DBBA" w14:textId="77777777" w:rsidR="00F91B1B" w:rsidRDefault="00F91B1B">
            <w:pPr>
              <w:jc w:val="center"/>
              <w:rPr>
                <w:ins w:id="3065" w:author="Gannon, Hugh (Allianz Global Life)" w:date="2026-06-30T11:28:00Z" w16du:dateUtc="2026-06-30T10:28:00Z"/>
                <w:rFonts w:ascii="Arial" w:hAnsi="Arial" w:cs="Arial"/>
                <w:color w:val="000000"/>
                <w:sz w:val="16"/>
                <w:szCs w:val="16"/>
              </w:rPr>
            </w:pPr>
            <w:ins w:id="3066" w:author="Gannon, Hugh (Allianz Global Life)" w:date="2026-06-30T11:28:00Z" w16du:dateUtc="2026-06-30T10:28:00Z">
              <w:r>
                <w:rPr>
                  <w:rFonts w:ascii="Arial" w:hAnsi="Arial" w:cs="Arial"/>
                  <w:color w:val="000000"/>
                  <w:sz w:val="16"/>
                  <w:szCs w:val="16"/>
                </w:rPr>
                <w:t>1.45%</w:t>
              </w:r>
            </w:ins>
          </w:p>
        </w:tc>
        <w:tc>
          <w:tcPr>
            <w:tcW w:w="1701" w:type="dxa"/>
            <w:tcBorders>
              <w:top w:val="nil"/>
              <w:left w:val="nil"/>
              <w:bottom w:val="nil"/>
              <w:right w:val="single" w:sz="8" w:space="0" w:color="auto"/>
            </w:tcBorders>
            <w:shd w:val="clear" w:color="000000" w:fill="D9D9D9"/>
            <w:noWrap/>
            <w:vAlign w:val="center"/>
            <w:hideMark/>
            <w:tcPrChange w:id="3067" w:author="Gannon, Hugh (Allianz Global Life)" w:date="2026-06-30T11:29:00Z" w16du:dateUtc="2026-06-30T10:29:00Z">
              <w:tcPr>
                <w:tcW w:w="1340" w:type="dxa"/>
                <w:gridSpan w:val="2"/>
                <w:tcBorders>
                  <w:top w:val="nil"/>
                  <w:left w:val="nil"/>
                  <w:bottom w:val="nil"/>
                  <w:right w:val="single" w:sz="8" w:space="0" w:color="auto"/>
                </w:tcBorders>
                <w:shd w:val="clear" w:color="000000" w:fill="D9D9D9"/>
                <w:noWrap/>
                <w:vAlign w:val="center"/>
                <w:hideMark/>
              </w:tcPr>
            </w:tcPrChange>
          </w:tcPr>
          <w:p w14:paraId="739F330D" w14:textId="77777777" w:rsidR="00F91B1B" w:rsidRDefault="00F91B1B">
            <w:pPr>
              <w:jc w:val="center"/>
              <w:rPr>
                <w:ins w:id="3068" w:author="Gannon, Hugh (Allianz Global Life)" w:date="2026-06-30T11:28:00Z" w16du:dateUtc="2026-06-30T10:28:00Z"/>
                <w:rFonts w:ascii="Arial" w:hAnsi="Arial" w:cs="Arial"/>
                <w:color w:val="000000"/>
                <w:sz w:val="16"/>
                <w:szCs w:val="16"/>
              </w:rPr>
            </w:pPr>
            <w:ins w:id="3069" w:author="Gannon, Hugh (Allianz Global Life)" w:date="2026-06-30T11:28:00Z" w16du:dateUtc="2026-06-30T10:28:00Z">
              <w:r>
                <w:rPr>
                  <w:rFonts w:ascii="Arial" w:hAnsi="Arial" w:cs="Arial"/>
                  <w:color w:val="000000"/>
                  <w:sz w:val="16"/>
                  <w:szCs w:val="16"/>
                </w:rPr>
                <w:t>Surrender Penalty</w:t>
              </w:r>
            </w:ins>
          </w:p>
        </w:tc>
      </w:tr>
      <w:tr w:rsidR="00F91B1B" w14:paraId="44A4BADB" w14:textId="77777777" w:rsidTr="00F91B1B">
        <w:trPr>
          <w:trHeight w:val="270"/>
          <w:ins w:id="3070" w:author="Gannon, Hugh (Allianz Global Life)" w:date="2026-06-30T11:28:00Z"/>
          <w:trPrChange w:id="3071" w:author="Gannon, Hugh (Allianz Global Life)" w:date="2026-06-30T11:29:00Z" w16du:dateUtc="2026-06-30T10:29:00Z">
            <w:trPr>
              <w:trHeight w:val="270"/>
            </w:trPr>
          </w:trPrChange>
        </w:trPr>
        <w:tc>
          <w:tcPr>
            <w:tcW w:w="983" w:type="dxa"/>
            <w:vMerge/>
            <w:tcBorders>
              <w:top w:val="nil"/>
              <w:left w:val="single" w:sz="8" w:space="0" w:color="auto"/>
              <w:bottom w:val="single" w:sz="8" w:space="0" w:color="000000"/>
              <w:right w:val="nil"/>
            </w:tcBorders>
            <w:vAlign w:val="center"/>
            <w:hideMark/>
            <w:tcPrChange w:id="3072" w:author="Gannon, Hugh (Allianz Global Life)" w:date="2026-06-30T11:29:00Z" w16du:dateUtc="2026-06-30T10:29:00Z">
              <w:tcPr>
                <w:tcW w:w="1180" w:type="dxa"/>
                <w:gridSpan w:val="2"/>
                <w:vMerge/>
                <w:tcBorders>
                  <w:top w:val="nil"/>
                  <w:left w:val="single" w:sz="8" w:space="0" w:color="auto"/>
                  <w:bottom w:val="single" w:sz="8" w:space="0" w:color="000000"/>
                  <w:right w:val="nil"/>
                </w:tcBorders>
                <w:vAlign w:val="center"/>
                <w:hideMark/>
              </w:tcPr>
            </w:tcPrChange>
          </w:tcPr>
          <w:p w14:paraId="054D098E" w14:textId="77777777" w:rsidR="00F91B1B" w:rsidRDefault="00F91B1B">
            <w:pPr>
              <w:rPr>
                <w:ins w:id="3073" w:author="Gannon, Hugh (Allianz Global Life)" w:date="2026-06-30T11:28:00Z" w16du:dateUtc="2026-06-30T10:28:00Z"/>
                <w:rFonts w:ascii="Arial" w:hAnsi="Arial" w:cs="Arial"/>
                <w:color w:val="000000"/>
                <w:sz w:val="16"/>
                <w:szCs w:val="16"/>
              </w:rPr>
            </w:pPr>
          </w:p>
        </w:tc>
        <w:tc>
          <w:tcPr>
            <w:tcW w:w="992" w:type="dxa"/>
            <w:tcBorders>
              <w:top w:val="nil"/>
              <w:left w:val="nil"/>
              <w:bottom w:val="nil"/>
              <w:right w:val="nil"/>
            </w:tcBorders>
            <w:shd w:val="clear" w:color="000000" w:fill="D9D9D9"/>
            <w:noWrap/>
            <w:vAlign w:val="center"/>
            <w:hideMark/>
            <w:tcPrChange w:id="3074" w:author="Gannon, Hugh (Allianz Global Life)" w:date="2026-06-30T11:29:00Z" w16du:dateUtc="2026-06-30T10:29:00Z">
              <w:tcPr>
                <w:tcW w:w="940" w:type="dxa"/>
                <w:gridSpan w:val="2"/>
                <w:tcBorders>
                  <w:top w:val="nil"/>
                  <w:left w:val="nil"/>
                  <w:bottom w:val="nil"/>
                  <w:right w:val="nil"/>
                </w:tcBorders>
                <w:shd w:val="clear" w:color="000000" w:fill="D9D9D9"/>
                <w:noWrap/>
                <w:vAlign w:val="center"/>
                <w:hideMark/>
              </w:tcPr>
            </w:tcPrChange>
          </w:tcPr>
          <w:p w14:paraId="777443BB" w14:textId="77777777" w:rsidR="00F91B1B" w:rsidRDefault="00F91B1B">
            <w:pPr>
              <w:jc w:val="center"/>
              <w:rPr>
                <w:ins w:id="3075" w:author="Gannon, Hugh (Allianz Global Life)" w:date="2026-06-30T11:28:00Z" w16du:dateUtc="2026-06-30T10:28:00Z"/>
                <w:rFonts w:ascii="Arial" w:hAnsi="Arial" w:cs="Arial"/>
                <w:color w:val="000000"/>
                <w:sz w:val="16"/>
                <w:szCs w:val="16"/>
              </w:rPr>
            </w:pPr>
            <w:ins w:id="3076" w:author="Gannon, Hugh (Allianz Global Life)" w:date="2026-06-30T11:28:00Z" w16du:dateUtc="2026-06-30T10:28:00Z">
              <w:r>
                <w:rPr>
                  <w:rFonts w:ascii="Arial" w:hAnsi="Arial" w:cs="Arial"/>
                  <w:color w:val="000000"/>
                  <w:sz w:val="16"/>
                  <w:szCs w:val="16"/>
                </w:rPr>
                <w:t>E5</w:t>
              </w:r>
            </w:ins>
          </w:p>
        </w:tc>
        <w:tc>
          <w:tcPr>
            <w:tcW w:w="1134" w:type="dxa"/>
            <w:tcBorders>
              <w:top w:val="nil"/>
              <w:left w:val="nil"/>
              <w:bottom w:val="nil"/>
              <w:right w:val="nil"/>
            </w:tcBorders>
            <w:shd w:val="clear" w:color="000000" w:fill="D9D9D9"/>
            <w:noWrap/>
            <w:vAlign w:val="center"/>
            <w:hideMark/>
            <w:tcPrChange w:id="3077" w:author="Gannon, Hugh (Allianz Global Life)" w:date="2026-06-30T11:29:00Z" w16du:dateUtc="2026-06-30T10:29:00Z">
              <w:tcPr>
                <w:tcW w:w="1700" w:type="dxa"/>
                <w:gridSpan w:val="2"/>
                <w:tcBorders>
                  <w:top w:val="nil"/>
                  <w:left w:val="nil"/>
                  <w:bottom w:val="nil"/>
                  <w:right w:val="nil"/>
                </w:tcBorders>
                <w:shd w:val="clear" w:color="000000" w:fill="D9D9D9"/>
                <w:noWrap/>
                <w:vAlign w:val="center"/>
                <w:hideMark/>
              </w:tcPr>
            </w:tcPrChange>
          </w:tcPr>
          <w:p w14:paraId="42575126" w14:textId="77777777" w:rsidR="00F91B1B" w:rsidRDefault="00F91B1B">
            <w:pPr>
              <w:jc w:val="center"/>
              <w:rPr>
                <w:ins w:id="3078" w:author="Gannon, Hugh (Allianz Global Life)" w:date="2026-06-30T11:28:00Z" w16du:dateUtc="2026-06-30T10:28:00Z"/>
                <w:rFonts w:ascii="Arial" w:hAnsi="Arial" w:cs="Arial"/>
                <w:color w:val="000000"/>
                <w:sz w:val="16"/>
                <w:szCs w:val="16"/>
              </w:rPr>
            </w:pPr>
            <w:ins w:id="3079" w:author="Gannon, Hugh (Allianz Global Life)" w:date="2026-06-30T11:28:00Z" w16du:dateUtc="2026-06-30T10:28:00Z">
              <w:r>
                <w:rPr>
                  <w:rFonts w:ascii="Arial" w:hAnsi="Arial" w:cs="Arial"/>
                  <w:color w:val="000000"/>
                  <w:sz w:val="16"/>
                  <w:szCs w:val="16"/>
                </w:rPr>
                <w:t>4.00%</w:t>
              </w:r>
            </w:ins>
          </w:p>
        </w:tc>
        <w:tc>
          <w:tcPr>
            <w:tcW w:w="1276" w:type="dxa"/>
            <w:tcBorders>
              <w:top w:val="nil"/>
              <w:left w:val="nil"/>
              <w:bottom w:val="nil"/>
              <w:right w:val="nil"/>
            </w:tcBorders>
            <w:shd w:val="clear" w:color="000000" w:fill="D9D9D9"/>
            <w:noWrap/>
            <w:vAlign w:val="center"/>
            <w:hideMark/>
            <w:tcPrChange w:id="3080" w:author="Gannon, Hugh (Allianz Global Life)" w:date="2026-06-30T11:29:00Z" w16du:dateUtc="2026-06-30T10:29:00Z">
              <w:tcPr>
                <w:tcW w:w="1420" w:type="dxa"/>
                <w:gridSpan w:val="2"/>
                <w:tcBorders>
                  <w:top w:val="nil"/>
                  <w:left w:val="nil"/>
                  <w:bottom w:val="nil"/>
                  <w:right w:val="nil"/>
                </w:tcBorders>
                <w:shd w:val="clear" w:color="000000" w:fill="D9D9D9"/>
                <w:noWrap/>
                <w:vAlign w:val="center"/>
                <w:hideMark/>
              </w:tcPr>
            </w:tcPrChange>
          </w:tcPr>
          <w:p w14:paraId="2AD0EE28" w14:textId="77777777" w:rsidR="00F91B1B" w:rsidRDefault="00F91B1B">
            <w:pPr>
              <w:jc w:val="center"/>
              <w:rPr>
                <w:ins w:id="3081" w:author="Gannon, Hugh (Allianz Global Life)" w:date="2026-06-30T11:28:00Z" w16du:dateUtc="2026-06-30T10:28:00Z"/>
                <w:rFonts w:ascii="Arial" w:hAnsi="Arial" w:cs="Arial"/>
                <w:color w:val="000000"/>
                <w:sz w:val="16"/>
                <w:szCs w:val="16"/>
              </w:rPr>
            </w:pPr>
            <w:ins w:id="3082" w:author="Gannon, Hugh (Allianz Global Life)" w:date="2026-06-30T11:28:00Z" w16du:dateUtc="2026-06-30T10:28:00Z">
              <w:r>
                <w:rPr>
                  <w:rFonts w:ascii="Arial" w:hAnsi="Arial" w:cs="Arial"/>
                  <w:color w:val="000000"/>
                  <w:sz w:val="16"/>
                  <w:szCs w:val="16"/>
                </w:rPr>
                <w:t>0% to 4%</w:t>
              </w:r>
            </w:ins>
          </w:p>
        </w:tc>
        <w:tc>
          <w:tcPr>
            <w:tcW w:w="1559" w:type="dxa"/>
            <w:tcBorders>
              <w:top w:val="nil"/>
              <w:left w:val="nil"/>
              <w:bottom w:val="nil"/>
              <w:right w:val="nil"/>
            </w:tcBorders>
            <w:shd w:val="clear" w:color="000000" w:fill="D9D9D9"/>
            <w:noWrap/>
            <w:vAlign w:val="center"/>
            <w:hideMark/>
            <w:tcPrChange w:id="3083" w:author="Gannon, Hugh (Allianz Global Life)" w:date="2026-06-30T11:29:00Z" w16du:dateUtc="2026-06-30T10:29:00Z">
              <w:tcPr>
                <w:tcW w:w="1720" w:type="dxa"/>
                <w:gridSpan w:val="2"/>
                <w:tcBorders>
                  <w:top w:val="nil"/>
                  <w:left w:val="nil"/>
                  <w:bottom w:val="nil"/>
                  <w:right w:val="nil"/>
                </w:tcBorders>
                <w:shd w:val="clear" w:color="000000" w:fill="D9D9D9"/>
                <w:noWrap/>
                <w:vAlign w:val="center"/>
                <w:hideMark/>
              </w:tcPr>
            </w:tcPrChange>
          </w:tcPr>
          <w:p w14:paraId="2C4D35B8" w14:textId="77777777" w:rsidR="00F91B1B" w:rsidRDefault="00F91B1B">
            <w:pPr>
              <w:jc w:val="center"/>
              <w:rPr>
                <w:ins w:id="3084" w:author="Gannon, Hugh (Allianz Global Life)" w:date="2026-06-30T11:28:00Z" w16du:dateUtc="2026-06-30T10:28:00Z"/>
                <w:rFonts w:ascii="Arial" w:hAnsi="Arial" w:cs="Arial"/>
                <w:color w:val="000000"/>
                <w:sz w:val="16"/>
                <w:szCs w:val="16"/>
              </w:rPr>
            </w:pPr>
            <w:ins w:id="3085" w:author="Gannon, Hugh (Allianz Global Life)" w:date="2026-06-30T11:28:00Z" w16du:dateUtc="2026-06-30T10:28:00Z">
              <w:r>
                <w:rPr>
                  <w:rFonts w:ascii="Arial" w:hAnsi="Arial" w:cs="Arial"/>
                  <w:color w:val="000000"/>
                  <w:sz w:val="16"/>
                  <w:szCs w:val="16"/>
                </w:rPr>
                <w:t>100% to 104%</w:t>
              </w:r>
            </w:ins>
          </w:p>
        </w:tc>
        <w:tc>
          <w:tcPr>
            <w:tcW w:w="1134" w:type="dxa"/>
            <w:tcBorders>
              <w:top w:val="nil"/>
              <w:left w:val="nil"/>
              <w:bottom w:val="nil"/>
              <w:right w:val="nil"/>
            </w:tcBorders>
            <w:shd w:val="clear" w:color="000000" w:fill="D9D9D9"/>
            <w:noWrap/>
            <w:vAlign w:val="center"/>
            <w:hideMark/>
            <w:tcPrChange w:id="3086" w:author="Gannon, Hugh (Allianz Global Life)" w:date="2026-06-30T11:29:00Z" w16du:dateUtc="2026-06-30T10:29:00Z">
              <w:tcPr>
                <w:tcW w:w="1780" w:type="dxa"/>
                <w:gridSpan w:val="3"/>
                <w:tcBorders>
                  <w:top w:val="nil"/>
                  <w:left w:val="nil"/>
                  <w:bottom w:val="nil"/>
                  <w:right w:val="nil"/>
                </w:tcBorders>
                <w:shd w:val="clear" w:color="000000" w:fill="D9D9D9"/>
                <w:noWrap/>
                <w:vAlign w:val="center"/>
                <w:hideMark/>
              </w:tcPr>
            </w:tcPrChange>
          </w:tcPr>
          <w:p w14:paraId="2912AEBC" w14:textId="77777777" w:rsidR="00F91B1B" w:rsidRDefault="00F91B1B">
            <w:pPr>
              <w:jc w:val="center"/>
              <w:rPr>
                <w:ins w:id="3087" w:author="Gannon, Hugh (Allianz Global Life)" w:date="2026-06-30T11:28:00Z" w16du:dateUtc="2026-06-30T10:28:00Z"/>
                <w:rFonts w:ascii="Arial" w:hAnsi="Arial" w:cs="Arial"/>
                <w:color w:val="000000"/>
                <w:sz w:val="16"/>
                <w:szCs w:val="16"/>
              </w:rPr>
            </w:pPr>
            <w:ins w:id="3088" w:author="Gannon, Hugh (Allianz Global Life)" w:date="2026-06-30T11:28:00Z" w16du:dateUtc="2026-06-30T10:28:00Z">
              <w:r>
                <w:rPr>
                  <w:rFonts w:ascii="Arial" w:hAnsi="Arial" w:cs="Arial"/>
                  <w:color w:val="000000"/>
                  <w:sz w:val="16"/>
                  <w:szCs w:val="16"/>
                </w:rPr>
                <w:t>0.50%</w:t>
              </w:r>
            </w:ins>
          </w:p>
        </w:tc>
        <w:tc>
          <w:tcPr>
            <w:tcW w:w="1134" w:type="dxa"/>
            <w:tcBorders>
              <w:top w:val="nil"/>
              <w:left w:val="nil"/>
              <w:bottom w:val="nil"/>
              <w:right w:val="nil"/>
            </w:tcBorders>
            <w:shd w:val="clear" w:color="000000" w:fill="D9D9D9"/>
            <w:noWrap/>
            <w:vAlign w:val="center"/>
            <w:hideMark/>
            <w:tcPrChange w:id="3089" w:author="Gannon, Hugh (Allianz Global Life)" w:date="2026-06-30T11:29:00Z" w16du:dateUtc="2026-06-30T10:29:00Z">
              <w:tcPr>
                <w:tcW w:w="1120" w:type="dxa"/>
                <w:tcBorders>
                  <w:top w:val="nil"/>
                  <w:left w:val="nil"/>
                  <w:bottom w:val="nil"/>
                  <w:right w:val="nil"/>
                </w:tcBorders>
                <w:shd w:val="clear" w:color="000000" w:fill="D9D9D9"/>
                <w:noWrap/>
                <w:vAlign w:val="center"/>
                <w:hideMark/>
              </w:tcPr>
            </w:tcPrChange>
          </w:tcPr>
          <w:p w14:paraId="4CC6226F" w14:textId="77777777" w:rsidR="00F91B1B" w:rsidRDefault="00F91B1B">
            <w:pPr>
              <w:jc w:val="center"/>
              <w:rPr>
                <w:ins w:id="3090" w:author="Gannon, Hugh (Allianz Global Life)" w:date="2026-06-30T11:28:00Z" w16du:dateUtc="2026-06-30T10:28:00Z"/>
                <w:rFonts w:ascii="Arial" w:hAnsi="Arial" w:cs="Arial"/>
                <w:color w:val="000000"/>
                <w:sz w:val="16"/>
                <w:szCs w:val="16"/>
              </w:rPr>
            </w:pPr>
            <w:ins w:id="3091" w:author="Gannon, Hugh (Allianz Global Life)" w:date="2026-06-30T11:28:00Z" w16du:dateUtc="2026-06-30T10:28:00Z">
              <w:r>
                <w:rPr>
                  <w:rFonts w:ascii="Arial" w:hAnsi="Arial" w:cs="Arial"/>
                  <w:color w:val="000000"/>
                  <w:sz w:val="16"/>
                  <w:szCs w:val="16"/>
                </w:rPr>
                <w:t>1.45%</w:t>
              </w:r>
            </w:ins>
          </w:p>
        </w:tc>
        <w:tc>
          <w:tcPr>
            <w:tcW w:w="1701" w:type="dxa"/>
            <w:tcBorders>
              <w:top w:val="nil"/>
              <w:left w:val="nil"/>
              <w:bottom w:val="nil"/>
              <w:right w:val="single" w:sz="8" w:space="0" w:color="auto"/>
            </w:tcBorders>
            <w:shd w:val="clear" w:color="000000" w:fill="D9D9D9"/>
            <w:noWrap/>
            <w:vAlign w:val="center"/>
            <w:hideMark/>
            <w:tcPrChange w:id="3092" w:author="Gannon, Hugh (Allianz Global Life)" w:date="2026-06-30T11:29:00Z" w16du:dateUtc="2026-06-30T10:29:00Z">
              <w:tcPr>
                <w:tcW w:w="1340" w:type="dxa"/>
                <w:gridSpan w:val="2"/>
                <w:tcBorders>
                  <w:top w:val="nil"/>
                  <w:left w:val="nil"/>
                  <w:bottom w:val="nil"/>
                  <w:right w:val="single" w:sz="8" w:space="0" w:color="auto"/>
                </w:tcBorders>
                <w:shd w:val="clear" w:color="000000" w:fill="D9D9D9"/>
                <w:noWrap/>
                <w:vAlign w:val="center"/>
                <w:hideMark/>
              </w:tcPr>
            </w:tcPrChange>
          </w:tcPr>
          <w:p w14:paraId="6823E8BE" w14:textId="77777777" w:rsidR="00F91B1B" w:rsidRDefault="00F91B1B">
            <w:pPr>
              <w:jc w:val="center"/>
              <w:rPr>
                <w:ins w:id="3093" w:author="Gannon, Hugh (Allianz Global Life)" w:date="2026-06-30T11:28:00Z" w16du:dateUtc="2026-06-30T10:28:00Z"/>
                <w:rFonts w:ascii="Arial" w:hAnsi="Arial" w:cs="Arial"/>
                <w:color w:val="000000"/>
                <w:sz w:val="16"/>
                <w:szCs w:val="16"/>
              </w:rPr>
            </w:pPr>
            <w:ins w:id="3094" w:author="Gannon, Hugh (Allianz Global Life)" w:date="2026-06-30T11:28:00Z" w16du:dateUtc="2026-06-30T10:28:00Z">
              <w:r>
                <w:rPr>
                  <w:rFonts w:ascii="Arial" w:hAnsi="Arial" w:cs="Arial"/>
                  <w:color w:val="000000"/>
                  <w:sz w:val="16"/>
                  <w:szCs w:val="16"/>
                </w:rPr>
                <w:t>Surrender Penalty</w:t>
              </w:r>
            </w:ins>
          </w:p>
        </w:tc>
      </w:tr>
      <w:tr w:rsidR="003529F5" w14:paraId="31E3D38D" w14:textId="77777777" w:rsidTr="00F91B1B">
        <w:trPr>
          <w:trHeight w:val="270"/>
          <w:ins w:id="3095" w:author="Gannon, Hugh (Allianz Global Life)" w:date="2026-06-30T11:28:00Z"/>
          <w:trPrChange w:id="3096" w:author="Gannon, Hugh (Allianz Global Life)" w:date="2026-06-30T11:29:00Z" w16du:dateUtc="2026-06-30T10:29:00Z">
            <w:trPr>
              <w:trHeight w:val="270"/>
            </w:trPr>
          </w:trPrChange>
        </w:trPr>
        <w:tc>
          <w:tcPr>
            <w:tcW w:w="983" w:type="dxa"/>
            <w:vMerge/>
            <w:tcBorders>
              <w:top w:val="nil"/>
              <w:left w:val="single" w:sz="8" w:space="0" w:color="auto"/>
              <w:bottom w:val="single" w:sz="8" w:space="0" w:color="000000"/>
              <w:right w:val="nil"/>
            </w:tcBorders>
            <w:vAlign w:val="center"/>
            <w:hideMark/>
            <w:tcPrChange w:id="3097" w:author="Gannon, Hugh (Allianz Global Life)" w:date="2026-06-30T11:29:00Z" w16du:dateUtc="2026-06-30T10:29:00Z">
              <w:tcPr>
                <w:tcW w:w="1180" w:type="dxa"/>
                <w:gridSpan w:val="2"/>
                <w:vMerge/>
                <w:tcBorders>
                  <w:top w:val="nil"/>
                  <w:left w:val="single" w:sz="8" w:space="0" w:color="auto"/>
                  <w:bottom w:val="single" w:sz="8" w:space="0" w:color="000000"/>
                  <w:right w:val="nil"/>
                </w:tcBorders>
                <w:vAlign w:val="center"/>
                <w:hideMark/>
              </w:tcPr>
            </w:tcPrChange>
          </w:tcPr>
          <w:p w14:paraId="7EA14ABB" w14:textId="77777777" w:rsidR="003529F5" w:rsidRDefault="003529F5" w:rsidP="003529F5">
            <w:pPr>
              <w:rPr>
                <w:ins w:id="3098" w:author="Gannon, Hugh (Allianz Global Life)" w:date="2026-06-30T11:28:00Z" w16du:dateUtc="2026-06-30T10:28:00Z"/>
                <w:rFonts w:ascii="Arial" w:hAnsi="Arial" w:cs="Arial"/>
                <w:color w:val="000000"/>
                <w:sz w:val="16"/>
                <w:szCs w:val="16"/>
              </w:rPr>
            </w:pPr>
          </w:p>
        </w:tc>
        <w:tc>
          <w:tcPr>
            <w:tcW w:w="992" w:type="dxa"/>
            <w:tcBorders>
              <w:top w:val="nil"/>
              <w:left w:val="nil"/>
              <w:bottom w:val="single" w:sz="8" w:space="0" w:color="auto"/>
              <w:right w:val="nil"/>
            </w:tcBorders>
            <w:shd w:val="clear" w:color="000000" w:fill="D9D9D9"/>
            <w:noWrap/>
            <w:vAlign w:val="center"/>
            <w:hideMark/>
            <w:tcPrChange w:id="3099" w:author="Gannon, Hugh (Allianz Global Life)" w:date="2026-06-30T11:29:00Z" w16du:dateUtc="2026-06-30T10:29:00Z">
              <w:tcPr>
                <w:tcW w:w="940" w:type="dxa"/>
                <w:gridSpan w:val="2"/>
                <w:tcBorders>
                  <w:top w:val="nil"/>
                  <w:left w:val="nil"/>
                  <w:bottom w:val="single" w:sz="8" w:space="0" w:color="auto"/>
                  <w:right w:val="nil"/>
                </w:tcBorders>
                <w:shd w:val="clear" w:color="000000" w:fill="D9D9D9"/>
                <w:noWrap/>
                <w:vAlign w:val="center"/>
                <w:hideMark/>
              </w:tcPr>
            </w:tcPrChange>
          </w:tcPr>
          <w:p w14:paraId="0CBCECB6" w14:textId="77777777" w:rsidR="003529F5" w:rsidRDefault="003529F5" w:rsidP="003529F5">
            <w:pPr>
              <w:jc w:val="center"/>
              <w:rPr>
                <w:ins w:id="3100" w:author="Gannon, Hugh (Allianz Global Life)" w:date="2026-06-30T11:28:00Z" w16du:dateUtc="2026-06-30T10:28:00Z"/>
                <w:rFonts w:ascii="Arial" w:hAnsi="Arial" w:cs="Arial"/>
                <w:color w:val="000000"/>
                <w:sz w:val="16"/>
                <w:szCs w:val="16"/>
              </w:rPr>
            </w:pPr>
            <w:ins w:id="3101" w:author="Gannon, Hugh (Allianz Global Life)" w:date="2026-06-30T11:28:00Z" w16du:dateUtc="2026-06-30T10:28:00Z">
              <w:r>
                <w:rPr>
                  <w:rFonts w:ascii="Arial" w:hAnsi="Arial" w:cs="Arial"/>
                  <w:color w:val="000000"/>
                  <w:sz w:val="16"/>
                  <w:szCs w:val="16"/>
                </w:rPr>
                <w:t>E6</w:t>
              </w:r>
            </w:ins>
          </w:p>
        </w:tc>
        <w:tc>
          <w:tcPr>
            <w:tcW w:w="1134" w:type="dxa"/>
            <w:tcBorders>
              <w:top w:val="nil"/>
              <w:left w:val="nil"/>
              <w:bottom w:val="single" w:sz="8" w:space="0" w:color="auto"/>
              <w:right w:val="nil"/>
            </w:tcBorders>
            <w:shd w:val="clear" w:color="000000" w:fill="D9D9D9"/>
            <w:noWrap/>
            <w:vAlign w:val="center"/>
            <w:hideMark/>
            <w:tcPrChange w:id="3102" w:author="Gannon, Hugh (Allianz Global Life)" w:date="2026-06-30T11:29:00Z" w16du:dateUtc="2026-06-30T10:29:00Z">
              <w:tcPr>
                <w:tcW w:w="1700" w:type="dxa"/>
                <w:gridSpan w:val="2"/>
                <w:tcBorders>
                  <w:top w:val="nil"/>
                  <w:left w:val="nil"/>
                  <w:bottom w:val="single" w:sz="8" w:space="0" w:color="auto"/>
                  <w:right w:val="nil"/>
                </w:tcBorders>
                <w:shd w:val="clear" w:color="000000" w:fill="D9D9D9"/>
                <w:noWrap/>
                <w:vAlign w:val="center"/>
                <w:hideMark/>
              </w:tcPr>
            </w:tcPrChange>
          </w:tcPr>
          <w:p w14:paraId="46D1B07F" w14:textId="06C966C8" w:rsidR="003529F5" w:rsidRDefault="003529F5" w:rsidP="003529F5">
            <w:pPr>
              <w:jc w:val="center"/>
              <w:rPr>
                <w:ins w:id="3103" w:author="Gannon, Hugh (Allianz Global Life)" w:date="2026-06-30T11:28:00Z" w16du:dateUtc="2026-06-30T10:28:00Z"/>
                <w:rFonts w:ascii="Arial" w:hAnsi="Arial" w:cs="Arial"/>
                <w:color w:val="000000"/>
                <w:sz w:val="16"/>
                <w:szCs w:val="16"/>
              </w:rPr>
            </w:pPr>
            <w:ins w:id="3104" w:author="Hughes, Gearoid (Allianz Global Life)" w:date="2026-07-24T14:24:00Z" w16du:dateUtc="2026-07-24T13:24:00Z">
              <w:r>
                <w:rPr>
                  <w:rFonts w:ascii="Arial" w:hAnsi="Arial" w:cs="Arial"/>
                  <w:color w:val="000000"/>
                  <w:sz w:val="16"/>
                  <w:szCs w:val="16"/>
                </w:rPr>
                <w:t>5.00%</w:t>
              </w:r>
            </w:ins>
            <w:ins w:id="3105" w:author="Gannon, Hugh (Allianz Global Life)" w:date="2026-06-30T11:28:00Z" w16du:dateUtc="2026-06-30T10:28:00Z">
              <w:del w:id="3106" w:author="Hughes, Gearoid (Allianz Global Life)" w:date="2026-07-24T14:24:00Z" w16du:dateUtc="2026-07-24T13:24:00Z">
                <w:r w:rsidDel="00EE0275">
                  <w:rPr>
                    <w:rFonts w:ascii="Arial" w:hAnsi="Arial" w:cs="Arial"/>
                    <w:color w:val="000000"/>
                    <w:sz w:val="16"/>
                    <w:szCs w:val="16"/>
                  </w:rPr>
                  <w:delText>4.50%</w:delText>
                </w:r>
              </w:del>
            </w:ins>
          </w:p>
        </w:tc>
        <w:tc>
          <w:tcPr>
            <w:tcW w:w="1276" w:type="dxa"/>
            <w:tcBorders>
              <w:top w:val="nil"/>
              <w:left w:val="nil"/>
              <w:bottom w:val="single" w:sz="8" w:space="0" w:color="auto"/>
              <w:right w:val="nil"/>
            </w:tcBorders>
            <w:shd w:val="clear" w:color="000000" w:fill="D9D9D9"/>
            <w:noWrap/>
            <w:vAlign w:val="center"/>
            <w:hideMark/>
            <w:tcPrChange w:id="3107" w:author="Gannon, Hugh (Allianz Global Life)" w:date="2026-06-30T11:29:00Z" w16du:dateUtc="2026-06-30T10:29:00Z">
              <w:tcPr>
                <w:tcW w:w="1420" w:type="dxa"/>
                <w:gridSpan w:val="2"/>
                <w:tcBorders>
                  <w:top w:val="nil"/>
                  <w:left w:val="nil"/>
                  <w:bottom w:val="single" w:sz="8" w:space="0" w:color="auto"/>
                  <w:right w:val="nil"/>
                </w:tcBorders>
                <w:shd w:val="clear" w:color="000000" w:fill="D9D9D9"/>
                <w:noWrap/>
                <w:vAlign w:val="center"/>
                <w:hideMark/>
              </w:tcPr>
            </w:tcPrChange>
          </w:tcPr>
          <w:p w14:paraId="756CE2AF" w14:textId="6EA8EF17" w:rsidR="003529F5" w:rsidRDefault="003529F5" w:rsidP="003529F5">
            <w:pPr>
              <w:jc w:val="center"/>
              <w:rPr>
                <w:ins w:id="3108" w:author="Gannon, Hugh (Allianz Global Life)" w:date="2026-06-30T11:28:00Z" w16du:dateUtc="2026-06-30T10:28:00Z"/>
                <w:rFonts w:ascii="Arial" w:hAnsi="Arial" w:cs="Arial"/>
                <w:color w:val="000000"/>
                <w:sz w:val="16"/>
                <w:szCs w:val="16"/>
              </w:rPr>
            </w:pPr>
            <w:ins w:id="3109" w:author="Hughes, Gearoid (Allianz Global Life)" w:date="2026-07-24T14:24:00Z" w16du:dateUtc="2026-07-24T13:24:00Z">
              <w:r>
                <w:rPr>
                  <w:rFonts w:ascii="Arial" w:hAnsi="Arial" w:cs="Arial"/>
                  <w:color w:val="000000"/>
                  <w:sz w:val="16"/>
                  <w:szCs w:val="16"/>
                </w:rPr>
                <w:t>0% to 5.0%</w:t>
              </w:r>
            </w:ins>
            <w:ins w:id="3110" w:author="Gannon, Hugh (Allianz Global Life)" w:date="2026-06-30T11:28:00Z" w16du:dateUtc="2026-06-30T10:28:00Z">
              <w:del w:id="3111" w:author="Hughes, Gearoid (Allianz Global Life)" w:date="2026-07-24T14:24:00Z" w16du:dateUtc="2026-07-24T13:24:00Z">
                <w:r w:rsidDel="00EE0275">
                  <w:rPr>
                    <w:rFonts w:ascii="Arial" w:hAnsi="Arial" w:cs="Arial"/>
                    <w:color w:val="000000"/>
                    <w:sz w:val="16"/>
                    <w:szCs w:val="16"/>
                  </w:rPr>
                  <w:delText>0% to 4.5%</w:delText>
                </w:r>
              </w:del>
            </w:ins>
          </w:p>
        </w:tc>
        <w:tc>
          <w:tcPr>
            <w:tcW w:w="1559" w:type="dxa"/>
            <w:tcBorders>
              <w:top w:val="nil"/>
              <w:left w:val="nil"/>
              <w:bottom w:val="single" w:sz="8" w:space="0" w:color="auto"/>
              <w:right w:val="nil"/>
            </w:tcBorders>
            <w:shd w:val="clear" w:color="000000" w:fill="D9D9D9"/>
            <w:noWrap/>
            <w:vAlign w:val="center"/>
            <w:hideMark/>
            <w:tcPrChange w:id="3112" w:author="Gannon, Hugh (Allianz Global Life)" w:date="2026-06-30T11:29:00Z" w16du:dateUtc="2026-06-30T10:29:00Z">
              <w:tcPr>
                <w:tcW w:w="1720" w:type="dxa"/>
                <w:gridSpan w:val="2"/>
                <w:tcBorders>
                  <w:top w:val="nil"/>
                  <w:left w:val="nil"/>
                  <w:bottom w:val="single" w:sz="8" w:space="0" w:color="auto"/>
                  <w:right w:val="nil"/>
                </w:tcBorders>
                <w:shd w:val="clear" w:color="000000" w:fill="D9D9D9"/>
                <w:noWrap/>
                <w:vAlign w:val="center"/>
                <w:hideMark/>
              </w:tcPr>
            </w:tcPrChange>
          </w:tcPr>
          <w:p w14:paraId="6D4138A6" w14:textId="48CE825B" w:rsidR="003529F5" w:rsidRDefault="003529F5" w:rsidP="003529F5">
            <w:pPr>
              <w:jc w:val="center"/>
              <w:rPr>
                <w:ins w:id="3113" w:author="Gannon, Hugh (Allianz Global Life)" w:date="2026-06-30T11:28:00Z" w16du:dateUtc="2026-06-30T10:28:00Z"/>
                <w:rFonts w:ascii="Arial" w:hAnsi="Arial" w:cs="Arial"/>
                <w:color w:val="000000"/>
                <w:sz w:val="16"/>
                <w:szCs w:val="16"/>
              </w:rPr>
            </w:pPr>
            <w:ins w:id="3114" w:author="Hughes, Gearoid (Allianz Global Life)" w:date="2026-07-24T14:24:00Z" w16du:dateUtc="2026-07-24T13:24:00Z">
              <w:r>
                <w:rPr>
                  <w:rFonts w:ascii="Arial" w:hAnsi="Arial" w:cs="Arial"/>
                  <w:color w:val="000000"/>
                  <w:sz w:val="16"/>
                  <w:szCs w:val="16"/>
                </w:rPr>
                <w:t>100% to 105%</w:t>
              </w:r>
            </w:ins>
            <w:ins w:id="3115" w:author="Gannon, Hugh (Allianz Global Life)" w:date="2026-06-30T11:28:00Z" w16du:dateUtc="2026-06-30T10:28:00Z">
              <w:del w:id="3116" w:author="Hughes, Gearoid (Allianz Global Life)" w:date="2026-07-24T14:24:00Z" w16du:dateUtc="2026-07-24T13:24:00Z">
                <w:r w:rsidDel="00EE0275">
                  <w:rPr>
                    <w:rFonts w:ascii="Arial" w:hAnsi="Arial" w:cs="Arial"/>
                    <w:color w:val="000000"/>
                    <w:sz w:val="16"/>
                    <w:szCs w:val="16"/>
                  </w:rPr>
                  <w:delText>100% to 104.5%</w:delText>
                </w:r>
              </w:del>
            </w:ins>
          </w:p>
        </w:tc>
        <w:tc>
          <w:tcPr>
            <w:tcW w:w="1134" w:type="dxa"/>
            <w:tcBorders>
              <w:top w:val="nil"/>
              <w:left w:val="nil"/>
              <w:bottom w:val="single" w:sz="8" w:space="0" w:color="auto"/>
              <w:right w:val="nil"/>
            </w:tcBorders>
            <w:shd w:val="clear" w:color="000000" w:fill="D9D9D9"/>
            <w:noWrap/>
            <w:vAlign w:val="center"/>
            <w:hideMark/>
            <w:tcPrChange w:id="3117" w:author="Gannon, Hugh (Allianz Global Life)" w:date="2026-06-30T11:29:00Z" w16du:dateUtc="2026-06-30T10:29:00Z">
              <w:tcPr>
                <w:tcW w:w="1780" w:type="dxa"/>
                <w:gridSpan w:val="3"/>
                <w:tcBorders>
                  <w:top w:val="nil"/>
                  <w:left w:val="nil"/>
                  <w:bottom w:val="single" w:sz="8" w:space="0" w:color="auto"/>
                  <w:right w:val="nil"/>
                </w:tcBorders>
                <w:shd w:val="clear" w:color="000000" w:fill="D9D9D9"/>
                <w:noWrap/>
                <w:vAlign w:val="center"/>
                <w:hideMark/>
              </w:tcPr>
            </w:tcPrChange>
          </w:tcPr>
          <w:p w14:paraId="7A2739DA" w14:textId="6DCBC1C2" w:rsidR="003529F5" w:rsidRDefault="003529F5" w:rsidP="003529F5">
            <w:pPr>
              <w:jc w:val="center"/>
              <w:rPr>
                <w:ins w:id="3118" w:author="Gannon, Hugh (Allianz Global Life)" w:date="2026-06-30T11:28:00Z" w16du:dateUtc="2026-06-30T10:28:00Z"/>
                <w:rFonts w:ascii="Arial" w:hAnsi="Arial" w:cs="Arial"/>
                <w:color w:val="000000"/>
                <w:sz w:val="16"/>
                <w:szCs w:val="16"/>
              </w:rPr>
            </w:pPr>
            <w:ins w:id="3119" w:author="Gannon, Hugh (Allianz Global Life)" w:date="2026-06-30T11:28:00Z" w16du:dateUtc="2026-06-30T10:28:00Z">
              <w:r>
                <w:rPr>
                  <w:rFonts w:ascii="Arial" w:hAnsi="Arial" w:cs="Arial"/>
                  <w:color w:val="000000"/>
                  <w:sz w:val="16"/>
                  <w:szCs w:val="16"/>
                </w:rPr>
                <w:t>0.</w:t>
              </w:r>
            </w:ins>
            <w:ins w:id="3120" w:author="Hughes, Gearoid (Allianz Global Life)" w:date="2026-07-24T14:24:00Z" w16du:dateUtc="2026-07-24T13:24:00Z">
              <w:r>
                <w:rPr>
                  <w:rFonts w:ascii="Arial" w:hAnsi="Arial" w:cs="Arial"/>
                  <w:color w:val="000000"/>
                  <w:sz w:val="16"/>
                  <w:szCs w:val="16"/>
                </w:rPr>
                <w:t>25</w:t>
              </w:r>
            </w:ins>
            <w:ins w:id="3121" w:author="Gannon, Hugh (Allianz Global Life)" w:date="2026-06-30T11:28:00Z" w16du:dateUtc="2026-06-30T10:28:00Z">
              <w:del w:id="3122" w:author="Hughes, Gearoid (Allianz Global Life)" w:date="2026-07-24T14:24:00Z" w16du:dateUtc="2026-07-24T13:24:00Z">
                <w:r w:rsidDel="003529F5">
                  <w:rPr>
                    <w:rFonts w:ascii="Arial" w:hAnsi="Arial" w:cs="Arial"/>
                    <w:color w:val="000000"/>
                    <w:sz w:val="16"/>
                    <w:szCs w:val="16"/>
                  </w:rPr>
                  <w:delText>40</w:delText>
                </w:r>
              </w:del>
              <w:r>
                <w:rPr>
                  <w:rFonts w:ascii="Arial" w:hAnsi="Arial" w:cs="Arial"/>
                  <w:color w:val="000000"/>
                  <w:sz w:val="16"/>
                  <w:szCs w:val="16"/>
                </w:rPr>
                <w:t>%</w:t>
              </w:r>
            </w:ins>
          </w:p>
        </w:tc>
        <w:tc>
          <w:tcPr>
            <w:tcW w:w="1134" w:type="dxa"/>
            <w:tcBorders>
              <w:top w:val="nil"/>
              <w:left w:val="nil"/>
              <w:bottom w:val="single" w:sz="8" w:space="0" w:color="auto"/>
              <w:right w:val="nil"/>
            </w:tcBorders>
            <w:shd w:val="clear" w:color="000000" w:fill="D9D9D9"/>
            <w:noWrap/>
            <w:vAlign w:val="center"/>
            <w:hideMark/>
            <w:tcPrChange w:id="3123" w:author="Gannon, Hugh (Allianz Global Life)" w:date="2026-06-30T11:29:00Z" w16du:dateUtc="2026-06-30T10:29:00Z">
              <w:tcPr>
                <w:tcW w:w="1120" w:type="dxa"/>
                <w:tcBorders>
                  <w:top w:val="nil"/>
                  <w:left w:val="nil"/>
                  <w:bottom w:val="single" w:sz="8" w:space="0" w:color="auto"/>
                  <w:right w:val="nil"/>
                </w:tcBorders>
                <w:shd w:val="clear" w:color="000000" w:fill="D9D9D9"/>
                <w:noWrap/>
                <w:vAlign w:val="center"/>
                <w:hideMark/>
              </w:tcPr>
            </w:tcPrChange>
          </w:tcPr>
          <w:p w14:paraId="4DE362A5" w14:textId="77777777" w:rsidR="003529F5" w:rsidRDefault="003529F5" w:rsidP="003529F5">
            <w:pPr>
              <w:jc w:val="center"/>
              <w:rPr>
                <w:ins w:id="3124" w:author="Gannon, Hugh (Allianz Global Life)" w:date="2026-06-30T11:28:00Z" w16du:dateUtc="2026-06-30T10:28:00Z"/>
                <w:rFonts w:ascii="Arial" w:hAnsi="Arial" w:cs="Arial"/>
                <w:color w:val="000000"/>
                <w:sz w:val="16"/>
                <w:szCs w:val="16"/>
              </w:rPr>
            </w:pPr>
            <w:ins w:id="3125" w:author="Gannon, Hugh (Allianz Global Life)" w:date="2026-06-30T11:28:00Z" w16du:dateUtc="2026-06-30T10:28:00Z">
              <w:r>
                <w:rPr>
                  <w:rFonts w:ascii="Arial" w:hAnsi="Arial" w:cs="Arial"/>
                  <w:color w:val="000000"/>
                  <w:sz w:val="16"/>
                  <w:szCs w:val="16"/>
                </w:rPr>
                <w:t>1.45%</w:t>
              </w:r>
            </w:ins>
          </w:p>
        </w:tc>
        <w:tc>
          <w:tcPr>
            <w:tcW w:w="1701" w:type="dxa"/>
            <w:tcBorders>
              <w:top w:val="nil"/>
              <w:left w:val="nil"/>
              <w:bottom w:val="single" w:sz="8" w:space="0" w:color="auto"/>
              <w:right w:val="single" w:sz="8" w:space="0" w:color="auto"/>
            </w:tcBorders>
            <w:shd w:val="clear" w:color="000000" w:fill="D9D9D9"/>
            <w:noWrap/>
            <w:vAlign w:val="center"/>
            <w:hideMark/>
            <w:tcPrChange w:id="3126" w:author="Gannon, Hugh (Allianz Global Life)" w:date="2026-06-30T11:29:00Z" w16du:dateUtc="2026-06-30T10:29:00Z">
              <w:tcPr>
                <w:tcW w:w="1340" w:type="dxa"/>
                <w:gridSpan w:val="2"/>
                <w:tcBorders>
                  <w:top w:val="nil"/>
                  <w:left w:val="nil"/>
                  <w:bottom w:val="single" w:sz="8" w:space="0" w:color="auto"/>
                  <w:right w:val="single" w:sz="8" w:space="0" w:color="auto"/>
                </w:tcBorders>
                <w:shd w:val="clear" w:color="000000" w:fill="D9D9D9"/>
                <w:noWrap/>
                <w:vAlign w:val="center"/>
                <w:hideMark/>
              </w:tcPr>
            </w:tcPrChange>
          </w:tcPr>
          <w:p w14:paraId="274C36EC" w14:textId="77777777" w:rsidR="003529F5" w:rsidRDefault="003529F5" w:rsidP="003529F5">
            <w:pPr>
              <w:jc w:val="center"/>
              <w:rPr>
                <w:ins w:id="3127" w:author="Gannon, Hugh (Allianz Global Life)" w:date="2026-06-30T11:28:00Z" w16du:dateUtc="2026-06-30T10:28:00Z"/>
                <w:rFonts w:ascii="Arial" w:hAnsi="Arial" w:cs="Arial"/>
                <w:color w:val="000000"/>
                <w:sz w:val="16"/>
                <w:szCs w:val="16"/>
              </w:rPr>
            </w:pPr>
            <w:ins w:id="3128" w:author="Gannon, Hugh (Allianz Global Life)" w:date="2026-06-30T11:28:00Z" w16du:dateUtc="2026-06-30T10:28:00Z">
              <w:r>
                <w:rPr>
                  <w:rFonts w:ascii="Arial" w:hAnsi="Arial" w:cs="Arial"/>
                  <w:color w:val="000000"/>
                  <w:sz w:val="16"/>
                  <w:szCs w:val="16"/>
                </w:rPr>
                <w:t>Surrender Penalty</w:t>
              </w:r>
            </w:ins>
          </w:p>
        </w:tc>
      </w:tr>
      <w:tr w:rsidR="00F91B1B" w14:paraId="1F8F549F" w14:textId="77777777" w:rsidTr="00F91B1B">
        <w:trPr>
          <w:trHeight w:val="255"/>
          <w:ins w:id="3129" w:author="Gannon, Hugh (Allianz Global Life)" w:date="2026-06-30T11:28:00Z"/>
          <w:trPrChange w:id="3130" w:author="Gannon, Hugh (Allianz Global Life)" w:date="2026-06-30T11:29:00Z" w16du:dateUtc="2026-06-30T10:29:00Z">
            <w:trPr>
              <w:trHeight w:val="255"/>
            </w:trPr>
          </w:trPrChange>
        </w:trPr>
        <w:tc>
          <w:tcPr>
            <w:tcW w:w="983" w:type="dxa"/>
            <w:vMerge w:val="restart"/>
            <w:tcBorders>
              <w:top w:val="nil"/>
              <w:left w:val="single" w:sz="8" w:space="0" w:color="auto"/>
              <w:bottom w:val="nil"/>
              <w:right w:val="nil"/>
            </w:tcBorders>
            <w:noWrap/>
            <w:vAlign w:val="center"/>
            <w:hideMark/>
            <w:tcPrChange w:id="3131" w:author="Gannon, Hugh (Allianz Global Life)" w:date="2026-06-30T11:29:00Z" w16du:dateUtc="2026-06-30T10:29:00Z">
              <w:tcPr>
                <w:tcW w:w="1180" w:type="dxa"/>
                <w:gridSpan w:val="2"/>
                <w:vMerge w:val="restart"/>
                <w:tcBorders>
                  <w:top w:val="nil"/>
                  <w:left w:val="single" w:sz="8" w:space="0" w:color="auto"/>
                  <w:bottom w:val="nil"/>
                  <w:right w:val="nil"/>
                </w:tcBorders>
                <w:noWrap/>
                <w:vAlign w:val="center"/>
                <w:hideMark/>
              </w:tcPr>
            </w:tcPrChange>
          </w:tcPr>
          <w:p w14:paraId="0C379D92" w14:textId="77777777" w:rsidR="00F91B1B" w:rsidRDefault="00F91B1B">
            <w:pPr>
              <w:jc w:val="center"/>
              <w:rPr>
                <w:ins w:id="3132" w:author="Gannon, Hugh (Allianz Global Life)" w:date="2026-06-30T11:28:00Z" w16du:dateUtc="2026-06-30T10:28:00Z"/>
                <w:rFonts w:ascii="Arial" w:hAnsi="Arial" w:cs="Arial"/>
                <w:color w:val="000000"/>
                <w:sz w:val="16"/>
                <w:szCs w:val="16"/>
              </w:rPr>
            </w:pPr>
            <w:ins w:id="3133" w:author="Gannon, Hugh (Allianz Global Life)" w:date="2026-06-30T11:28:00Z" w16du:dateUtc="2026-06-30T10:28:00Z">
              <w:r>
                <w:rPr>
                  <w:rFonts w:ascii="Arial" w:hAnsi="Arial" w:cs="Arial"/>
                  <w:color w:val="000000"/>
                  <w:sz w:val="16"/>
                  <w:szCs w:val="16"/>
                </w:rPr>
                <w:t>F</w:t>
              </w:r>
            </w:ins>
          </w:p>
        </w:tc>
        <w:tc>
          <w:tcPr>
            <w:tcW w:w="992" w:type="dxa"/>
            <w:tcBorders>
              <w:top w:val="nil"/>
              <w:left w:val="nil"/>
              <w:bottom w:val="nil"/>
              <w:right w:val="nil"/>
            </w:tcBorders>
            <w:noWrap/>
            <w:vAlign w:val="center"/>
            <w:hideMark/>
            <w:tcPrChange w:id="3134" w:author="Gannon, Hugh (Allianz Global Life)" w:date="2026-06-30T11:29:00Z" w16du:dateUtc="2026-06-30T10:29:00Z">
              <w:tcPr>
                <w:tcW w:w="940" w:type="dxa"/>
                <w:gridSpan w:val="2"/>
                <w:tcBorders>
                  <w:top w:val="nil"/>
                  <w:left w:val="nil"/>
                  <w:bottom w:val="nil"/>
                  <w:right w:val="nil"/>
                </w:tcBorders>
                <w:noWrap/>
                <w:vAlign w:val="center"/>
                <w:hideMark/>
              </w:tcPr>
            </w:tcPrChange>
          </w:tcPr>
          <w:p w14:paraId="4CA4993E" w14:textId="77777777" w:rsidR="00F91B1B" w:rsidRDefault="00F91B1B">
            <w:pPr>
              <w:jc w:val="center"/>
              <w:rPr>
                <w:ins w:id="3135" w:author="Gannon, Hugh (Allianz Global Life)" w:date="2026-06-30T11:28:00Z" w16du:dateUtc="2026-06-30T10:28:00Z"/>
                <w:rFonts w:ascii="Arial" w:hAnsi="Arial" w:cs="Arial"/>
                <w:color w:val="000000"/>
                <w:sz w:val="16"/>
                <w:szCs w:val="16"/>
              </w:rPr>
            </w:pPr>
            <w:ins w:id="3136" w:author="Gannon, Hugh (Allianz Global Life)" w:date="2026-06-30T11:28:00Z" w16du:dateUtc="2026-06-30T10:28:00Z">
              <w:r>
                <w:rPr>
                  <w:rFonts w:ascii="Arial" w:hAnsi="Arial" w:cs="Arial"/>
                  <w:color w:val="000000"/>
                  <w:sz w:val="16"/>
                  <w:szCs w:val="16"/>
                </w:rPr>
                <w:t>F1</w:t>
              </w:r>
            </w:ins>
          </w:p>
        </w:tc>
        <w:tc>
          <w:tcPr>
            <w:tcW w:w="1134" w:type="dxa"/>
            <w:tcBorders>
              <w:top w:val="nil"/>
              <w:left w:val="nil"/>
              <w:bottom w:val="nil"/>
              <w:right w:val="nil"/>
            </w:tcBorders>
            <w:noWrap/>
            <w:vAlign w:val="center"/>
            <w:hideMark/>
            <w:tcPrChange w:id="3137" w:author="Gannon, Hugh (Allianz Global Life)" w:date="2026-06-30T11:29:00Z" w16du:dateUtc="2026-06-30T10:29:00Z">
              <w:tcPr>
                <w:tcW w:w="1700" w:type="dxa"/>
                <w:gridSpan w:val="2"/>
                <w:tcBorders>
                  <w:top w:val="nil"/>
                  <w:left w:val="nil"/>
                  <w:bottom w:val="nil"/>
                  <w:right w:val="nil"/>
                </w:tcBorders>
                <w:noWrap/>
                <w:vAlign w:val="center"/>
                <w:hideMark/>
              </w:tcPr>
            </w:tcPrChange>
          </w:tcPr>
          <w:p w14:paraId="6197C9FF" w14:textId="77777777" w:rsidR="00F91B1B" w:rsidRDefault="00F91B1B">
            <w:pPr>
              <w:jc w:val="center"/>
              <w:rPr>
                <w:ins w:id="3138" w:author="Gannon, Hugh (Allianz Global Life)" w:date="2026-06-30T11:28:00Z" w16du:dateUtc="2026-06-30T10:28:00Z"/>
                <w:rFonts w:ascii="Arial" w:hAnsi="Arial" w:cs="Arial"/>
                <w:color w:val="000000"/>
                <w:sz w:val="16"/>
                <w:szCs w:val="16"/>
              </w:rPr>
            </w:pPr>
            <w:ins w:id="3139" w:author="Gannon, Hugh (Allianz Global Life)" w:date="2026-06-30T11:28:00Z" w16du:dateUtc="2026-06-30T10:28:00Z">
              <w:r>
                <w:rPr>
                  <w:rFonts w:ascii="Arial" w:hAnsi="Arial" w:cs="Arial"/>
                  <w:color w:val="000000"/>
                  <w:sz w:val="16"/>
                  <w:szCs w:val="16"/>
                </w:rPr>
                <w:t>1.00%</w:t>
              </w:r>
            </w:ins>
          </w:p>
        </w:tc>
        <w:tc>
          <w:tcPr>
            <w:tcW w:w="1276" w:type="dxa"/>
            <w:tcBorders>
              <w:top w:val="nil"/>
              <w:left w:val="nil"/>
              <w:bottom w:val="nil"/>
              <w:right w:val="nil"/>
            </w:tcBorders>
            <w:noWrap/>
            <w:vAlign w:val="center"/>
            <w:hideMark/>
            <w:tcPrChange w:id="3140" w:author="Gannon, Hugh (Allianz Global Life)" w:date="2026-06-30T11:29:00Z" w16du:dateUtc="2026-06-30T10:29:00Z">
              <w:tcPr>
                <w:tcW w:w="1420" w:type="dxa"/>
                <w:gridSpan w:val="2"/>
                <w:tcBorders>
                  <w:top w:val="nil"/>
                  <w:left w:val="nil"/>
                  <w:bottom w:val="nil"/>
                  <w:right w:val="nil"/>
                </w:tcBorders>
                <w:noWrap/>
                <w:vAlign w:val="center"/>
                <w:hideMark/>
              </w:tcPr>
            </w:tcPrChange>
          </w:tcPr>
          <w:p w14:paraId="172D19C0" w14:textId="77777777" w:rsidR="00F91B1B" w:rsidRDefault="00F91B1B">
            <w:pPr>
              <w:jc w:val="center"/>
              <w:rPr>
                <w:ins w:id="3141" w:author="Gannon, Hugh (Allianz Global Life)" w:date="2026-06-30T11:28:00Z" w16du:dateUtc="2026-06-30T10:28:00Z"/>
                <w:rFonts w:ascii="Arial" w:hAnsi="Arial" w:cs="Arial"/>
                <w:color w:val="000000"/>
                <w:sz w:val="16"/>
                <w:szCs w:val="16"/>
              </w:rPr>
            </w:pPr>
            <w:ins w:id="3142" w:author="Gannon, Hugh (Allianz Global Life)" w:date="2026-06-30T11:28:00Z" w16du:dateUtc="2026-06-30T10:28:00Z">
              <w:r>
                <w:rPr>
                  <w:rFonts w:ascii="Arial" w:hAnsi="Arial" w:cs="Arial"/>
                  <w:color w:val="000000"/>
                  <w:sz w:val="16"/>
                  <w:szCs w:val="16"/>
                </w:rPr>
                <w:t>0% to 4%</w:t>
              </w:r>
            </w:ins>
          </w:p>
        </w:tc>
        <w:tc>
          <w:tcPr>
            <w:tcW w:w="1559" w:type="dxa"/>
            <w:tcBorders>
              <w:top w:val="nil"/>
              <w:left w:val="nil"/>
              <w:bottom w:val="nil"/>
              <w:right w:val="nil"/>
            </w:tcBorders>
            <w:noWrap/>
            <w:vAlign w:val="center"/>
            <w:hideMark/>
            <w:tcPrChange w:id="3143" w:author="Gannon, Hugh (Allianz Global Life)" w:date="2026-06-30T11:29:00Z" w16du:dateUtc="2026-06-30T10:29:00Z">
              <w:tcPr>
                <w:tcW w:w="1720" w:type="dxa"/>
                <w:gridSpan w:val="2"/>
                <w:tcBorders>
                  <w:top w:val="nil"/>
                  <w:left w:val="nil"/>
                  <w:bottom w:val="nil"/>
                  <w:right w:val="nil"/>
                </w:tcBorders>
                <w:noWrap/>
                <w:vAlign w:val="center"/>
                <w:hideMark/>
              </w:tcPr>
            </w:tcPrChange>
          </w:tcPr>
          <w:p w14:paraId="3841939F" w14:textId="77777777" w:rsidR="00F91B1B" w:rsidRDefault="00F91B1B">
            <w:pPr>
              <w:jc w:val="center"/>
              <w:rPr>
                <w:ins w:id="3144" w:author="Gannon, Hugh (Allianz Global Life)" w:date="2026-06-30T11:28:00Z" w16du:dateUtc="2026-06-30T10:28:00Z"/>
                <w:rFonts w:ascii="Arial" w:hAnsi="Arial" w:cs="Arial"/>
                <w:color w:val="000000"/>
                <w:sz w:val="16"/>
                <w:szCs w:val="16"/>
              </w:rPr>
            </w:pPr>
            <w:ins w:id="3145" w:author="Gannon, Hugh (Allianz Global Life)" w:date="2026-06-30T11:28:00Z" w16du:dateUtc="2026-06-30T10:28:00Z">
              <w:r>
                <w:rPr>
                  <w:rFonts w:ascii="Arial" w:hAnsi="Arial" w:cs="Arial"/>
                  <w:color w:val="000000"/>
                  <w:sz w:val="16"/>
                  <w:szCs w:val="16"/>
                </w:rPr>
                <w:t>97% to 101%</w:t>
              </w:r>
            </w:ins>
          </w:p>
        </w:tc>
        <w:tc>
          <w:tcPr>
            <w:tcW w:w="1134" w:type="dxa"/>
            <w:tcBorders>
              <w:top w:val="nil"/>
              <w:left w:val="nil"/>
              <w:bottom w:val="nil"/>
              <w:right w:val="nil"/>
            </w:tcBorders>
            <w:noWrap/>
            <w:vAlign w:val="center"/>
            <w:hideMark/>
            <w:tcPrChange w:id="3146" w:author="Gannon, Hugh (Allianz Global Life)" w:date="2026-06-30T11:29:00Z" w16du:dateUtc="2026-06-30T10:29:00Z">
              <w:tcPr>
                <w:tcW w:w="1780" w:type="dxa"/>
                <w:gridSpan w:val="3"/>
                <w:tcBorders>
                  <w:top w:val="nil"/>
                  <w:left w:val="nil"/>
                  <w:bottom w:val="nil"/>
                  <w:right w:val="nil"/>
                </w:tcBorders>
                <w:noWrap/>
                <w:vAlign w:val="center"/>
                <w:hideMark/>
              </w:tcPr>
            </w:tcPrChange>
          </w:tcPr>
          <w:p w14:paraId="46C90F6E" w14:textId="77777777" w:rsidR="00F91B1B" w:rsidRDefault="00F91B1B">
            <w:pPr>
              <w:jc w:val="center"/>
              <w:rPr>
                <w:ins w:id="3147" w:author="Gannon, Hugh (Allianz Global Life)" w:date="2026-06-30T11:28:00Z" w16du:dateUtc="2026-06-30T10:28:00Z"/>
                <w:rFonts w:ascii="Arial" w:hAnsi="Arial" w:cs="Arial"/>
                <w:color w:val="000000"/>
                <w:sz w:val="16"/>
                <w:szCs w:val="16"/>
              </w:rPr>
            </w:pPr>
            <w:ins w:id="3148" w:author="Gannon, Hugh (Allianz Global Life)" w:date="2026-06-30T11:28:00Z" w16du:dateUtc="2026-06-30T10:28:00Z">
              <w:r>
                <w:rPr>
                  <w:rFonts w:ascii="Arial" w:hAnsi="Arial" w:cs="Arial"/>
                  <w:color w:val="000000"/>
                  <w:sz w:val="16"/>
                  <w:szCs w:val="16"/>
                </w:rPr>
                <w:t>0.125%</w:t>
              </w:r>
            </w:ins>
          </w:p>
        </w:tc>
        <w:tc>
          <w:tcPr>
            <w:tcW w:w="1134" w:type="dxa"/>
            <w:tcBorders>
              <w:top w:val="nil"/>
              <w:left w:val="nil"/>
              <w:bottom w:val="nil"/>
              <w:right w:val="nil"/>
            </w:tcBorders>
            <w:noWrap/>
            <w:vAlign w:val="center"/>
            <w:hideMark/>
            <w:tcPrChange w:id="3149" w:author="Gannon, Hugh (Allianz Global Life)" w:date="2026-06-30T11:29:00Z" w16du:dateUtc="2026-06-30T10:29:00Z">
              <w:tcPr>
                <w:tcW w:w="1120" w:type="dxa"/>
                <w:tcBorders>
                  <w:top w:val="nil"/>
                  <w:left w:val="nil"/>
                  <w:bottom w:val="nil"/>
                  <w:right w:val="nil"/>
                </w:tcBorders>
                <w:noWrap/>
                <w:vAlign w:val="center"/>
                <w:hideMark/>
              </w:tcPr>
            </w:tcPrChange>
          </w:tcPr>
          <w:p w14:paraId="2A61D28B" w14:textId="77777777" w:rsidR="00F91B1B" w:rsidRDefault="00F91B1B">
            <w:pPr>
              <w:jc w:val="center"/>
              <w:rPr>
                <w:ins w:id="3150" w:author="Gannon, Hugh (Allianz Global Life)" w:date="2026-06-30T11:28:00Z" w16du:dateUtc="2026-06-30T10:28:00Z"/>
                <w:rFonts w:ascii="Arial" w:hAnsi="Arial" w:cs="Arial"/>
                <w:color w:val="000000"/>
                <w:sz w:val="16"/>
                <w:szCs w:val="16"/>
              </w:rPr>
            </w:pPr>
            <w:ins w:id="3151" w:author="Gannon, Hugh (Allianz Global Life)" w:date="2026-06-30T11:28:00Z" w16du:dateUtc="2026-06-30T10:28:00Z">
              <w:r>
                <w:rPr>
                  <w:rFonts w:ascii="Arial" w:hAnsi="Arial" w:cs="Arial"/>
                  <w:color w:val="000000"/>
                  <w:sz w:val="16"/>
                  <w:szCs w:val="16"/>
                </w:rPr>
                <w:t>0.70%</w:t>
              </w:r>
            </w:ins>
          </w:p>
        </w:tc>
        <w:tc>
          <w:tcPr>
            <w:tcW w:w="1701" w:type="dxa"/>
            <w:tcBorders>
              <w:top w:val="nil"/>
              <w:left w:val="nil"/>
              <w:bottom w:val="nil"/>
              <w:right w:val="single" w:sz="8" w:space="0" w:color="auto"/>
            </w:tcBorders>
            <w:noWrap/>
            <w:vAlign w:val="center"/>
            <w:hideMark/>
            <w:tcPrChange w:id="3152" w:author="Gannon, Hugh (Allianz Global Life)" w:date="2026-06-30T11:29:00Z" w16du:dateUtc="2026-06-30T10:29:00Z">
              <w:tcPr>
                <w:tcW w:w="1340" w:type="dxa"/>
                <w:gridSpan w:val="2"/>
                <w:tcBorders>
                  <w:top w:val="nil"/>
                  <w:left w:val="nil"/>
                  <w:bottom w:val="nil"/>
                  <w:right w:val="single" w:sz="8" w:space="0" w:color="auto"/>
                </w:tcBorders>
                <w:noWrap/>
                <w:vAlign w:val="center"/>
                <w:hideMark/>
              </w:tcPr>
            </w:tcPrChange>
          </w:tcPr>
          <w:p w14:paraId="05D6E156" w14:textId="77777777" w:rsidR="00F91B1B" w:rsidRDefault="00F91B1B">
            <w:pPr>
              <w:jc w:val="center"/>
              <w:rPr>
                <w:ins w:id="3153" w:author="Gannon, Hugh (Allianz Global Life)" w:date="2026-06-30T11:28:00Z" w16du:dateUtc="2026-06-30T10:28:00Z"/>
                <w:rFonts w:ascii="Arial" w:hAnsi="Arial" w:cs="Arial"/>
                <w:color w:val="000000"/>
                <w:sz w:val="16"/>
                <w:szCs w:val="16"/>
              </w:rPr>
            </w:pPr>
            <w:ins w:id="3154" w:author="Gannon, Hugh (Allianz Global Life)" w:date="2026-06-30T11:28:00Z" w16du:dateUtc="2026-06-30T10:28:00Z">
              <w:r>
                <w:rPr>
                  <w:rFonts w:ascii="Arial" w:hAnsi="Arial" w:cs="Arial"/>
                  <w:color w:val="000000"/>
                  <w:sz w:val="16"/>
                  <w:szCs w:val="16"/>
                </w:rPr>
                <w:t>Clawback</w:t>
              </w:r>
            </w:ins>
          </w:p>
        </w:tc>
      </w:tr>
      <w:tr w:rsidR="00F91B1B" w14:paraId="409DABA1" w14:textId="77777777" w:rsidTr="00F91B1B">
        <w:trPr>
          <w:trHeight w:val="255"/>
          <w:ins w:id="3155" w:author="Gannon, Hugh (Allianz Global Life)" w:date="2026-06-30T11:28:00Z"/>
          <w:trPrChange w:id="3156" w:author="Gannon, Hugh (Allianz Global Life)" w:date="2026-06-30T11:29:00Z" w16du:dateUtc="2026-06-30T10:29:00Z">
            <w:trPr>
              <w:trHeight w:val="255"/>
            </w:trPr>
          </w:trPrChange>
        </w:trPr>
        <w:tc>
          <w:tcPr>
            <w:tcW w:w="983" w:type="dxa"/>
            <w:vMerge/>
            <w:tcBorders>
              <w:top w:val="nil"/>
              <w:left w:val="single" w:sz="8" w:space="0" w:color="auto"/>
              <w:bottom w:val="nil"/>
              <w:right w:val="nil"/>
            </w:tcBorders>
            <w:vAlign w:val="center"/>
            <w:hideMark/>
            <w:tcPrChange w:id="3157" w:author="Gannon, Hugh (Allianz Global Life)" w:date="2026-06-30T11:29:00Z" w16du:dateUtc="2026-06-30T10:29:00Z">
              <w:tcPr>
                <w:tcW w:w="1180" w:type="dxa"/>
                <w:gridSpan w:val="2"/>
                <w:vMerge/>
                <w:tcBorders>
                  <w:top w:val="nil"/>
                  <w:left w:val="single" w:sz="8" w:space="0" w:color="auto"/>
                  <w:bottom w:val="nil"/>
                  <w:right w:val="nil"/>
                </w:tcBorders>
                <w:vAlign w:val="center"/>
                <w:hideMark/>
              </w:tcPr>
            </w:tcPrChange>
          </w:tcPr>
          <w:p w14:paraId="58AE09F6" w14:textId="77777777" w:rsidR="00F91B1B" w:rsidRDefault="00F91B1B">
            <w:pPr>
              <w:rPr>
                <w:ins w:id="3158" w:author="Gannon, Hugh (Allianz Global Life)" w:date="2026-06-30T11:28:00Z" w16du:dateUtc="2026-06-30T10:28:00Z"/>
                <w:rFonts w:ascii="Arial" w:hAnsi="Arial" w:cs="Arial"/>
                <w:color w:val="000000"/>
                <w:sz w:val="16"/>
                <w:szCs w:val="16"/>
              </w:rPr>
            </w:pPr>
          </w:p>
        </w:tc>
        <w:tc>
          <w:tcPr>
            <w:tcW w:w="992" w:type="dxa"/>
            <w:tcBorders>
              <w:top w:val="nil"/>
              <w:left w:val="nil"/>
              <w:bottom w:val="nil"/>
              <w:right w:val="nil"/>
            </w:tcBorders>
            <w:noWrap/>
            <w:vAlign w:val="center"/>
            <w:hideMark/>
            <w:tcPrChange w:id="3159" w:author="Gannon, Hugh (Allianz Global Life)" w:date="2026-06-30T11:29:00Z" w16du:dateUtc="2026-06-30T10:29:00Z">
              <w:tcPr>
                <w:tcW w:w="940" w:type="dxa"/>
                <w:gridSpan w:val="2"/>
                <w:tcBorders>
                  <w:top w:val="nil"/>
                  <w:left w:val="nil"/>
                  <w:bottom w:val="nil"/>
                  <w:right w:val="nil"/>
                </w:tcBorders>
                <w:noWrap/>
                <w:vAlign w:val="center"/>
                <w:hideMark/>
              </w:tcPr>
            </w:tcPrChange>
          </w:tcPr>
          <w:p w14:paraId="27C11708" w14:textId="77777777" w:rsidR="00F91B1B" w:rsidRDefault="00F91B1B">
            <w:pPr>
              <w:jc w:val="center"/>
              <w:rPr>
                <w:ins w:id="3160" w:author="Gannon, Hugh (Allianz Global Life)" w:date="2026-06-30T11:28:00Z" w16du:dateUtc="2026-06-30T10:28:00Z"/>
                <w:rFonts w:ascii="Arial" w:hAnsi="Arial" w:cs="Arial"/>
                <w:color w:val="000000"/>
                <w:sz w:val="16"/>
                <w:szCs w:val="16"/>
              </w:rPr>
            </w:pPr>
            <w:ins w:id="3161" w:author="Gannon, Hugh (Allianz Global Life)" w:date="2026-06-30T11:28:00Z" w16du:dateUtc="2026-06-30T10:28:00Z">
              <w:r>
                <w:rPr>
                  <w:rFonts w:ascii="Arial" w:hAnsi="Arial" w:cs="Arial"/>
                  <w:color w:val="000000"/>
                  <w:sz w:val="16"/>
                  <w:szCs w:val="16"/>
                </w:rPr>
                <w:t>F2</w:t>
              </w:r>
            </w:ins>
          </w:p>
        </w:tc>
        <w:tc>
          <w:tcPr>
            <w:tcW w:w="1134" w:type="dxa"/>
            <w:tcBorders>
              <w:top w:val="nil"/>
              <w:left w:val="nil"/>
              <w:bottom w:val="nil"/>
              <w:right w:val="nil"/>
            </w:tcBorders>
            <w:noWrap/>
            <w:vAlign w:val="center"/>
            <w:hideMark/>
            <w:tcPrChange w:id="3162" w:author="Gannon, Hugh (Allianz Global Life)" w:date="2026-06-30T11:29:00Z" w16du:dateUtc="2026-06-30T10:29:00Z">
              <w:tcPr>
                <w:tcW w:w="1700" w:type="dxa"/>
                <w:gridSpan w:val="2"/>
                <w:tcBorders>
                  <w:top w:val="nil"/>
                  <w:left w:val="nil"/>
                  <w:bottom w:val="nil"/>
                  <w:right w:val="nil"/>
                </w:tcBorders>
                <w:noWrap/>
                <w:vAlign w:val="center"/>
                <w:hideMark/>
              </w:tcPr>
            </w:tcPrChange>
          </w:tcPr>
          <w:p w14:paraId="359D60A1" w14:textId="77777777" w:rsidR="00F91B1B" w:rsidRDefault="00F91B1B">
            <w:pPr>
              <w:jc w:val="center"/>
              <w:rPr>
                <w:ins w:id="3163" w:author="Gannon, Hugh (Allianz Global Life)" w:date="2026-06-30T11:28:00Z" w16du:dateUtc="2026-06-30T10:28:00Z"/>
                <w:rFonts w:ascii="Arial" w:hAnsi="Arial" w:cs="Arial"/>
                <w:color w:val="000000"/>
                <w:sz w:val="16"/>
                <w:szCs w:val="16"/>
              </w:rPr>
            </w:pPr>
            <w:ins w:id="3164" w:author="Gannon, Hugh (Allianz Global Life)" w:date="2026-06-30T11:28:00Z" w16du:dateUtc="2026-06-30T10:28:00Z">
              <w:r>
                <w:rPr>
                  <w:rFonts w:ascii="Arial" w:hAnsi="Arial" w:cs="Arial"/>
                  <w:color w:val="000000"/>
                  <w:sz w:val="16"/>
                  <w:szCs w:val="16"/>
                </w:rPr>
                <w:t>2.00%</w:t>
              </w:r>
            </w:ins>
          </w:p>
        </w:tc>
        <w:tc>
          <w:tcPr>
            <w:tcW w:w="1276" w:type="dxa"/>
            <w:tcBorders>
              <w:top w:val="nil"/>
              <w:left w:val="nil"/>
              <w:bottom w:val="nil"/>
              <w:right w:val="nil"/>
            </w:tcBorders>
            <w:noWrap/>
            <w:vAlign w:val="center"/>
            <w:hideMark/>
            <w:tcPrChange w:id="3165" w:author="Gannon, Hugh (Allianz Global Life)" w:date="2026-06-30T11:29:00Z" w16du:dateUtc="2026-06-30T10:29:00Z">
              <w:tcPr>
                <w:tcW w:w="1420" w:type="dxa"/>
                <w:gridSpan w:val="2"/>
                <w:tcBorders>
                  <w:top w:val="nil"/>
                  <w:left w:val="nil"/>
                  <w:bottom w:val="nil"/>
                  <w:right w:val="nil"/>
                </w:tcBorders>
                <w:noWrap/>
                <w:vAlign w:val="center"/>
                <w:hideMark/>
              </w:tcPr>
            </w:tcPrChange>
          </w:tcPr>
          <w:p w14:paraId="7190C858" w14:textId="77777777" w:rsidR="00F91B1B" w:rsidRDefault="00F91B1B">
            <w:pPr>
              <w:jc w:val="center"/>
              <w:rPr>
                <w:ins w:id="3166" w:author="Gannon, Hugh (Allianz Global Life)" w:date="2026-06-30T11:28:00Z" w16du:dateUtc="2026-06-30T10:28:00Z"/>
                <w:rFonts w:ascii="Arial" w:hAnsi="Arial" w:cs="Arial"/>
                <w:color w:val="000000"/>
                <w:sz w:val="16"/>
                <w:szCs w:val="16"/>
              </w:rPr>
            </w:pPr>
            <w:ins w:id="3167" w:author="Gannon, Hugh (Allianz Global Life)" w:date="2026-06-30T11:28:00Z" w16du:dateUtc="2026-06-30T10:28:00Z">
              <w:r>
                <w:rPr>
                  <w:rFonts w:ascii="Arial" w:hAnsi="Arial" w:cs="Arial"/>
                  <w:color w:val="000000"/>
                  <w:sz w:val="16"/>
                  <w:szCs w:val="16"/>
                </w:rPr>
                <w:t>1% to 4%</w:t>
              </w:r>
            </w:ins>
          </w:p>
        </w:tc>
        <w:tc>
          <w:tcPr>
            <w:tcW w:w="1559" w:type="dxa"/>
            <w:tcBorders>
              <w:top w:val="nil"/>
              <w:left w:val="nil"/>
              <w:bottom w:val="nil"/>
              <w:right w:val="nil"/>
            </w:tcBorders>
            <w:noWrap/>
            <w:vAlign w:val="center"/>
            <w:hideMark/>
            <w:tcPrChange w:id="3168" w:author="Gannon, Hugh (Allianz Global Life)" w:date="2026-06-30T11:29:00Z" w16du:dateUtc="2026-06-30T10:29:00Z">
              <w:tcPr>
                <w:tcW w:w="1720" w:type="dxa"/>
                <w:gridSpan w:val="2"/>
                <w:tcBorders>
                  <w:top w:val="nil"/>
                  <w:left w:val="nil"/>
                  <w:bottom w:val="nil"/>
                  <w:right w:val="nil"/>
                </w:tcBorders>
                <w:noWrap/>
                <w:vAlign w:val="center"/>
                <w:hideMark/>
              </w:tcPr>
            </w:tcPrChange>
          </w:tcPr>
          <w:p w14:paraId="5A62B939" w14:textId="77777777" w:rsidR="00F91B1B" w:rsidRDefault="00F91B1B">
            <w:pPr>
              <w:jc w:val="center"/>
              <w:rPr>
                <w:ins w:id="3169" w:author="Gannon, Hugh (Allianz Global Life)" w:date="2026-06-30T11:28:00Z" w16du:dateUtc="2026-06-30T10:28:00Z"/>
                <w:rFonts w:ascii="Arial" w:hAnsi="Arial" w:cs="Arial"/>
                <w:color w:val="000000"/>
                <w:sz w:val="16"/>
                <w:szCs w:val="16"/>
              </w:rPr>
            </w:pPr>
            <w:ins w:id="3170" w:author="Gannon, Hugh (Allianz Global Life)" w:date="2026-06-30T11:28:00Z" w16du:dateUtc="2026-06-30T10:28:00Z">
              <w:r>
                <w:rPr>
                  <w:rFonts w:ascii="Arial" w:hAnsi="Arial" w:cs="Arial"/>
                  <w:color w:val="000000"/>
                  <w:sz w:val="16"/>
                  <w:szCs w:val="16"/>
                </w:rPr>
                <w:t>98% to 101%</w:t>
              </w:r>
            </w:ins>
          </w:p>
        </w:tc>
        <w:tc>
          <w:tcPr>
            <w:tcW w:w="1134" w:type="dxa"/>
            <w:tcBorders>
              <w:top w:val="nil"/>
              <w:left w:val="nil"/>
              <w:bottom w:val="nil"/>
              <w:right w:val="nil"/>
            </w:tcBorders>
            <w:noWrap/>
            <w:vAlign w:val="center"/>
            <w:hideMark/>
            <w:tcPrChange w:id="3171" w:author="Gannon, Hugh (Allianz Global Life)" w:date="2026-06-30T11:29:00Z" w16du:dateUtc="2026-06-30T10:29:00Z">
              <w:tcPr>
                <w:tcW w:w="1780" w:type="dxa"/>
                <w:gridSpan w:val="3"/>
                <w:tcBorders>
                  <w:top w:val="nil"/>
                  <w:left w:val="nil"/>
                  <w:bottom w:val="nil"/>
                  <w:right w:val="nil"/>
                </w:tcBorders>
                <w:noWrap/>
                <w:vAlign w:val="center"/>
                <w:hideMark/>
              </w:tcPr>
            </w:tcPrChange>
          </w:tcPr>
          <w:p w14:paraId="1868B738" w14:textId="77777777" w:rsidR="00F91B1B" w:rsidRDefault="00F91B1B">
            <w:pPr>
              <w:jc w:val="center"/>
              <w:rPr>
                <w:ins w:id="3172" w:author="Gannon, Hugh (Allianz Global Life)" w:date="2026-06-30T11:28:00Z" w16du:dateUtc="2026-06-30T10:28:00Z"/>
                <w:rFonts w:ascii="Arial" w:hAnsi="Arial" w:cs="Arial"/>
                <w:color w:val="000000"/>
                <w:sz w:val="16"/>
                <w:szCs w:val="16"/>
              </w:rPr>
            </w:pPr>
            <w:ins w:id="3173" w:author="Gannon, Hugh (Allianz Global Life)" w:date="2026-06-30T11:28:00Z" w16du:dateUtc="2026-06-30T10:28:00Z">
              <w:r>
                <w:rPr>
                  <w:rFonts w:ascii="Arial" w:hAnsi="Arial" w:cs="Arial"/>
                  <w:color w:val="000000"/>
                  <w:sz w:val="16"/>
                  <w:szCs w:val="16"/>
                </w:rPr>
                <w:t>0.00%</w:t>
              </w:r>
            </w:ins>
          </w:p>
        </w:tc>
        <w:tc>
          <w:tcPr>
            <w:tcW w:w="1134" w:type="dxa"/>
            <w:tcBorders>
              <w:top w:val="nil"/>
              <w:left w:val="nil"/>
              <w:bottom w:val="nil"/>
              <w:right w:val="nil"/>
            </w:tcBorders>
            <w:noWrap/>
            <w:vAlign w:val="center"/>
            <w:hideMark/>
            <w:tcPrChange w:id="3174" w:author="Gannon, Hugh (Allianz Global Life)" w:date="2026-06-30T11:29:00Z" w16du:dateUtc="2026-06-30T10:29:00Z">
              <w:tcPr>
                <w:tcW w:w="1120" w:type="dxa"/>
                <w:tcBorders>
                  <w:top w:val="nil"/>
                  <w:left w:val="nil"/>
                  <w:bottom w:val="nil"/>
                  <w:right w:val="nil"/>
                </w:tcBorders>
                <w:noWrap/>
                <w:vAlign w:val="center"/>
                <w:hideMark/>
              </w:tcPr>
            </w:tcPrChange>
          </w:tcPr>
          <w:p w14:paraId="0449AE52" w14:textId="77777777" w:rsidR="00F91B1B" w:rsidRDefault="00F91B1B">
            <w:pPr>
              <w:jc w:val="center"/>
              <w:rPr>
                <w:ins w:id="3175" w:author="Gannon, Hugh (Allianz Global Life)" w:date="2026-06-30T11:28:00Z" w16du:dateUtc="2026-06-30T10:28:00Z"/>
                <w:rFonts w:ascii="Arial" w:hAnsi="Arial" w:cs="Arial"/>
                <w:color w:val="000000"/>
                <w:sz w:val="16"/>
                <w:szCs w:val="16"/>
              </w:rPr>
            </w:pPr>
            <w:ins w:id="3176" w:author="Gannon, Hugh (Allianz Global Life)" w:date="2026-06-30T11:28:00Z" w16du:dateUtc="2026-06-30T10:28:00Z">
              <w:r>
                <w:rPr>
                  <w:rFonts w:ascii="Arial" w:hAnsi="Arial" w:cs="Arial"/>
                  <w:color w:val="000000"/>
                  <w:sz w:val="16"/>
                  <w:szCs w:val="16"/>
                </w:rPr>
                <w:t>0.70%</w:t>
              </w:r>
            </w:ins>
          </w:p>
        </w:tc>
        <w:tc>
          <w:tcPr>
            <w:tcW w:w="1701" w:type="dxa"/>
            <w:tcBorders>
              <w:top w:val="nil"/>
              <w:left w:val="nil"/>
              <w:bottom w:val="nil"/>
              <w:right w:val="single" w:sz="8" w:space="0" w:color="auto"/>
            </w:tcBorders>
            <w:noWrap/>
            <w:vAlign w:val="center"/>
            <w:hideMark/>
            <w:tcPrChange w:id="3177" w:author="Gannon, Hugh (Allianz Global Life)" w:date="2026-06-30T11:29:00Z" w16du:dateUtc="2026-06-30T10:29:00Z">
              <w:tcPr>
                <w:tcW w:w="1340" w:type="dxa"/>
                <w:gridSpan w:val="2"/>
                <w:tcBorders>
                  <w:top w:val="nil"/>
                  <w:left w:val="nil"/>
                  <w:bottom w:val="nil"/>
                  <w:right w:val="single" w:sz="8" w:space="0" w:color="auto"/>
                </w:tcBorders>
                <w:noWrap/>
                <w:vAlign w:val="center"/>
                <w:hideMark/>
              </w:tcPr>
            </w:tcPrChange>
          </w:tcPr>
          <w:p w14:paraId="19B14480" w14:textId="77777777" w:rsidR="00F91B1B" w:rsidRDefault="00F91B1B">
            <w:pPr>
              <w:jc w:val="center"/>
              <w:rPr>
                <w:ins w:id="3178" w:author="Gannon, Hugh (Allianz Global Life)" w:date="2026-06-30T11:28:00Z" w16du:dateUtc="2026-06-30T10:28:00Z"/>
                <w:rFonts w:ascii="Arial" w:hAnsi="Arial" w:cs="Arial"/>
                <w:color w:val="000000"/>
                <w:sz w:val="16"/>
                <w:szCs w:val="16"/>
              </w:rPr>
            </w:pPr>
            <w:ins w:id="3179" w:author="Gannon, Hugh (Allianz Global Life)" w:date="2026-06-30T11:28:00Z" w16du:dateUtc="2026-06-30T10:28:00Z">
              <w:r>
                <w:rPr>
                  <w:rFonts w:ascii="Arial" w:hAnsi="Arial" w:cs="Arial"/>
                  <w:color w:val="000000"/>
                  <w:sz w:val="16"/>
                  <w:szCs w:val="16"/>
                </w:rPr>
                <w:t>Clawback</w:t>
              </w:r>
            </w:ins>
          </w:p>
        </w:tc>
      </w:tr>
      <w:tr w:rsidR="00F91B1B" w14:paraId="46390F8B" w14:textId="77777777" w:rsidTr="00F91B1B">
        <w:trPr>
          <w:trHeight w:val="255"/>
          <w:ins w:id="3180" w:author="Gannon, Hugh (Allianz Global Life)" w:date="2026-06-30T11:28:00Z"/>
          <w:trPrChange w:id="3181" w:author="Gannon, Hugh (Allianz Global Life)" w:date="2026-06-30T11:29:00Z" w16du:dateUtc="2026-06-30T10:29:00Z">
            <w:trPr>
              <w:trHeight w:val="255"/>
            </w:trPr>
          </w:trPrChange>
        </w:trPr>
        <w:tc>
          <w:tcPr>
            <w:tcW w:w="983" w:type="dxa"/>
            <w:vMerge w:val="restart"/>
            <w:tcBorders>
              <w:top w:val="nil"/>
              <w:left w:val="single" w:sz="8" w:space="0" w:color="auto"/>
              <w:bottom w:val="nil"/>
              <w:right w:val="nil"/>
            </w:tcBorders>
            <w:shd w:val="clear" w:color="000000" w:fill="D9D9D9"/>
            <w:noWrap/>
            <w:vAlign w:val="center"/>
            <w:hideMark/>
            <w:tcPrChange w:id="3182" w:author="Gannon, Hugh (Allianz Global Life)" w:date="2026-06-30T11:29:00Z" w16du:dateUtc="2026-06-30T10:29:00Z">
              <w:tcPr>
                <w:tcW w:w="1180" w:type="dxa"/>
                <w:gridSpan w:val="2"/>
                <w:vMerge w:val="restart"/>
                <w:tcBorders>
                  <w:top w:val="nil"/>
                  <w:left w:val="single" w:sz="8" w:space="0" w:color="auto"/>
                  <w:bottom w:val="nil"/>
                  <w:right w:val="nil"/>
                </w:tcBorders>
                <w:shd w:val="clear" w:color="000000" w:fill="D9D9D9"/>
                <w:noWrap/>
                <w:vAlign w:val="center"/>
                <w:hideMark/>
              </w:tcPr>
            </w:tcPrChange>
          </w:tcPr>
          <w:p w14:paraId="7BCE241D" w14:textId="77777777" w:rsidR="00F91B1B" w:rsidRDefault="00F91B1B">
            <w:pPr>
              <w:jc w:val="center"/>
              <w:rPr>
                <w:ins w:id="3183" w:author="Gannon, Hugh (Allianz Global Life)" w:date="2026-06-30T11:28:00Z" w16du:dateUtc="2026-06-30T10:28:00Z"/>
                <w:rFonts w:ascii="Arial" w:hAnsi="Arial" w:cs="Arial"/>
                <w:color w:val="000000"/>
                <w:sz w:val="16"/>
                <w:szCs w:val="16"/>
              </w:rPr>
            </w:pPr>
            <w:ins w:id="3184" w:author="Gannon, Hugh (Allianz Global Life)" w:date="2026-06-30T11:28:00Z" w16du:dateUtc="2026-06-30T10:28:00Z">
              <w:r>
                <w:rPr>
                  <w:rFonts w:ascii="Arial" w:hAnsi="Arial" w:cs="Arial"/>
                  <w:color w:val="000000"/>
                  <w:sz w:val="16"/>
                  <w:szCs w:val="16"/>
                </w:rPr>
                <w:t>G</w:t>
              </w:r>
            </w:ins>
          </w:p>
        </w:tc>
        <w:tc>
          <w:tcPr>
            <w:tcW w:w="992" w:type="dxa"/>
            <w:tcBorders>
              <w:top w:val="nil"/>
              <w:left w:val="nil"/>
              <w:bottom w:val="nil"/>
              <w:right w:val="nil"/>
            </w:tcBorders>
            <w:shd w:val="clear" w:color="000000" w:fill="D9D9D9"/>
            <w:noWrap/>
            <w:vAlign w:val="center"/>
            <w:hideMark/>
            <w:tcPrChange w:id="3185" w:author="Gannon, Hugh (Allianz Global Life)" w:date="2026-06-30T11:29:00Z" w16du:dateUtc="2026-06-30T10:29:00Z">
              <w:tcPr>
                <w:tcW w:w="940" w:type="dxa"/>
                <w:gridSpan w:val="2"/>
                <w:tcBorders>
                  <w:top w:val="nil"/>
                  <w:left w:val="nil"/>
                  <w:bottom w:val="nil"/>
                  <w:right w:val="nil"/>
                </w:tcBorders>
                <w:shd w:val="clear" w:color="000000" w:fill="D9D9D9"/>
                <w:noWrap/>
                <w:vAlign w:val="center"/>
                <w:hideMark/>
              </w:tcPr>
            </w:tcPrChange>
          </w:tcPr>
          <w:p w14:paraId="2E4C6A91" w14:textId="77777777" w:rsidR="00F91B1B" w:rsidRDefault="00F91B1B">
            <w:pPr>
              <w:jc w:val="center"/>
              <w:rPr>
                <w:ins w:id="3186" w:author="Gannon, Hugh (Allianz Global Life)" w:date="2026-06-30T11:28:00Z" w16du:dateUtc="2026-06-30T10:28:00Z"/>
                <w:rFonts w:ascii="Arial" w:hAnsi="Arial" w:cs="Arial"/>
                <w:color w:val="000000"/>
                <w:sz w:val="16"/>
                <w:szCs w:val="16"/>
              </w:rPr>
            </w:pPr>
            <w:ins w:id="3187" w:author="Gannon, Hugh (Allianz Global Life)" w:date="2026-06-30T11:28:00Z" w16du:dateUtc="2026-06-30T10:28:00Z">
              <w:r>
                <w:rPr>
                  <w:rFonts w:ascii="Arial" w:hAnsi="Arial" w:cs="Arial"/>
                  <w:color w:val="000000"/>
                  <w:sz w:val="16"/>
                  <w:szCs w:val="16"/>
                </w:rPr>
                <w:t>G1</w:t>
              </w:r>
            </w:ins>
          </w:p>
        </w:tc>
        <w:tc>
          <w:tcPr>
            <w:tcW w:w="1134" w:type="dxa"/>
            <w:tcBorders>
              <w:top w:val="nil"/>
              <w:left w:val="nil"/>
              <w:bottom w:val="nil"/>
              <w:right w:val="nil"/>
            </w:tcBorders>
            <w:shd w:val="clear" w:color="000000" w:fill="D9D9D9"/>
            <w:noWrap/>
            <w:vAlign w:val="center"/>
            <w:hideMark/>
            <w:tcPrChange w:id="3188" w:author="Gannon, Hugh (Allianz Global Life)" w:date="2026-06-30T11:29:00Z" w16du:dateUtc="2026-06-30T10:29:00Z">
              <w:tcPr>
                <w:tcW w:w="1700" w:type="dxa"/>
                <w:gridSpan w:val="2"/>
                <w:tcBorders>
                  <w:top w:val="nil"/>
                  <w:left w:val="nil"/>
                  <w:bottom w:val="nil"/>
                  <w:right w:val="nil"/>
                </w:tcBorders>
                <w:shd w:val="clear" w:color="000000" w:fill="D9D9D9"/>
                <w:noWrap/>
                <w:vAlign w:val="center"/>
                <w:hideMark/>
              </w:tcPr>
            </w:tcPrChange>
          </w:tcPr>
          <w:p w14:paraId="44A1043B" w14:textId="77777777" w:rsidR="00F91B1B" w:rsidRDefault="00F91B1B">
            <w:pPr>
              <w:jc w:val="center"/>
              <w:rPr>
                <w:ins w:id="3189" w:author="Gannon, Hugh (Allianz Global Life)" w:date="2026-06-30T11:28:00Z" w16du:dateUtc="2026-06-30T10:28:00Z"/>
                <w:rFonts w:ascii="Arial" w:hAnsi="Arial" w:cs="Arial"/>
                <w:color w:val="000000"/>
                <w:sz w:val="16"/>
                <w:szCs w:val="16"/>
              </w:rPr>
            </w:pPr>
            <w:ins w:id="3190" w:author="Gannon, Hugh (Allianz Global Life)" w:date="2026-06-30T11:28:00Z" w16du:dateUtc="2026-06-30T10:28:00Z">
              <w:r>
                <w:rPr>
                  <w:rFonts w:ascii="Arial" w:hAnsi="Arial" w:cs="Arial"/>
                  <w:color w:val="000000"/>
                  <w:sz w:val="16"/>
                  <w:szCs w:val="16"/>
                </w:rPr>
                <w:t>1.00%</w:t>
              </w:r>
            </w:ins>
          </w:p>
        </w:tc>
        <w:tc>
          <w:tcPr>
            <w:tcW w:w="1276" w:type="dxa"/>
            <w:tcBorders>
              <w:top w:val="nil"/>
              <w:left w:val="nil"/>
              <w:bottom w:val="nil"/>
              <w:right w:val="nil"/>
            </w:tcBorders>
            <w:shd w:val="clear" w:color="000000" w:fill="D9D9D9"/>
            <w:noWrap/>
            <w:vAlign w:val="center"/>
            <w:hideMark/>
            <w:tcPrChange w:id="3191" w:author="Gannon, Hugh (Allianz Global Life)" w:date="2026-06-30T11:29:00Z" w16du:dateUtc="2026-06-30T10:29:00Z">
              <w:tcPr>
                <w:tcW w:w="1420" w:type="dxa"/>
                <w:gridSpan w:val="2"/>
                <w:tcBorders>
                  <w:top w:val="nil"/>
                  <w:left w:val="nil"/>
                  <w:bottom w:val="nil"/>
                  <w:right w:val="nil"/>
                </w:tcBorders>
                <w:shd w:val="clear" w:color="000000" w:fill="D9D9D9"/>
                <w:noWrap/>
                <w:vAlign w:val="center"/>
                <w:hideMark/>
              </w:tcPr>
            </w:tcPrChange>
          </w:tcPr>
          <w:p w14:paraId="702C372E" w14:textId="77777777" w:rsidR="00F91B1B" w:rsidRDefault="00F91B1B">
            <w:pPr>
              <w:jc w:val="center"/>
              <w:rPr>
                <w:ins w:id="3192" w:author="Gannon, Hugh (Allianz Global Life)" w:date="2026-06-30T11:28:00Z" w16du:dateUtc="2026-06-30T10:28:00Z"/>
                <w:rFonts w:ascii="Arial" w:hAnsi="Arial" w:cs="Arial"/>
                <w:color w:val="000000"/>
                <w:sz w:val="16"/>
                <w:szCs w:val="16"/>
              </w:rPr>
            </w:pPr>
            <w:ins w:id="3193" w:author="Gannon, Hugh (Allianz Global Life)" w:date="2026-06-30T11:28:00Z" w16du:dateUtc="2026-06-30T10:28:00Z">
              <w:r>
                <w:rPr>
                  <w:rFonts w:ascii="Arial" w:hAnsi="Arial" w:cs="Arial"/>
                  <w:color w:val="000000"/>
                  <w:sz w:val="16"/>
                  <w:szCs w:val="16"/>
                </w:rPr>
                <w:t>0% to 4%</w:t>
              </w:r>
            </w:ins>
          </w:p>
        </w:tc>
        <w:tc>
          <w:tcPr>
            <w:tcW w:w="1559" w:type="dxa"/>
            <w:tcBorders>
              <w:top w:val="nil"/>
              <w:left w:val="nil"/>
              <w:bottom w:val="nil"/>
              <w:right w:val="nil"/>
            </w:tcBorders>
            <w:shd w:val="clear" w:color="000000" w:fill="D9D9D9"/>
            <w:noWrap/>
            <w:vAlign w:val="center"/>
            <w:hideMark/>
            <w:tcPrChange w:id="3194" w:author="Gannon, Hugh (Allianz Global Life)" w:date="2026-06-30T11:29:00Z" w16du:dateUtc="2026-06-30T10:29:00Z">
              <w:tcPr>
                <w:tcW w:w="1720" w:type="dxa"/>
                <w:gridSpan w:val="2"/>
                <w:tcBorders>
                  <w:top w:val="nil"/>
                  <w:left w:val="nil"/>
                  <w:bottom w:val="nil"/>
                  <w:right w:val="nil"/>
                </w:tcBorders>
                <w:shd w:val="clear" w:color="000000" w:fill="D9D9D9"/>
                <w:noWrap/>
                <w:vAlign w:val="center"/>
                <w:hideMark/>
              </w:tcPr>
            </w:tcPrChange>
          </w:tcPr>
          <w:p w14:paraId="6B4DC131" w14:textId="77777777" w:rsidR="00F91B1B" w:rsidRDefault="00F91B1B">
            <w:pPr>
              <w:jc w:val="center"/>
              <w:rPr>
                <w:ins w:id="3195" w:author="Gannon, Hugh (Allianz Global Life)" w:date="2026-06-30T11:28:00Z" w16du:dateUtc="2026-06-30T10:28:00Z"/>
                <w:rFonts w:ascii="Arial" w:hAnsi="Arial" w:cs="Arial"/>
                <w:color w:val="000000"/>
                <w:sz w:val="16"/>
                <w:szCs w:val="16"/>
              </w:rPr>
            </w:pPr>
            <w:ins w:id="3196" w:author="Gannon, Hugh (Allianz Global Life)" w:date="2026-06-30T11:28:00Z" w16du:dateUtc="2026-06-30T10:28:00Z">
              <w:r>
                <w:rPr>
                  <w:rFonts w:ascii="Arial" w:hAnsi="Arial" w:cs="Arial"/>
                  <w:color w:val="000000"/>
                  <w:sz w:val="16"/>
                  <w:szCs w:val="16"/>
                </w:rPr>
                <w:t>97% to 101%</w:t>
              </w:r>
            </w:ins>
          </w:p>
        </w:tc>
        <w:tc>
          <w:tcPr>
            <w:tcW w:w="1134" w:type="dxa"/>
            <w:tcBorders>
              <w:top w:val="nil"/>
              <w:left w:val="nil"/>
              <w:bottom w:val="nil"/>
              <w:right w:val="nil"/>
            </w:tcBorders>
            <w:shd w:val="clear" w:color="000000" w:fill="D9D9D9"/>
            <w:noWrap/>
            <w:vAlign w:val="center"/>
            <w:hideMark/>
            <w:tcPrChange w:id="3197" w:author="Gannon, Hugh (Allianz Global Life)" w:date="2026-06-30T11:29:00Z" w16du:dateUtc="2026-06-30T10:29:00Z">
              <w:tcPr>
                <w:tcW w:w="1780" w:type="dxa"/>
                <w:gridSpan w:val="3"/>
                <w:tcBorders>
                  <w:top w:val="nil"/>
                  <w:left w:val="nil"/>
                  <w:bottom w:val="nil"/>
                  <w:right w:val="nil"/>
                </w:tcBorders>
                <w:shd w:val="clear" w:color="000000" w:fill="D9D9D9"/>
                <w:noWrap/>
                <w:vAlign w:val="center"/>
                <w:hideMark/>
              </w:tcPr>
            </w:tcPrChange>
          </w:tcPr>
          <w:p w14:paraId="20F95AC8" w14:textId="77777777" w:rsidR="00F91B1B" w:rsidRDefault="00F91B1B">
            <w:pPr>
              <w:jc w:val="center"/>
              <w:rPr>
                <w:ins w:id="3198" w:author="Gannon, Hugh (Allianz Global Life)" w:date="2026-06-30T11:28:00Z" w16du:dateUtc="2026-06-30T10:28:00Z"/>
                <w:rFonts w:ascii="Arial" w:hAnsi="Arial" w:cs="Arial"/>
                <w:color w:val="000000"/>
                <w:sz w:val="16"/>
                <w:szCs w:val="16"/>
              </w:rPr>
            </w:pPr>
            <w:ins w:id="3199" w:author="Gannon, Hugh (Allianz Global Life)" w:date="2026-06-30T11:28:00Z" w16du:dateUtc="2026-06-30T10:28:00Z">
              <w:r>
                <w:rPr>
                  <w:rFonts w:ascii="Arial" w:hAnsi="Arial" w:cs="Arial"/>
                  <w:color w:val="000000"/>
                  <w:sz w:val="16"/>
                  <w:szCs w:val="16"/>
                </w:rPr>
                <w:t>0.38%</w:t>
              </w:r>
            </w:ins>
          </w:p>
        </w:tc>
        <w:tc>
          <w:tcPr>
            <w:tcW w:w="1134" w:type="dxa"/>
            <w:tcBorders>
              <w:top w:val="nil"/>
              <w:left w:val="nil"/>
              <w:bottom w:val="nil"/>
              <w:right w:val="nil"/>
            </w:tcBorders>
            <w:shd w:val="clear" w:color="000000" w:fill="D9D9D9"/>
            <w:noWrap/>
            <w:vAlign w:val="center"/>
            <w:hideMark/>
            <w:tcPrChange w:id="3200" w:author="Gannon, Hugh (Allianz Global Life)" w:date="2026-06-30T11:29:00Z" w16du:dateUtc="2026-06-30T10:29:00Z">
              <w:tcPr>
                <w:tcW w:w="1120" w:type="dxa"/>
                <w:tcBorders>
                  <w:top w:val="nil"/>
                  <w:left w:val="nil"/>
                  <w:bottom w:val="nil"/>
                  <w:right w:val="nil"/>
                </w:tcBorders>
                <w:shd w:val="clear" w:color="000000" w:fill="D9D9D9"/>
                <w:noWrap/>
                <w:vAlign w:val="center"/>
                <w:hideMark/>
              </w:tcPr>
            </w:tcPrChange>
          </w:tcPr>
          <w:p w14:paraId="191C6660" w14:textId="77777777" w:rsidR="00F91B1B" w:rsidRDefault="00F91B1B">
            <w:pPr>
              <w:jc w:val="center"/>
              <w:rPr>
                <w:ins w:id="3201" w:author="Gannon, Hugh (Allianz Global Life)" w:date="2026-06-30T11:28:00Z" w16du:dateUtc="2026-06-30T10:28:00Z"/>
                <w:rFonts w:ascii="Arial" w:hAnsi="Arial" w:cs="Arial"/>
                <w:color w:val="000000"/>
                <w:sz w:val="16"/>
                <w:szCs w:val="16"/>
              </w:rPr>
            </w:pPr>
            <w:ins w:id="3202" w:author="Gannon, Hugh (Allianz Global Life)" w:date="2026-06-30T11:28:00Z" w16du:dateUtc="2026-06-30T10:28:00Z">
              <w:r>
                <w:rPr>
                  <w:rFonts w:ascii="Arial" w:hAnsi="Arial" w:cs="Arial"/>
                  <w:color w:val="000000"/>
                  <w:sz w:val="16"/>
                  <w:szCs w:val="16"/>
                </w:rPr>
                <w:t>0.95%</w:t>
              </w:r>
            </w:ins>
          </w:p>
        </w:tc>
        <w:tc>
          <w:tcPr>
            <w:tcW w:w="1701" w:type="dxa"/>
            <w:tcBorders>
              <w:top w:val="nil"/>
              <w:left w:val="nil"/>
              <w:bottom w:val="nil"/>
              <w:right w:val="single" w:sz="8" w:space="0" w:color="auto"/>
            </w:tcBorders>
            <w:shd w:val="clear" w:color="000000" w:fill="D9D9D9"/>
            <w:noWrap/>
            <w:vAlign w:val="center"/>
            <w:hideMark/>
            <w:tcPrChange w:id="3203" w:author="Gannon, Hugh (Allianz Global Life)" w:date="2026-06-30T11:29:00Z" w16du:dateUtc="2026-06-30T10:29:00Z">
              <w:tcPr>
                <w:tcW w:w="1340" w:type="dxa"/>
                <w:gridSpan w:val="2"/>
                <w:tcBorders>
                  <w:top w:val="nil"/>
                  <w:left w:val="nil"/>
                  <w:bottom w:val="nil"/>
                  <w:right w:val="single" w:sz="8" w:space="0" w:color="auto"/>
                </w:tcBorders>
                <w:shd w:val="clear" w:color="000000" w:fill="D9D9D9"/>
                <w:noWrap/>
                <w:vAlign w:val="center"/>
                <w:hideMark/>
              </w:tcPr>
            </w:tcPrChange>
          </w:tcPr>
          <w:p w14:paraId="719041CB" w14:textId="77777777" w:rsidR="00F91B1B" w:rsidRDefault="00F91B1B">
            <w:pPr>
              <w:jc w:val="center"/>
              <w:rPr>
                <w:ins w:id="3204" w:author="Gannon, Hugh (Allianz Global Life)" w:date="2026-06-30T11:28:00Z" w16du:dateUtc="2026-06-30T10:28:00Z"/>
                <w:rFonts w:ascii="Arial" w:hAnsi="Arial" w:cs="Arial"/>
                <w:color w:val="000000"/>
                <w:sz w:val="16"/>
                <w:szCs w:val="16"/>
              </w:rPr>
            </w:pPr>
            <w:ins w:id="3205" w:author="Gannon, Hugh (Allianz Global Life)" w:date="2026-06-30T11:28:00Z" w16du:dateUtc="2026-06-30T10:28:00Z">
              <w:r>
                <w:rPr>
                  <w:rFonts w:ascii="Arial" w:hAnsi="Arial" w:cs="Arial"/>
                  <w:color w:val="000000"/>
                  <w:sz w:val="16"/>
                  <w:szCs w:val="16"/>
                </w:rPr>
                <w:t>Clawback</w:t>
              </w:r>
            </w:ins>
          </w:p>
        </w:tc>
      </w:tr>
      <w:tr w:rsidR="00F91B1B" w14:paraId="5170FEBE" w14:textId="77777777" w:rsidTr="00F91B1B">
        <w:trPr>
          <w:trHeight w:val="270"/>
          <w:ins w:id="3206" w:author="Gannon, Hugh (Allianz Global Life)" w:date="2026-06-30T11:28:00Z"/>
          <w:trPrChange w:id="3207" w:author="Gannon, Hugh (Allianz Global Life)" w:date="2026-06-30T11:29:00Z" w16du:dateUtc="2026-06-30T10:29:00Z">
            <w:trPr>
              <w:trHeight w:val="270"/>
            </w:trPr>
          </w:trPrChange>
        </w:trPr>
        <w:tc>
          <w:tcPr>
            <w:tcW w:w="983" w:type="dxa"/>
            <w:vMerge/>
            <w:tcBorders>
              <w:top w:val="nil"/>
              <w:left w:val="single" w:sz="8" w:space="0" w:color="auto"/>
              <w:bottom w:val="nil"/>
              <w:right w:val="nil"/>
            </w:tcBorders>
            <w:vAlign w:val="center"/>
            <w:hideMark/>
            <w:tcPrChange w:id="3208" w:author="Gannon, Hugh (Allianz Global Life)" w:date="2026-06-30T11:29:00Z" w16du:dateUtc="2026-06-30T10:29:00Z">
              <w:tcPr>
                <w:tcW w:w="1180" w:type="dxa"/>
                <w:gridSpan w:val="2"/>
                <w:vMerge/>
                <w:tcBorders>
                  <w:top w:val="nil"/>
                  <w:left w:val="single" w:sz="8" w:space="0" w:color="auto"/>
                  <w:bottom w:val="nil"/>
                  <w:right w:val="nil"/>
                </w:tcBorders>
                <w:vAlign w:val="center"/>
                <w:hideMark/>
              </w:tcPr>
            </w:tcPrChange>
          </w:tcPr>
          <w:p w14:paraId="161618A5" w14:textId="77777777" w:rsidR="00F91B1B" w:rsidRDefault="00F91B1B">
            <w:pPr>
              <w:rPr>
                <w:ins w:id="3209" w:author="Gannon, Hugh (Allianz Global Life)" w:date="2026-06-30T11:28:00Z" w16du:dateUtc="2026-06-30T10:28:00Z"/>
                <w:rFonts w:ascii="Arial" w:hAnsi="Arial" w:cs="Arial"/>
                <w:color w:val="000000"/>
                <w:sz w:val="16"/>
                <w:szCs w:val="16"/>
              </w:rPr>
            </w:pPr>
          </w:p>
        </w:tc>
        <w:tc>
          <w:tcPr>
            <w:tcW w:w="992" w:type="dxa"/>
            <w:tcBorders>
              <w:top w:val="nil"/>
              <w:left w:val="nil"/>
              <w:bottom w:val="nil"/>
              <w:right w:val="nil"/>
            </w:tcBorders>
            <w:shd w:val="clear" w:color="000000" w:fill="D9D9D9"/>
            <w:noWrap/>
            <w:vAlign w:val="center"/>
            <w:hideMark/>
            <w:tcPrChange w:id="3210" w:author="Gannon, Hugh (Allianz Global Life)" w:date="2026-06-30T11:29:00Z" w16du:dateUtc="2026-06-30T10:29:00Z">
              <w:tcPr>
                <w:tcW w:w="940" w:type="dxa"/>
                <w:gridSpan w:val="2"/>
                <w:tcBorders>
                  <w:top w:val="nil"/>
                  <w:left w:val="nil"/>
                  <w:bottom w:val="nil"/>
                  <w:right w:val="nil"/>
                </w:tcBorders>
                <w:shd w:val="clear" w:color="000000" w:fill="D9D9D9"/>
                <w:noWrap/>
                <w:vAlign w:val="center"/>
                <w:hideMark/>
              </w:tcPr>
            </w:tcPrChange>
          </w:tcPr>
          <w:p w14:paraId="68BC40EA" w14:textId="77777777" w:rsidR="00F91B1B" w:rsidRDefault="00F91B1B">
            <w:pPr>
              <w:jc w:val="center"/>
              <w:rPr>
                <w:ins w:id="3211" w:author="Gannon, Hugh (Allianz Global Life)" w:date="2026-06-30T11:28:00Z" w16du:dateUtc="2026-06-30T10:28:00Z"/>
                <w:rFonts w:ascii="Arial" w:hAnsi="Arial" w:cs="Arial"/>
                <w:color w:val="000000"/>
                <w:sz w:val="16"/>
                <w:szCs w:val="16"/>
              </w:rPr>
            </w:pPr>
            <w:ins w:id="3212" w:author="Gannon, Hugh (Allianz Global Life)" w:date="2026-06-30T11:28:00Z" w16du:dateUtc="2026-06-30T10:28:00Z">
              <w:r>
                <w:rPr>
                  <w:rFonts w:ascii="Arial" w:hAnsi="Arial" w:cs="Arial"/>
                  <w:color w:val="000000"/>
                  <w:sz w:val="16"/>
                  <w:szCs w:val="16"/>
                </w:rPr>
                <w:t>G2</w:t>
              </w:r>
            </w:ins>
          </w:p>
        </w:tc>
        <w:tc>
          <w:tcPr>
            <w:tcW w:w="1134" w:type="dxa"/>
            <w:tcBorders>
              <w:top w:val="nil"/>
              <w:left w:val="nil"/>
              <w:bottom w:val="nil"/>
              <w:right w:val="nil"/>
            </w:tcBorders>
            <w:shd w:val="clear" w:color="000000" w:fill="D9D9D9"/>
            <w:noWrap/>
            <w:vAlign w:val="center"/>
            <w:hideMark/>
            <w:tcPrChange w:id="3213" w:author="Gannon, Hugh (Allianz Global Life)" w:date="2026-06-30T11:29:00Z" w16du:dateUtc="2026-06-30T10:29:00Z">
              <w:tcPr>
                <w:tcW w:w="1700" w:type="dxa"/>
                <w:gridSpan w:val="2"/>
                <w:tcBorders>
                  <w:top w:val="nil"/>
                  <w:left w:val="nil"/>
                  <w:bottom w:val="nil"/>
                  <w:right w:val="nil"/>
                </w:tcBorders>
                <w:shd w:val="clear" w:color="000000" w:fill="D9D9D9"/>
                <w:noWrap/>
                <w:vAlign w:val="center"/>
                <w:hideMark/>
              </w:tcPr>
            </w:tcPrChange>
          </w:tcPr>
          <w:p w14:paraId="19133C15" w14:textId="77777777" w:rsidR="00F91B1B" w:rsidRDefault="00F91B1B">
            <w:pPr>
              <w:jc w:val="center"/>
              <w:rPr>
                <w:ins w:id="3214" w:author="Gannon, Hugh (Allianz Global Life)" w:date="2026-06-30T11:28:00Z" w16du:dateUtc="2026-06-30T10:28:00Z"/>
                <w:rFonts w:ascii="Arial" w:hAnsi="Arial" w:cs="Arial"/>
                <w:color w:val="000000"/>
                <w:sz w:val="16"/>
                <w:szCs w:val="16"/>
              </w:rPr>
            </w:pPr>
            <w:ins w:id="3215" w:author="Gannon, Hugh (Allianz Global Life)" w:date="2026-06-30T11:28:00Z" w16du:dateUtc="2026-06-30T10:28:00Z">
              <w:r>
                <w:rPr>
                  <w:rFonts w:ascii="Arial" w:hAnsi="Arial" w:cs="Arial"/>
                  <w:color w:val="000000"/>
                  <w:sz w:val="16"/>
                  <w:szCs w:val="16"/>
                </w:rPr>
                <w:t>2.00%</w:t>
              </w:r>
            </w:ins>
          </w:p>
        </w:tc>
        <w:tc>
          <w:tcPr>
            <w:tcW w:w="1276" w:type="dxa"/>
            <w:tcBorders>
              <w:top w:val="nil"/>
              <w:left w:val="nil"/>
              <w:bottom w:val="nil"/>
              <w:right w:val="nil"/>
            </w:tcBorders>
            <w:shd w:val="clear" w:color="000000" w:fill="D9D9D9"/>
            <w:noWrap/>
            <w:vAlign w:val="center"/>
            <w:hideMark/>
            <w:tcPrChange w:id="3216" w:author="Gannon, Hugh (Allianz Global Life)" w:date="2026-06-30T11:29:00Z" w16du:dateUtc="2026-06-30T10:29:00Z">
              <w:tcPr>
                <w:tcW w:w="1420" w:type="dxa"/>
                <w:gridSpan w:val="2"/>
                <w:tcBorders>
                  <w:top w:val="nil"/>
                  <w:left w:val="nil"/>
                  <w:bottom w:val="nil"/>
                  <w:right w:val="nil"/>
                </w:tcBorders>
                <w:shd w:val="clear" w:color="000000" w:fill="D9D9D9"/>
                <w:noWrap/>
                <w:vAlign w:val="center"/>
                <w:hideMark/>
              </w:tcPr>
            </w:tcPrChange>
          </w:tcPr>
          <w:p w14:paraId="11F4BAC3" w14:textId="77777777" w:rsidR="00F91B1B" w:rsidRDefault="00F91B1B">
            <w:pPr>
              <w:jc w:val="center"/>
              <w:rPr>
                <w:ins w:id="3217" w:author="Gannon, Hugh (Allianz Global Life)" w:date="2026-06-30T11:28:00Z" w16du:dateUtc="2026-06-30T10:28:00Z"/>
                <w:rFonts w:ascii="Arial" w:hAnsi="Arial" w:cs="Arial"/>
                <w:color w:val="000000"/>
                <w:sz w:val="16"/>
                <w:szCs w:val="16"/>
              </w:rPr>
            </w:pPr>
            <w:ins w:id="3218" w:author="Gannon, Hugh (Allianz Global Life)" w:date="2026-06-30T11:28:00Z" w16du:dateUtc="2026-06-30T10:28:00Z">
              <w:r>
                <w:rPr>
                  <w:rFonts w:ascii="Arial" w:hAnsi="Arial" w:cs="Arial"/>
                  <w:color w:val="000000"/>
                  <w:sz w:val="16"/>
                  <w:szCs w:val="16"/>
                </w:rPr>
                <w:t>1% to 4%</w:t>
              </w:r>
            </w:ins>
          </w:p>
        </w:tc>
        <w:tc>
          <w:tcPr>
            <w:tcW w:w="1559" w:type="dxa"/>
            <w:tcBorders>
              <w:top w:val="nil"/>
              <w:left w:val="nil"/>
              <w:bottom w:val="nil"/>
              <w:right w:val="nil"/>
            </w:tcBorders>
            <w:shd w:val="clear" w:color="000000" w:fill="D9D9D9"/>
            <w:noWrap/>
            <w:vAlign w:val="center"/>
            <w:hideMark/>
            <w:tcPrChange w:id="3219" w:author="Gannon, Hugh (Allianz Global Life)" w:date="2026-06-30T11:29:00Z" w16du:dateUtc="2026-06-30T10:29:00Z">
              <w:tcPr>
                <w:tcW w:w="1720" w:type="dxa"/>
                <w:gridSpan w:val="2"/>
                <w:tcBorders>
                  <w:top w:val="nil"/>
                  <w:left w:val="nil"/>
                  <w:bottom w:val="nil"/>
                  <w:right w:val="nil"/>
                </w:tcBorders>
                <w:shd w:val="clear" w:color="000000" w:fill="D9D9D9"/>
                <w:noWrap/>
                <w:vAlign w:val="center"/>
                <w:hideMark/>
              </w:tcPr>
            </w:tcPrChange>
          </w:tcPr>
          <w:p w14:paraId="74AD891A" w14:textId="77777777" w:rsidR="00F91B1B" w:rsidRDefault="00F91B1B">
            <w:pPr>
              <w:jc w:val="center"/>
              <w:rPr>
                <w:ins w:id="3220" w:author="Gannon, Hugh (Allianz Global Life)" w:date="2026-06-30T11:28:00Z" w16du:dateUtc="2026-06-30T10:28:00Z"/>
                <w:rFonts w:ascii="Arial" w:hAnsi="Arial" w:cs="Arial"/>
                <w:color w:val="000000"/>
                <w:sz w:val="16"/>
                <w:szCs w:val="16"/>
              </w:rPr>
            </w:pPr>
            <w:ins w:id="3221" w:author="Gannon, Hugh (Allianz Global Life)" w:date="2026-06-30T11:28:00Z" w16du:dateUtc="2026-06-30T10:28:00Z">
              <w:r>
                <w:rPr>
                  <w:rFonts w:ascii="Arial" w:hAnsi="Arial" w:cs="Arial"/>
                  <w:color w:val="000000"/>
                  <w:sz w:val="16"/>
                  <w:szCs w:val="16"/>
                </w:rPr>
                <w:t>98% to 101%</w:t>
              </w:r>
            </w:ins>
          </w:p>
        </w:tc>
        <w:tc>
          <w:tcPr>
            <w:tcW w:w="1134" w:type="dxa"/>
            <w:tcBorders>
              <w:top w:val="nil"/>
              <w:left w:val="nil"/>
              <w:bottom w:val="nil"/>
              <w:right w:val="nil"/>
            </w:tcBorders>
            <w:shd w:val="clear" w:color="000000" w:fill="D9D9D9"/>
            <w:noWrap/>
            <w:vAlign w:val="center"/>
            <w:hideMark/>
            <w:tcPrChange w:id="3222" w:author="Gannon, Hugh (Allianz Global Life)" w:date="2026-06-30T11:29:00Z" w16du:dateUtc="2026-06-30T10:29:00Z">
              <w:tcPr>
                <w:tcW w:w="1780" w:type="dxa"/>
                <w:gridSpan w:val="3"/>
                <w:tcBorders>
                  <w:top w:val="nil"/>
                  <w:left w:val="nil"/>
                  <w:bottom w:val="nil"/>
                  <w:right w:val="nil"/>
                </w:tcBorders>
                <w:shd w:val="clear" w:color="000000" w:fill="D9D9D9"/>
                <w:noWrap/>
                <w:vAlign w:val="center"/>
                <w:hideMark/>
              </w:tcPr>
            </w:tcPrChange>
          </w:tcPr>
          <w:p w14:paraId="4071A87A" w14:textId="77777777" w:rsidR="00F91B1B" w:rsidRDefault="00F91B1B">
            <w:pPr>
              <w:jc w:val="center"/>
              <w:rPr>
                <w:ins w:id="3223" w:author="Gannon, Hugh (Allianz Global Life)" w:date="2026-06-30T11:28:00Z" w16du:dateUtc="2026-06-30T10:28:00Z"/>
                <w:rFonts w:ascii="Arial" w:hAnsi="Arial" w:cs="Arial"/>
                <w:color w:val="000000"/>
                <w:sz w:val="16"/>
                <w:szCs w:val="16"/>
              </w:rPr>
            </w:pPr>
            <w:ins w:id="3224" w:author="Gannon, Hugh (Allianz Global Life)" w:date="2026-06-30T11:28:00Z" w16du:dateUtc="2026-06-30T10:28:00Z">
              <w:r>
                <w:rPr>
                  <w:rFonts w:ascii="Arial" w:hAnsi="Arial" w:cs="Arial"/>
                  <w:color w:val="000000"/>
                  <w:sz w:val="16"/>
                  <w:szCs w:val="16"/>
                </w:rPr>
                <w:t>0.25%</w:t>
              </w:r>
            </w:ins>
          </w:p>
        </w:tc>
        <w:tc>
          <w:tcPr>
            <w:tcW w:w="1134" w:type="dxa"/>
            <w:tcBorders>
              <w:top w:val="nil"/>
              <w:left w:val="nil"/>
              <w:bottom w:val="nil"/>
              <w:right w:val="nil"/>
            </w:tcBorders>
            <w:shd w:val="clear" w:color="000000" w:fill="D9D9D9"/>
            <w:noWrap/>
            <w:vAlign w:val="center"/>
            <w:hideMark/>
            <w:tcPrChange w:id="3225" w:author="Gannon, Hugh (Allianz Global Life)" w:date="2026-06-30T11:29:00Z" w16du:dateUtc="2026-06-30T10:29:00Z">
              <w:tcPr>
                <w:tcW w:w="1120" w:type="dxa"/>
                <w:tcBorders>
                  <w:top w:val="nil"/>
                  <w:left w:val="nil"/>
                  <w:bottom w:val="nil"/>
                  <w:right w:val="nil"/>
                </w:tcBorders>
                <w:shd w:val="clear" w:color="000000" w:fill="D9D9D9"/>
                <w:noWrap/>
                <w:vAlign w:val="center"/>
                <w:hideMark/>
              </w:tcPr>
            </w:tcPrChange>
          </w:tcPr>
          <w:p w14:paraId="635917E0" w14:textId="77777777" w:rsidR="00F91B1B" w:rsidRDefault="00F91B1B">
            <w:pPr>
              <w:jc w:val="center"/>
              <w:rPr>
                <w:ins w:id="3226" w:author="Gannon, Hugh (Allianz Global Life)" w:date="2026-06-30T11:28:00Z" w16du:dateUtc="2026-06-30T10:28:00Z"/>
                <w:rFonts w:ascii="Arial" w:hAnsi="Arial" w:cs="Arial"/>
                <w:color w:val="000000"/>
                <w:sz w:val="16"/>
                <w:szCs w:val="16"/>
              </w:rPr>
            </w:pPr>
            <w:ins w:id="3227" w:author="Gannon, Hugh (Allianz Global Life)" w:date="2026-06-30T11:28:00Z" w16du:dateUtc="2026-06-30T10:28:00Z">
              <w:r>
                <w:rPr>
                  <w:rFonts w:ascii="Arial" w:hAnsi="Arial" w:cs="Arial"/>
                  <w:color w:val="000000"/>
                  <w:sz w:val="16"/>
                  <w:szCs w:val="16"/>
                </w:rPr>
                <w:t>0.95%</w:t>
              </w:r>
            </w:ins>
          </w:p>
        </w:tc>
        <w:tc>
          <w:tcPr>
            <w:tcW w:w="1701" w:type="dxa"/>
            <w:tcBorders>
              <w:top w:val="nil"/>
              <w:left w:val="nil"/>
              <w:bottom w:val="nil"/>
              <w:right w:val="single" w:sz="8" w:space="0" w:color="auto"/>
            </w:tcBorders>
            <w:shd w:val="clear" w:color="000000" w:fill="D9D9D9"/>
            <w:noWrap/>
            <w:vAlign w:val="center"/>
            <w:hideMark/>
            <w:tcPrChange w:id="3228" w:author="Gannon, Hugh (Allianz Global Life)" w:date="2026-06-30T11:29:00Z" w16du:dateUtc="2026-06-30T10:29:00Z">
              <w:tcPr>
                <w:tcW w:w="1340" w:type="dxa"/>
                <w:gridSpan w:val="2"/>
                <w:tcBorders>
                  <w:top w:val="nil"/>
                  <w:left w:val="nil"/>
                  <w:bottom w:val="nil"/>
                  <w:right w:val="single" w:sz="8" w:space="0" w:color="auto"/>
                </w:tcBorders>
                <w:shd w:val="clear" w:color="000000" w:fill="D9D9D9"/>
                <w:noWrap/>
                <w:vAlign w:val="center"/>
                <w:hideMark/>
              </w:tcPr>
            </w:tcPrChange>
          </w:tcPr>
          <w:p w14:paraId="6BF5D81F" w14:textId="77777777" w:rsidR="00F91B1B" w:rsidRDefault="00F91B1B">
            <w:pPr>
              <w:jc w:val="center"/>
              <w:rPr>
                <w:ins w:id="3229" w:author="Gannon, Hugh (Allianz Global Life)" w:date="2026-06-30T11:28:00Z" w16du:dateUtc="2026-06-30T10:28:00Z"/>
                <w:rFonts w:ascii="Arial" w:hAnsi="Arial" w:cs="Arial"/>
                <w:color w:val="000000"/>
                <w:sz w:val="16"/>
                <w:szCs w:val="16"/>
              </w:rPr>
            </w:pPr>
            <w:ins w:id="3230" w:author="Gannon, Hugh (Allianz Global Life)" w:date="2026-06-30T11:28:00Z" w16du:dateUtc="2026-06-30T10:28:00Z">
              <w:r>
                <w:rPr>
                  <w:rFonts w:ascii="Arial" w:hAnsi="Arial" w:cs="Arial"/>
                  <w:color w:val="000000"/>
                  <w:sz w:val="16"/>
                  <w:szCs w:val="16"/>
                </w:rPr>
                <w:t>Clawback</w:t>
              </w:r>
            </w:ins>
          </w:p>
        </w:tc>
      </w:tr>
      <w:tr w:rsidR="00F91B1B" w14:paraId="6AF30D91" w14:textId="77777777" w:rsidTr="00F91B1B">
        <w:trPr>
          <w:trHeight w:val="255"/>
          <w:ins w:id="3231" w:author="Gannon, Hugh (Allianz Global Life)" w:date="2026-06-30T11:28:00Z"/>
          <w:trPrChange w:id="3232" w:author="Gannon, Hugh (Allianz Global Life)" w:date="2026-06-30T11:29:00Z" w16du:dateUtc="2026-06-30T10:29:00Z">
            <w:trPr>
              <w:trHeight w:val="255"/>
            </w:trPr>
          </w:trPrChange>
        </w:trPr>
        <w:tc>
          <w:tcPr>
            <w:tcW w:w="983" w:type="dxa"/>
            <w:vMerge/>
            <w:tcBorders>
              <w:top w:val="nil"/>
              <w:left w:val="single" w:sz="8" w:space="0" w:color="auto"/>
              <w:bottom w:val="nil"/>
              <w:right w:val="nil"/>
            </w:tcBorders>
            <w:vAlign w:val="center"/>
            <w:hideMark/>
            <w:tcPrChange w:id="3233" w:author="Gannon, Hugh (Allianz Global Life)" w:date="2026-06-30T11:29:00Z" w16du:dateUtc="2026-06-30T10:29:00Z">
              <w:tcPr>
                <w:tcW w:w="1180" w:type="dxa"/>
                <w:gridSpan w:val="2"/>
                <w:vMerge/>
                <w:tcBorders>
                  <w:top w:val="nil"/>
                  <w:left w:val="single" w:sz="8" w:space="0" w:color="auto"/>
                  <w:bottom w:val="nil"/>
                  <w:right w:val="nil"/>
                </w:tcBorders>
                <w:vAlign w:val="center"/>
                <w:hideMark/>
              </w:tcPr>
            </w:tcPrChange>
          </w:tcPr>
          <w:p w14:paraId="76E9A4FF" w14:textId="77777777" w:rsidR="00F91B1B" w:rsidRDefault="00F91B1B">
            <w:pPr>
              <w:rPr>
                <w:ins w:id="3234" w:author="Gannon, Hugh (Allianz Global Life)" w:date="2026-06-30T11:28:00Z" w16du:dateUtc="2026-06-30T10:28:00Z"/>
                <w:rFonts w:ascii="Arial" w:hAnsi="Arial" w:cs="Arial"/>
                <w:color w:val="000000"/>
                <w:sz w:val="16"/>
                <w:szCs w:val="16"/>
              </w:rPr>
            </w:pPr>
          </w:p>
        </w:tc>
        <w:tc>
          <w:tcPr>
            <w:tcW w:w="992" w:type="dxa"/>
            <w:tcBorders>
              <w:top w:val="nil"/>
              <w:left w:val="nil"/>
              <w:bottom w:val="nil"/>
              <w:right w:val="nil"/>
            </w:tcBorders>
            <w:shd w:val="clear" w:color="000000" w:fill="D9D9D9"/>
            <w:noWrap/>
            <w:vAlign w:val="center"/>
            <w:hideMark/>
            <w:tcPrChange w:id="3235" w:author="Gannon, Hugh (Allianz Global Life)" w:date="2026-06-30T11:29:00Z" w16du:dateUtc="2026-06-30T10:29:00Z">
              <w:tcPr>
                <w:tcW w:w="940" w:type="dxa"/>
                <w:gridSpan w:val="2"/>
                <w:tcBorders>
                  <w:top w:val="nil"/>
                  <w:left w:val="nil"/>
                  <w:bottom w:val="nil"/>
                  <w:right w:val="nil"/>
                </w:tcBorders>
                <w:shd w:val="clear" w:color="000000" w:fill="D9D9D9"/>
                <w:noWrap/>
                <w:vAlign w:val="center"/>
                <w:hideMark/>
              </w:tcPr>
            </w:tcPrChange>
          </w:tcPr>
          <w:p w14:paraId="7C6BD301" w14:textId="77777777" w:rsidR="00F91B1B" w:rsidRDefault="00F91B1B">
            <w:pPr>
              <w:jc w:val="center"/>
              <w:rPr>
                <w:ins w:id="3236" w:author="Gannon, Hugh (Allianz Global Life)" w:date="2026-06-30T11:28:00Z" w16du:dateUtc="2026-06-30T10:28:00Z"/>
                <w:rFonts w:ascii="Arial" w:hAnsi="Arial" w:cs="Arial"/>
                <w:color w:val="000000"/>
                <w:sz w:val="16"/>
                <w:szCs w:val="16"/>
              </w:rPr>
            </w:pPr>
            <w:ins w:id="3237" w:author="Gannon, Hugh (Allianz Global Life)" w:date="2026-06-30T11:28:00Z" w16du:dateUtc="2026-06-30T10:28:00Z">
              <w:r>
                <w:rPr>
                  <w:rFonts w:ascii="Arial" w:hAnsi="Arial" w:cs="Arial"/>
                  <w:color w:val="000000"/>
                  <w:sz w:val="16"/>
                  <w:szCs w:val="16"/>
                </w:rPr>
                <w:t>G3</w:t>
              </w:r>
            </w:ins>
          </w:p>
        </w:tc>
        <w:tc>
          <w:tcPr>
            <w:tcW w:w="1134" w:type="dxa"/>
            <w:tcBorders>
              <w:top w:val="nil"/>
              <w:left w:val="nil"/>
              <w:bottom w:val="nil"/>
              <w:right w:val="nil"/>
            </w:tcBorders>
            <w:shd w:val="clear" w:color="000000" w:fill="D9D9D9"/>
            <w:noWrap/>
            <w:vAlign w:val="center"/>
            <w:hideMark/>
            <w:tcPrChange w:id="3238" w:author="Gannon, Hugh (Allianz Global Life)" w:date="2026-06-30T11:29:00Z" w16du:dateUtc="2026-06-30T10:29:00Z">
              <w:tcPr>
                <w:tcW w:w="1700" w:type="dxa"/>
                <w:gridSpan w:val="2"/>
                <w:tcBorders>
                  <w:top w:val="nil"/>
                  <w:left w:val="nil"/>
                  <w:bottom w:val="nil"/>
                  <w:right w:val="nil"/>
                </w:tcBorders>
                <w:shd w:val="clear" w:color="000000" w:fill="D9D9D9"/>
                <w:noWrap/>
                <w:vAlign w:val="center"/>
                <w:hideMark/>
              </w:tcPr>
            </w:tcPrChange>
          </w:tcPr>
          <w:p w14:paraId="4F8ABDAE" w14:textId="77777777" w:rsidR="00F91B1B" w:rsidRDefault="00F91B1B">
            <w:pPr>
              <w:jc w:val="center"/>
              <w:rPr>
                <w:ins w:id="3239" w:author="Gannon, Hugh (Allianz Global Life)" w:date="2026-06-30T11:28:00Z" w16du:dateUtc="2026-06-30T10:28:00Z"/>
                <w:rFonts w:ascii="Arial" w:hAnsi="Arial" w:cs="Arial"/>
                <w:color w:val="000000"/>
                <w:sz w:val="16"/>
                <w:szCs w:val="16"/>
              </w:rPr>
            </w:pPr>
            <w:ins w:id="3240" w:author="Gannon, Hugh (Allianz Global Life)" w:date="2026-06-30T11:28:00Z" w16du:dateUtc="2026-06-30T10:28:00Z">
              <w:r>
                <w:rPr>
                  <w:rFonts w:ascii="Arial" w:hAnsi="Arial" w:cs="Arial"/>
                  <w:color w:val="000000"/>
                  <w:sz w:val="16"/>
                  <w:szCs w:val="16"/>
                </w:rPr>
                <w:t>2.50%</w:t>
              </w:r>
            </w:ins>
          </w:p>
        </w:tc>
        <w:tc>
          <w:tcPr>
            <w:tcW w:w="1276" w:type="dxa"/>
            <w:tcBorders>
              <w:top w:val="nil"/>
              <w:left w:val="nil"/>
              <w:bottom w:val="nil"/>
              <w:right w:val="nil"/>
            </w:tcBorders>
            <w:shd w:val="clear" w:color="000000" w:fill="D9D9D9"/>
            <w:noWrap/>
            <w:vAlign w:val="center"/>
            <w:hideMark/>
            <w:tcPrChange w:id="3241" w:author="Gannon, Hugh (Allianz Global Life)" w:date="2026-06-30T11:29:00Z" w16du:dateUtc="2026-06-30T10:29:00Z">
              <w:tcPr>
                <w:tcW w:w="1420" w:type="dxa"/>
                <w:gridSpan w:val="2"/>
                <w:tcBorders>
                  <w:top w:val="nil"/>
                  <w:left w:val="nil"/>
                  <w:bottom w:val="nil"/>
                  <w:right w:val="nil"/>
                </w:tcBorders>
                <w:shd w:val="clear" w:color="000000" w:fill="D9D9D9"/>
                <w:noWrap/>
                <w:vAlign w:val="center"/>
                <w:hideMark/>
              </w:tcPr>
            </w:tcPrChange>
          </w:tcPr>
          <w:p w14:paraId="189BA0D8" w14:textId="77777777" w:rsidR="00F91B1B" w:rsidRDefault="00F91B1B">
            <w:pPr>
              <w:jc w:val="center"/>
              <w:rPr>
                <w:ins w:id="3242" w:author="Gannon, Hugh (Allianz Global Life)" w:date="2026-06-30T11:28:00Z" w16du:dateUtc="2026-06-30T10:28:00Z"/>
                <w:rFonts w:ascii="Arial" w:hAnsi="Arial" w:cs="Arial"/>
                <w:color w:val="000000"/>
                <w:sz w:val="16"/>
                <w:szCs w:val="16"/>
              </w:rPr>
            </w:pPr>
            <w:ins w:id="3243" w:author="Gannon, Hugh (Allianz Global Life)" w:date="2026-06-30T11:28:00Z" w16du:dateUtc="2026-06-30T10:28:00Z">
              <w:r>
                <w:rPr>
                  <w:rFonts w:ascii="Arial" w:hAnsi="Arial" w:cs="Arial"/>
                  <w:color w:val="000000"/>
                  <w:sz w:val="16"/>
                  <w:szCs w:val="16"/>
                </w:rPr>
                <w:t>1.5% to 4%</w:t>
              </w:r>
            </w:ins>
          </w:p>
        </w:tc>
        <w:tc>
          <w:tcPr>
            <w:tcW w:w="1559" w:type="dxa"/>
            <w:tcBorders>
              <w:top w:val="nil"/>
              <w:left w:val="nil"/>
              <w:bottom w:val="nil"/>
              <w:right w:val="nil"/>
            </w:tcBorders>
            <w:shd w:val="clear" w:color="000000" w:fill="D9D9D9"/>
            <w:noWrap/>
            <w:vAlign w:val="center"/>
            <w:hideMark/>
            <w:tcPrChange w:id="3244" w:author="Gannon, Hugh (Allianz Global Life)" w:date="2026-06-30T11:29:00Z" w16du:dateUtc="2026-06-30T10:29:00Z">
              <w:tcPr>
                <w:tcW w:w="1720" w:type="dxa"/>
                <w:gridSpan w:val="2"/>
                <w:tcBorders>
                  <w:top w:val="nil"/>
                  <w:left w:val="nil"/>
                  <w:bottom w:val="nil"/>
                  <w:right w:val="nil"/>
                </w:tcBorders>
                <w:shd w:val="clear" w:color="000000" w:fill="D9D9D9"/>
                <w:noWrap/>
                <w:vAlign w:val="center"/>
                <w:hideMark/>
              </w:tcPr>
            </w:tcPrChange>
          </w:tcPr>
          <w:p w14:paraId="25762FC6" w14:textId="77777777" w:rsidR="00F91B1B" w:rsidRDefault="00F91B1B">
            <w:pPr>
              <w:jc w:val="center"/>
              <w:rPr>
                <w:ins w:id="3245" w:author="Gannon, Hugh (Allianz Global Life)" w:date="2026-06-30T11:28:00Z" w16du:dateUtc="2026-06-30T10:28:00Z"/>
                <w:rFonts w:ascii="Arial" w:hAnsi="Arial" w:cs="Arial"/>
                <w:color w:val="000000"/>
                <w:sz w:val="16"/>
                <w:szCs w:val="16"/>
              </w:rPr>
            </w:pPr>
            <w:ins w:id="3246" w:author="Gannon, Hugh (Allianz Global Life)" w:date="2026-06-30T11:28:00Z" w16du:dateUtc="2026-06-30T10:28:00Z">
              <w:r>
                <w:rPr>
                  <w:rFonts w:ascii="Arial" w:hAnsi="Arial" w:cs="Arial"/>
                  <w:color w:val="000000"/>
                  <w:sz w:val="16"/>
                  <w:szCs w:val="16"/>
                </w:rPr>
                <w:t>98.5% to 101%</w:t>
              </w:r>
            </w:ins>
          </w:p>
        </w:tc>
        <w:tc>
          <w:tcPr>
            <w:tcW w:w="1134" w:type="dxa"/>
            <w:tcBorders>
              <w:top w:val="nil"/>
              <w:left w:val="nil"/>
              <w:bottom w:val="nil"/>
              <w:right w:val="nil"/>
            </w:tcBorders>
            <w:shd w:val="clear" w:color="000000" w:fill="D9D9D9"/>
            <w:noWrap/>
            <w:vAlign w:val="center"/>
            <w:hideMark/>
            <w:tcPrChange w:id="3247" w:author="Gannon, Hugh (Allianz Global Life)" w:date="2026-06-30T11:29:00Z" w16du:dateUtc="2026-06-30T10:29:00Z">
              <w:tcPr>
                <w:tcW w:w="1780" w:type="dxa"/>
                <w:gridSpan w:val="3"/>
                <w:tcBorders>
                  <w:top w:val="nil"/>
                  <w:left w:val="nil"/>
                  <w:bottom w:val="nil"/>
                  <w:right w:val="nil"/>
                </w:tcBorders>
                <w:shd w:val="clear" w:color="000000" w:fill="D9D9D9"/>
                <w:noWrap/>
                <w:vAlign w:val="center"/>
                <w:hideMark/>
              </w:tcPr>
            </w:tcPrChange>
          </w:tcPr>
          <w:p w14:paraId="42138656" w14:textId="77777777" w:rsidR="00F91B1B" w:rsidRDefault="00F91B1B">
            <w:pPr>
              <w:jc w:val="center"/>
              <w:rPr>
                <w:ins w:id="3248" w:author="Gannon, Hugh (Allianz Global Life)" w:date="2026-06-30T11:28:00Z" w16du:dateUtc="2026-06-30T10:28:00Z"/>
                <w:rFonts w:ascii="Arial" w:hAnsi="Arial" w:cs="Arial"/>
                <w:color w:val="000000"/>
                <w:sz w:val="16"/>
                <w:szCs w:val="16"/>
              </w:rPr>
            </w:pPr>
            <w:ins w:id="3249" w:author="Gannon, Hugh (Allianz Global Life)" w:date="2026-06-30T11:28:00Z" w16du:dateUtc="2026-06-30T10:28:00Z">
              <w:r>
                <w:rPr>
                  <w:rFonts w:ascii="Arial" w:hAnsi="Arial" w:cs="Arial"/>
                  <w:color w:val="000000"/>
                  <w:sz w:val="16"/>
                  <w:szCs w:val="16"/>
                </w:rPr>
                <w:t>0.13%</w:t>
              </w:r>
            </w:ins>
          </w:p>
        </w:tc>
        <w:tc>
          <w:tcPr>
            <w:tcW w:w="1134" w:type="dxa"/>
            <w:tcBorders>
              <w:top w:val="nil"/>
              <w:left w:val="nil"/>
              <w:bottom w:val="nil"/>
              <w:right w:val="nil"/>
            </w:tcBorders>
            <w:shd w:val="clear" w:color="000000" w:fill="D9D9D9"/>
            <w:noWrap/>
            <w:vAlign w:val="center"/>
            <w:hideMark/>
            <w:tcPrChange w:id="3250" w:author="Gannon, Hugh (Allianz Global Life)" w:date="2026-06-30T11:29:00Z" w16du:dateUtc="2026-06-30T10:29:00Z">
              <w:tcPr>
                <w:tcW w:w="1120" w:type="dxa"/>
                <w:tcBorders>
                  <w:top w:val="nil"/>
                  <w:left w:val="nil"/>
                  <w:bottom w:val="nil"/>
                  <w:right w:val="nil"/>
                </w:tcBorders>
                <w:shd w:val="clear" w:color="000000" w:fill="D9D9D9"/>
                <w:noWrap/>
                <w:vAlign w:val="center"/>
                <w:hideMark/>
              </w:tcPr>
            </w:tcPrChange>
          </w:tcPr>
          <w:p w14:paraId="02156F0E" w14:textId="77777777" w:rsidR="00F91B1B" w:rsidRDefault="00F91B1B">
            <w:pPr>
              <w:jc w:val="center"/>
              <w:rPr>
                <w:ins w:id="3251" w:author="Gannon, Hugh (Allianz Global Life)" w:date="2026-06-30T11:28:00Z" w16du:dateUtc="2026-06-30T10:28:00Z"/>
                <w:rFonts w:ascii="Arial" w:hAnsi="Arial" w:cs="Arial"/>
                <w:color w:val="000000"/>
                <w:sz w:val="16"/>
                <w:szCs w:val="16"/>
              </w:rPr>
            </w:pPr>
            <w:ins w:id="3252" w:author="Gannon, Hugh (Allianz Global Life)" w:date="2026-06-30T11:28:00Z" w16du:dateUtc="2026-06-30T10:28:00Z">
              <w:r>
                <w:rPr>
                  <w:rFonts w:ascii="Arial" w:hAnsi="Arial" w:cs="Arial"/>
                  <w:color w:val="000000"/>
                  <w:sz w:val="16"/>
                  <w:szCs w:val="16"/>
                </w:rPr>
                <w:t>0.95%</w:t>
              </w:r>
            </w:ins>
          </w:p>
        </w:tc>
        <w:tc>
          <w:tcPr>
            <w:tcW w:w="1701" w:type="dxa"/>
            <w:tcBorders>
              <w:top w:val="nil"/>
              <w:left w:val="nil"/>
              <w:bottom w:val="nil"/>
              <w:right w:val="single" w:sz="8" w:space="0" w:color="auto"/>
            </w:tcBorders>
            <w:shd w:val="clear" w:color="000000" w:fill="D9D9D9"/>
            <w:noWrap/>
            <w:vAlign w:val="center"/>
            <w:hideMark/>
            <w:tcPrChange w:id="3253" w:author="Gannon, Hugh (Allianz Global Life)" w:date="2026-06-30T11:29:00Z" w16du:dateUtc="2026-06-30T10:29:00Z">
              <w:tcPr>
                <w:tcW w:w="1340" w:type="dxa"/>
                <w:gridSpan w:val="2"/>
                <w:tcBorders>
                  <w:top w:val="nil"/>
                  <w:left w:val="nil"/>
                  <w:bottom w:val="nil"/>
                  <w:right w:val="single" w:sz="8" w:space="0" w:color="auto"/>
                </w:tcBorders>
                <w:shd w:val="clear" w:color="000000" w:fill="D9D9D9"/>
                <w:noWrap/>
                <w:vAlign w:val="center"/>
                <w:hideMark/>
              </w:tcPr>
            </w:tcPrChange>
          </w:tcPr>
          <w:p w14:paraId="0B522F73" w14:textId="77777777" w:rsidR="00F91B1B" w:rsidRDefault="00F91B1B">
            <w:pPr>
              <w:jc w:val="center"/>
              <w:rPr>
                <w:ins w:id="3254" w:author="Gannon, Hugh (Allianz Global Life)" w:date="2026-06-30T11:28:00Z" w16du:dateUtc="2026-06-30T10:28:00Z"/>
                <w:rFonts w:ascii="Arial" w:hAnsi="Arial" w:cs="Arial"/>
                <w:color w:val="000000"/>
                <w:sz w:val="16"/>
                <w:szCs w:val="16"/>
              </w:rPr>
            </w:pPr>
            <w:ins w:id="3255" w:author="Gannon, Hugh (Allianz Global Life)" w:date="2026-06-30T11:28:00Z" w16du:dateUtc="2026-06-30T10:28:00Z">
              <w:r>
                <w:rPr>
                  <w:rFonts w:ascii="Arial" w:hAnsi="Arial" w:cs="Arial"/>
                  <w:color w:val="000000"/>
                  <w:sz w:val="16"/>
                  <w:szCs w:val="16"/>
                </w:rPr>
                <w:t>Clawback</w:t>
              </w:r>
            </w:ins>
          </w:p>
        </w:tc>
      </w:tr>
      <w:tr w:rsidR="00F91B1B" w14:paraId="5E3BB2D0" w14:textId="77777777" w:rsidTr="00F91B1B">
        <w:trPr>
          <w:trHeight w:val="255"/>
          <w:ins w:id="3256" w:author="Gannon, Hugh (Allianz Global Life)" w:date="2026-06-30T11:28:00Z"/>
          <w:trPrChange w:id="3257" w:author="Gannon, Hugh (Allianz Global Life)" w:date="2026-06-30T11:29:00Z" w16du:dateUtc="2026-06-30T10:29:00Z">
            <w:trPr>
              <w:trHeight w:val="255"/>
            </w:trPr>
          </w:trPrChange>
        </w:trPr>
        <w:tc>
          <w:tcPr>
            <w:tcW w:w="983" w:type="dxa"/>
            <w:vMerge/>
            <w:tcBorders>
              <w:top w:val="nil"/>
              <w:left w:val="single" w:sz="8" w:space="0" w:color="auto"/>
              <w:bottom w:val="nil"/>
              <w:right w:val="nil"/>
            </w:tcBorders>
            <w:vAlign w:val="center"/>
            <w:hideMark/>
            <w:tcPrChange w:id="3258" w:author="Gannon, Hugh (Allianz Global Life)" w:date="2026-06-30T11:29:00Z" w16du:dateUtc="2026-06-30T10:29:00Z">
              <w:tcPr>
                <w:tcW w:w="1180" w:type="dxa"/>
                <w:gridSpan w:val="2"/>
                <w:vMerge/>
                <w:tcBorders>
                  <w:top w:val="nil"/>
                  <w:left w:val="single" w:sz="8" w:space="0" w:color="auto"/>
                  <w:bottom w:val="nil"/>
                  <w:right w:val="nil"/>
                </w:tcBorders>
                <w:vAlign w:val="center"/>
                <w:hideMark/>
              </w:tcPr>
            </w:tcPrChange>
          </w:tcPr>
          <w:p w14:paraId="095C6CC1" w14:textId="77777777" w:rsidR="00F91B1B" w:rsidRDefault="00F91B1B">
            <w:pPr>
              <w:rPr>
                <w:ins w:id="3259" w:author="Gannon, Hugh (Allianz Global Life)" w:date="2026-06-30T11:28:00Z" w16du:dateUtc="2026-06-30T10:28:00Z"/>
                <w:rFonts w:ascii="Arial" w:hAnsi="Arial" w:cs="Arial"/>
                <w:color w:val="000000"/>
                <w:sz w:val="16"/>
                <w:szCs w:val="16"/>
              </w:rPr>
            </w:pPr>
          </w:p>
        </w:tc>
        <w:tc>
          <w:tcPr>
            <w:tcW w:w="992" w:type="dxa"/>
            <w:tcBorders>
              <w:top w:val="nil"/>
              <w:left w:val="nil"/>
              <w:bottom w:val="nil"/>
              <w:right w:val="nil"/>
            </w:tcBorders>
            <w:shd w:val="clear" w:color="000000" w:fill="D9D9D9"/>
            <w:noWrap/>
            <w:vAlign w:val="center"/>
            <w:hideMark/>
            <w:tcPrChange w:id="3260" w:author="Gannon, Hugh (Allianz Global Life)" w:date="2026-06-30T11:29:00Z" w16du:dateUtc="2026-06-30T10:29:00Z">
              <w:tcPr>
                <w:tcW w:w="940" w:type="dxa"/>
                <w:gridSpan w:val="2"/>
                <w:tcBorders>
                  <w:top w:val="nil"/>
                  <w:left w:val="nil"/>
                  <w:bottom w:val="nil"/>
                  <w:right w:val="nil"/>
                </w:tcBorders>
                <w:shd w:val="clear" w:color="000000" w:fill="D9D9D9"/>
                <w:noWrap/>
                <w:vAlign w:val="center"/>
                <w:hideMark/>
              </w:tcPr>
            </w:tcPrChange>
          </w:tcPr>
          <w:p w14:paraId="39C4E0D6" w14:textId="77777777" w:rsidR="00F91B1B" w:rsidRDefault="00F91B1B">
            <w:pPr>
              <w:jc w:val="center"/>
              <w:rPr>
                <w:ins w:id="3261" w:author="Gannon, Hugh (Allianz Global Life)" w:date="2026-06-30T11:28:00Z" w16du:dateUtc="2026-06-30T10:28:00Z"/>
                <w:rFonts w:ascii="Arial" w:hAnsi="Arial" w:cs="Arial"/>
                <w:color w:val="000000"/>
                <w:sz w:val="16"/>
                <w:szCs w:val="16"/>
              </w:rPr>
            </w:pPr>
            <w:ins w:id="3262" w:author="Gannon, Hugh (Allianz Global Life)" w:date="2026-06-30T11:28:00Z" w16du:dateUtc="2026-06-30T10:28:00Z">
              <w:r>
                <w:rPr>
                  <w:rFonts w:ascii="Arial" w:hAnsi="Arial" w:cs="Arial"/>
                  <w:color w:val="000000"/>
                  <w:sz w:val="16"/>
                  <w:szCs w:val="16"/>
                </w:rPr>
                <w:t>G4</w:t>
              </w:r>
            </w:ins>
          </w:p>
        </w:tc>
        <w:tc>
          <w:tcPr>
            <w:tcW w:w="1134" w:type="dxa"/>
            <w:tcBorders>
              <w:top w:val="nil"/>
              <w:left w:val="nil"/>
              <w:bottom w:val="nil"/>
              <w:right w:val="nil"/>
            </w:tcBorders>
            <w:shd w:val="clear" w:color="000000" w:fill="D9D9D9"/>
            <w:noWrap/>
            <w:vAlign w:val="center"/>
            <w:hideMark/>
            <w:tcPrChange w:id="3263" w:author="Gannon, Hugh (Allianz Global Life)" w:date="2026-06-30T11:29:00Z" w16du:dateUtc="2026-06-30T10:29:00Z">
              <w:tcPr>
                <w:tcW w:w="1700" w:type="dxa"/>
                <w:gridSpan w:val="2"/>
                <w:tcBorders>
                  <w:top w:val="nil"/>
                  <w:left w:val="nil"/>
                  <w:bottom w:val="nil"/>
                  <w:right w:val="nil"/>
                </w:tcBorders>
                <w:shd w:val="clear" w:color="000000" w:fill="D9D9D9"/>
                <w:noWrap/>
                <w:vAlign w:val="center"/>
                <w:hideMark/>
              </w:tcPr>
            </w:tcPrChange>
          </w:tcPr>
          <w:p w14:paraId="50F23879" w14:textId="77777777" w:rsidR="00F91B1B" w:rsidRDefault="00F91B1B">
            <w:pPr>
              <w:jc w:val="center"/>
              <w:rPr>
                <w:ins w:id="3264" w:author="Gannon, Hugh (Allianz Global Life)" w:date="2026-06-30T11:28:00Z" w16du:dateUtc="2026-06-30T10:28:00Z"/>
                <w:rFonts w:ascii="Arial" w:hAnsi="Arial" w:cs="Arial"/>
                <w:color w:val="000000"/>
                <w:sz w:val="16"/>
                <w:szCs w:val="16"/>
              </w:rPr>
            </w:pPr>
            <w:ins w:id="3265" w:author="Gannon, Hugh (Allianz Global Life)" w:date="2026-06-30T11:28:00Z" w16du:dateUtc="2026-06-30T10:28:00Z">
              <w:r>
                <w:rPr>
                  <w:rFonts w:ascii="Arial" w:hAnsi="Arial" w:cs="Arial"/>
                  <w:color w:val="000000"/>
                  <w:sz w:val="16"/>
                  <w:szCs w:val="16"/>
                </w:rPr>
                <w:t>3.00%</w:t>
              </w:r>
            </w:ins>
          </w:p>
        </w:tc>
        <w:tc>
          <w:tcPr>
            <w:tcW w:w="1276" w:type="dxa"/>
            <w:tcBorders>
              <w:top w:val="nil"/>
              <w:left w:val="nil"/>
              <w:bottom w:val="nil"/>
              <w:right w:val="nil"/>
            </w:tcBorders>
            <w:shd w:val="clear" w:color="000000" w:fill="D9D9D9"/>
            <w:noWrap/>
            <w:vAlign w:val="center"/>
            <w:hideMark/>
            <w:tcPrChange w:id="3266" w:author="Gannon, Hugh (Allianz Global Life)" w:date="2026-06-30T11:29:00Z" w16du:dateUtc="2026-06-30T10:29:00Z">
              <w:tcPr>
                <w:tcW w:w="1420" w:type="dxa"/>
                <w:gridSpan w:val="2"/>
                <w:tcBorders>
                  <w:top w:val="nil"/>
                  <w:left w:val="nil"/>
                  <w:bottom w:val="nil"/>
                  <w:right w:val="nil"/>
                </w:tcBorders>
                <w:shd w:val="clear" w:color="000000" w:fill="D9D9D9"/>
                <w:noWrap/>
                <w:vAlign w:val="center"/>
                <w:hideMark/>
              </w:tcPr>
            </w:tcPrChange>
          </w:tcPr>
          <w:p w14:paraId="776D65C7" w14:textId="77777777" w:rsidR="00F91B1B" w:rsidRDefault="00F91B1B">
            <w:pPr>
              <w:jc w:val="center"/>
              <w:rPr>
                <w:ins w:id="3267" w:author="Gannon, Hugh (Allianz Global Life)" w:date="2026-06-30T11:28:00Z" w16du:dateUtc="2026-06-30T10:28:00Z"/>
                <w:rFonts w:ascii="Arial" w:hAnsi="Arial" w:cs="Arial"/>
                <w:color w:val="000000"/>
                <w:sz w:val="16"/>
                <w:szCs w:val="16"/>
              </w:rPr>
            </w:pPr>
            <w:ins w:id="3268" w:author="Gannon, Hugh (Allianz Global Life)" w:date="2026-06-30T11:28:00Z" w16du:dateUtc="2026-06-30T10:28:00Z">
              <w:r>
                <w:rPr>
                  <w:rFonts w:ascii="Arial" w:hAnsi="Arial" w:cs="Arial"/>
                  <w:color w:val="000000"/>
                  <w:sz w:val="16"/>
                  <w:szCs w:val="16"/>
                </w:rPr>
                <w:t>2% to 4%</w:t>
              </w:r>
            </w:ins>
          </w:p>
        </w:tc>
        <w:tc>
          <w:tcPr>
            <w:tcW w:w="1559" w:type="dxa"/>
            <w:tcBorders>
              <w:top w:val="nil"/>
              <w:left w:val="nil"/>
              <w:bottom w:val="nil"/>
              <w:right w:val="nil"/>
            </w:tcBorders>
            <w:shd w:val="clear" w:color="000000" w:fill="D9D9D9"/>
            <w:noWrap/>
            <w:vAlign w:val="center"/>
            <w:hideMark/>
            <w:tcPrChange w:id="3269" w:author="Gannon, Hugh (Allianz Global Life)" w:date="2026-06-30T11:29:00Z" w16du:dateUtc="2026-06-30T10:29:00Z">
              <w:tcPr>
                <w:tcW w:w="1720" w:type="dxa"/>
                <w:gridSpan w:val="2"/>
                <w:tcBorders>
                  <w:top w:val="nil"/>
                  <w:left w:val="nil"/>
                  <w:bottom w:val="nil"/>
                  <w:right w:val="nil"/>
                </w:tcBorders>
                <w:shd w:val="clear" w:color="000000" w:fill="D9D9D9"/>
                <w:noWrap/>
                <w:vAlign w:val="center"/>
                <w:hideMark/>
              </w:tcPr>
            </w:tcPrChange>
          </w:tcPr>
          <w:p w14:paraId="3AE66BBE" w14:textId="77777777" w:rsidR="00F91B1B" w:rsidRDefault="00F91B1B">
            <w:pPr>
              <w:jc w:val="center"/>
              <w:rPr>
                <w:ins w:id="3270" w:author="Gannon, Hugh (Allianz Global Life)" w:date="2026-06-30T11:28:00Z" w16du:dateUtc="2026-06-30T10:28:00Z"/>
                <w:rFonts w:ascii="Arial" w:hAnsi="Arial" w:cs="Arial"/>
                <w:color w:val="000000"/>
                <w:sz w:val="16"/>
                <w:szCs w:val="16"/>
              </w:rPr>
            </w:pPr>
            <w:ins w:id="3271" w:author="Gannon, Hugh (Allianz Global Life)" w:date="2026-06-30T11:28:00Z" w16du:dateUtc="2026-06-30T10:28:00Z">
              <w:r>
                <w:rPr>
                  <w:rFonts w:ascii="Arial" w:hAnsi="Arial" w:cs="Arial"/>
                  <w:color w:val="000000"/>
                  <w:sz w:val="16"/>
                  <w:szCs w:val="16"/>
                </w:rPr>
                <w:t>99% to 101%</w:t>
              </w:r>
            </w:ins>
          </w:p>
        </w:tc>
        <w:tc>
          <w:tcPr>
            <w:tcW w:w="1134" w:type="dxa"/>
            <w:tcBorders>
              <w:top w:val="nil"/>
              <w:left w:val="nil"/>
              <w:bottom w:val="nil"/>
              <w:right w:val="nil"/>
            </w:tcBorders>
            <w:shd w:val="clear" w:color="000000" w:fill="D9D9D9"/>
            <w:noWrap/>
            <w:vAlign w:val="center"/>
            <w:hideMark/>
            <w:tcPrChange w:id="3272" w:author="Gannon, Hugh (Allianz Global Life)" w:date="2026-06-30T11:29:00Z" w16du:dateUtc="2026-06-30T10:29:00Z">
              <w:tcPr>
                <w:tcW w:w="1780" w:type="dxa"/>
                <w:gridSpan w:val="3"/>
                <w:tcBorders>
                  <w:top w:val="nil"/>
                  <w:left w:val="nil"/>
                  <w:bottom w:val="nil"/>
                  <w:right w:val="nil"/>
                </w:tcBorders>
                <w:shd w:val="clear" w:color="000000" w:fill="D9D9D9"/>
                <w:noWrap/>
                <w:vAlign w:val="center"/>
                <w:hideMark/>
              </w:tcPr>
            </w:tcPrChange>
          </w:tcPr>
          <w:p w14:paraId="34C039F5" w14:textId="77777777" w:rsidR="00F91B1B" w:rsidRDefault="00F91B1B">
            <w:pPr>
              <w:jc w:val="center"/>
              <w:rPr>
                <w:ins w:id="3273" w:author="Gannon, Hugh (Allianz Global Life)" w:date="2026-06-30T11:28:00Z" w16du:dateUtc="2026-06-30T10:28:00Z"/>
                <w:rFonts w:ascii="Arial" w:hAnsi="Arial" w:cs="Arial"/>
                <w:color w:val="000000"/>
                <w:sz w:val="16"/>
                <w:szCs w:val="16"/>
              </w:rPr>
            </w:pPr>
            <w:ins w:id="3274" w:author="Gannon, Hugh (Allianz Global Life)" w:date="2026-06-30T11:28:00Z" w16du:dateUtc="2026-06-30T10:28:00Z">
              <w:r>
                <w:rPr>
                  <w:rFonts w:ascii="Arial" w:hAnsi="Arial" w:cs="Arial"/>
                  <w:color w:val="000000"/>
                  <w:sz w:val="16"/>
                  <w:szCs w:val="16"/>
                </w:rPr>
                <w:t>0.00%</w:t>
              </w:r>
            </w:ins>
          </w:p>
        </w:tc>
        <w:tc>
          <w:tcPr>
            <w:tcW w:w="1134" w:type="dxa"/>
            <w:tcBorders>
              <w:top w:val="nil"/>
              <w:left w:val="nil"/>
              <w:bottom w:val="nil"/>
              <w:right w:val="nil"/>
            </w:tcBorders>
            <w:shd w:val="clear" w:color="000000" w:fill="D9D9D9"/>
            <w:noWrap/>
            <w:vAlign w:val="center"/>
            <w:hideMark/>
            <w:tcPrChange w:id="3275" w:author="Gannon, Hugh (Allianz Global Life)" w:date="2026-06-30T11:29:00Z" w16du:dateUtc="2026-06-30T10:29:00Z">
              <w:tcPr>
                <w:tcW w:w="1120" w:type="dxa"/>
                <w:tcBorders>
                  <w:top w:val="nil"/>
                  <w:left w:val="nil"/>
                  <w:bottom w:val="nil"/>
                  <w:right w:val="nil"/>
                </w:tcBorders>
                <w:shd w:val="clear" w:color="000000" w:fill="D9D9D9"/>
                <w:noWrap/>
                <w:vAlign w:val="center"/>
                <w:hideMark/>
              </w:tcPr>
            </w:tcPrChange>
          </w:tcPr>
          <w:p w14:paraId="4D7C2EFD" w14:textId="77777777" w:rsidR="00F91B1B" w:rsidRDefault="00F91B1B">
            <w:pPr>
              <w:jc w:val="center"/>
              <w:rPr>
                <w:ins w:id="3276" w:author="Gannon, Hugh (Allianz Global Life)" w:date="2026-06-30T11:28:00Z" w16du:dateUtc="2026-06-30T10:28:00Z"/>
                <w:rFonts w:ascii="Arial" w:hAnsi="Arial" w:cs="Arial"/>
                <w:color w:val="000000"/>
                <w:sz w:val="16"/>
                <w:szCs w:val="16"/>
              </w:rPr>
            </w:pPr>
            <w:ins w:id="3277" w:author="Gannon, Hugh (Allianz Global Life)" w:date="2026-06-30T11:28:00Z" w16du:dateUtc="2026-06-30T10:28:00Z">
              <w:r>
                <w:rPr>
                  <w:rFonts w:ascii="Arial" w:hAnsi="Arial" w:cs="Arial"/>
                  <w:color w:val="000000"/>
                  <w:sz w:val="16"/>
                  <w:szCs w:val="16"/>
                </w:rPr>
                <w:t>0.95%</w:t>
              </w:r>
            </w:ins>
          </w:p>
        </w:tc>
        <w:tc>
          <w:tcPr>
            <w:tcW w:w="1701" w:type="dxa"/>
            <w:tcBorders>
              <w:top w:val="nil"/>
              <w:left w:val="nil"/>
              <w:bottom w:val="nil"/>
              <w:right w:val="single" w:sz="8" w:space="0" w:color="auto"/>
            </w:tcBorders>
            <w:shd w:val="clear" w:color="000000" w:fill="D9D9D9"/>
            <w:noWrap/>
            <w:vAlign w:val="center"/>
            <w:hideMark/>
            <w:tcPrChange w:id="3278" w:author="Gannon, Hugh (Allianz Global Life)" w:date="2026-06-30T11:29:00Z" w16du:dateUtc="2026-06-30T10:29:00Z">
              <w:tcPr>
                <w:tcW w:w="1340" w:type="dxa"/>
                <w:gridSpan w:val="2"/>
                <w:tcBorders>
                  <w:top w:val="nil"/>
                  <w:left w:val="nil"/>
                  <w:bottom w:val="nil"/>
                  <w:right w:val="single" w:sz="8" w:space="0" w:color="auto"/>
                </w:tcBorders>
                <w:shd w:val="clear" w:color="000000" w:fill="D9D9D9"/>
                <w:noWrap/>
                <w:vAlign w:val="center"/>
                <w:hideMark/>
              </w:tcPr>
            </w:tcPrChange>
          </w:tcPr>
          <w:p w14:paraId="30238896" w14:textId="77777777" w:rsidR="00F91B1B" w:rsidRDefault="00F91B1B">
            <w:pPr>
              <w:jc w:val="center"/>
              <w:rPr>
                <w:ins w:id="3279" w:author="Gannon, Hugh (Allianz Global Life)" w:date="2026-06-30T11:28:00Z" w16du:dateUtc="2026-06-30T10:28:00Z"/>
                <w:rFonts w:ascii="Arial" w:hAnsi="Arial" w:cs="Arial"/>
                <w:color w:val="000000"/>
                <w:sz w:val="16"/>
                <w:szCs w:val="16"/>
              </w:rPr>
            </w:pPr>
            <w:ins w:id="3280" w:author="Gannon, Hugh (Allianz Global Life)" w:date="2026-06-30T11:28:00Z" w16du:dateUtc="2026-06-30T10:28:00Z">
              <w:r>
                <w:rPr>
                  <w:rFonts w:ascii="Arial" w:hAnsi="Arial" w:cs="Arial"/>
                  <w:color w:val="000000"/>
                  <w:sz w:val="16"/>
                  <w:szCs w:val="16"/>
                </w:rPr>
                <w:t>Clawback</w:t>
              </w:r>
            </w:ins>
          </w:p>
        </w:tc>
      </w:tr>
      <w:tr w:rsidR="00F91B1B" w14:paraId="26CA61C0" w14:textId="77777777" w:rsidTr="00F91B1B">
        <w:trPr>
          <w:trHeight w:val="255"/>
          <w:ins w:id="3281" w:author="Gannon, Hugh (Allianz Global Life)" w:date="2026-06-30T11:28:00Z"/>
          <w:trPrChange w:id="3282" w:author="Gannon, Hugh (Allianz Global Life)" w:date="2026-06-30T11:29:00Z" w16du:dateUtc="2026-06-30T10:29:00Z">
            <w:trPr>
              <w:trHeight w:val="255"/>
            </w:trPr>
          </w:trPrChange>
        </w:trPr>
        <w:tc>
          <w:tcPr>
            <w:tcW w:w="983" w:type="dxa"/>
            <w:vMerge w:val="restart"/>
            <w:tcBorders>
              <w:top w:val="nil"/>
              <w:left w:val="single" w:sz="8" w:space="0" w:color="auto"/>
              <w:bottom w:val="nil"/>
              <w:right w:val="nil"/>
            </w:tcBorders>
            <w:noWrap/>
            <w:vAlign w:val="center"/>
            <w:hideMark/>
            <w:tcPrChange w:id="3283" w:author="Gannon, Hugh (Allianz Global Life)" w:date="2026-06-30T11:29:00Z" w16du:dateUtc="2026-06-30T10:29:00Z">
              <w:tcPr>
                <w:tcW w:w="1180" w:type="dxa"/>
                <w:gridSpan w:val="2"/>
                <w:vMerge w:val="restart"/>
                <w:tcBorders>
                  <w:top w:val="nil"/>
                  <w:left w:val="single" w:sz="8" w:space="0" w:color="auto"/>
                  <w:bottom w:val="nil"/>
                  <w:right w:val="nil"/>
                </w:tcBorders>
                <w:noWrap/>
                <w:vAlign w:val="center"/>
                <w:hideMark/>
              </w:tcPr>
            </w:tcPrChange>
          </w:tcPr>
          <w:p w14:paraId="3347CAFA" w14:textId="77777777" w:rsidR="00F91B1B" w:rsidRDefault="00F91B1B">
            <w:pPr>
              <w:jc w:val="center"/>
              <w:rPr>
                <w:ins w:id="3284" w:author="Gannon, Hugh (Allianz Global Life)" w:date="2026-06-30T11:28:00Z" w16du:dateUtc="2026-06-30T10:28:00Z"/>
                <w:rFonts w:ascii="Arial" w:hAnsi="Arial" w:cs="Arial"/>
                <w:color w:val="000000"/>
                <w:sz w:val="16"/>
                <w:szCs w:val="16"/>
              </w:rPr>
            </w:pPr>
            <w:ins w:id="3285" w:author="Gannon, Hugh (Allianz Global Life)" w:date="2026-06-30T11:28:00Z" w16du:dateUtc="2026-06-30T10:28:00Z">
              <w:r>
                <w:rPr>
                  <w:rFonts w:ascii="Arial" w:hAnsi="Arial" w:cs="Arial"/>
                  <w:color w:val="000000"/>
                  <w:sz w:val="16"/>
                  <w:szCs w:val="16"/>
                </w:rPr>
                <w:t>H</w:t>
              </w:r>
            </w:ins>
          </w:p>
        </w:tc>
        <w:tc>
          <w:tcPr>
            <w:tcW w:w="992" w:type="dxa"/>
            <w:tcBorders>
              <w:top w:val="nil"/>
              <w:left w:val="nil"/>
              <w:bottom w:val="nil"/>
              <w:right w:val="nil"/>
            </w:tcBorders>
            <w:noWrap/>
            <w:vAlign w:val="center"/>
            <w:hideMark/>
            <w:tcPrChange w:id="3286" w:author="Gannon, Hugh (Allianz Global Life)" w:date="2026-06-30T11:29:00Z" w16du:dateUtc="2026-06-30T10:29:00Z">
              <w:tcPr>
                <w:tcW w:w="940" w:type="dxa"/>
                <w:gridSpan w:val="2"/>
                <w:tcBorders>
                  <w:top w:val="nil"/>
                  <w:left w:val="nil"/>
                  <w:bottom w:val="nil"/>
                  <w:right w:val="nil"/>
                </w:tcBorders>
                <w:noWrap/>
                <w:vAlign w:val="center"/>
                <w:hideMark/>
              </w:tcPr>
            </w:tcPrChange>
          </w:tcPr>
          <w:p w14:paraId="6442A47F" w14:textId="77777777" w:rsidR="00F91B1B" w:rsidRDefault="00F91B1B">
            <w:pPr>
              <w:jc w:val="center"/>
              <w:rPr>
                <w:ins w:id="3287" w:author="Gannon, Hugh (Allianz Global Life)" w:date="2026-06-30T11:28:00Z" w16du:dateUtc="2026-06-30T10:28:00Z"/>
                <w:rFonts w:ascii="Arial" w:hAnsi="Arial" w:cs="Arial"/>
                <w:color w:val="000000"/>
                <w:sz w:val="16"/>
                <w:szCs w:val="16"/>
              </w:rPr>
            </w:pPr>
            <w:ins w:id="3288" w:author="Gannon, Hugh (Allianz Global Life)" w:date="2026-06-30T11:28:00Z" w16du:dateUtc="2026-06-30T10:28:00Z">
              <w:r>
                <w:rPr>
                  <w:rFonts w:ascii="Arial" w:hAnsi="Arial" w:cs="Arial"/>
                  <w:color w:val="000000"/>
                  <w:sz w:val="16"/>
                  <w:szCs w:val="16"/>
                </w:rPr>
                <w:t>H1</w:t>
              </w:r>
            </w:ins>
          </w:p>
        </w:tc>
        <w:tc>
          <w:tcPr>
            <w:tcW w:w="1134" w:type="dxa"/>
            <w:tcBorders>
              <w:top w:val="nil"/>
              <w:left w:val="nil"/>
              <w:bottom w:val="nil"/>
              <w:right w:val="nil"/>
            </w:tcBorders>
            <w:noWrap/>
            <w:vAlign w:val="center"/>
            <w:hideMark/>
            <w:tcPrChange w:id="3289" w:author="Gannon, Hugh (Allianz Global Life)" w:date="2026-06-30T11:29:00Z" w16du:dateUtc="2026-06-30T10:29:00Z">
              <w:tcPr>
                <w:tcW w:w="1700" w:type="dxa"/>
                <w:gridSpan w:val="2"/>
                <w:tcBorders>
                  <w:top w:val="nil"/>
                  <w:left w:val="nil"/>
                  <w:bottom w:val="nil"/>
                  <w:right w:val="nil"/>
                </w:tcBorders>
                <w:noWrap/>
                <w:vAlign w:val="center"/>
                <w:hideMark/>
              </w:tcPr>
            </w:tcPrChange>
          </w:tcPr>
          <w:p w14:paraId="6BAD8782" w14:textId="77777777" w:rsidR="00F91B1B" w:rsidRDefault="00F91B1B">
            <w:pPr>
              <w:jc w:val="center"/>
              <w:rPr>
                <w:ins w:id="3290" w:author="Gannon, Hugh (Allianz Global Life)" w:date="2026-06-30T11:28:00Z" w16du:dateUtc="2026-06-30T10:28:00Z"/>
                <w:rFonts w:ascii="Arial" w:hAnsi="Arial" w:cs="Arial"/>
                <w:color w:val="000000"/>
                <w:sz w:val="16"/>
                <w:szCs w:val="16"/>
              </w:rPr>
            </w:pPr>
            <w:ins w:id="3291" w:author="Gannon, Hugh (Allianz Global Life)" w:date="2026-06-30T11:28:00Z" w16du:dateUtc="2026-06-30T10:28:00Z">
              <w:r>
                <w:rPr>
                  <w:rFonts w:ascii="Arial" w:hAnsi="Arial" w:cs="Arial"/>
                  <w:color w:val="000000"/>
                  <w:sz w:val="16"/>
                  <w:szCs w:val="16"/>
                </w:rPr>
                <w:t>1.00%</w:t>
              </w:r>
            </w:ins>
          </w:p>
        </w:tc>
        <w:tc>
          <w:tcPr>
            <w:tcW w:w="1276" w:type="dxa"/>
            <w:tcBorders>
              <w:top w:val="nil"/>
              <w:left w:val="nil"/>
              <w:bottom w:val="nil"/>
              <w:right w:val="nil"/>
            </w:tcBorders>
            <w:noWrap/>
            <w:vAlign w:val="center"/>
            <w:hideMark/>
            <w:tcPrChange w:id="3292" w:author="Gannon, Hugh (Allianz Global Life)" w:date="2026-06-30T11:29:00Z" w16du:dateUtc="2026-06-30T10:29:00Z">
              <w:tcPr>
                <w:tcW w:w="1420" w:type="dxa"/>
                <w:gridSpan w:val="2"/>
                <w:tcBorders>
                  <w:top w:val="nil"/>
                  <w:left w:val="nil"/>
                  <w:bottom w:val="nil"/>
                  <w:right w:val="nil"/>
                </w:tcBorders>
                <w:noWrap/>
                <w:vAlign w:val="center"/>
                <w:hideMark/>
              </w:tcPr>
            </w:tcPrChange>
          </w:tcPr>
          <w:p w14:paraId="7B346B3A" w14:textId="77777777" w:rsidR="00F91B1B" w:rsidRDefault="00F91B1B">
            <w:pPr>
              <w:jc w:val="center"/>
              <w:rPr>
                <w:ins w:id="3293" w:author="Gannon, Hugh (Allianz Global Life)" w:date="2026-06-30T11:28:00Z" w16du:dateUtc="2026-06-30T10:28:00Z"/>
                <w:rFonts w:ascii="Arial" w:hAnsi="Arial" w:cs="Arial"/>
                <w:color w:val="000000"/>
                <w:sz w:val="16"/>
                <w:szCs w:val="16"/>
              </w:rPr>
            </w:pPr>
            <w:ins w:id="3294" w:author="Gannon, Hugh (Allianz Global Life)" w:date="2026-06-30T11:28:00Z" w16du:dateUtc="2026-06-30T10:28:00Z">
              <w:r>
                <w:rPr>
                  <w:rFonts w:ascii="Arial" w:hAnsi="Arial" w:cs="Arial"/>
                  <w:color w:val="000000"/>
                  <w:sz w:val="16"/>
                  <w:szCs w:val="16"/>
                </w:rPr>
                <w:t>0% to 4%</w:t>
              </w:r>
            </w:ins>
          </w:p>
        </w:tc>
        <w:tc>
          <w:tcPr>
            <w:tcW w:w="1559" w:type="dxa"/>
            <w:tcBorders>
              <w:top w:val="nil"/>
              <w:left w:val="nil"/>
              <w:bottom w:val="nil"/>
              <w:right w:val="nil"/>
            </w:tcBorders>
            <w:noWrap/>
            <w:vAlign w:val="center"/>
            <w:hideMark/>
            <w:tcPrChange w:id="3295" w:author="Gannon, Hugh (Allianz Global Life)" w:date="2026-06-30T11:29:00Z" w16du:dateUtc="2026-06-30T10:29:00Z">
              <w:tcPr>
                <w:tcW w:w="1720" w:type="dxa"/>
                <w:gridSpan w:val="2"/>
                <w:tcBorders>
                  <w:top w:val="nil"/>
                  <w:left w:val="nil"/>
                  <w:bottom w:val="nil"/>
                  <w:right w:val="nil"/>
                </w:tcBorders>
                <w:noWrap/>
                <w:vAlign w:val="center"/>
                <w:hideMark/>
              </w:tcPr>
            </w:tcPrChange>
          </w:tcPr>
          <w:p w14:paraId="25028A94" w14:textId="77777777" w:rsidR="00F91B1B" w:rsidRDefault="00F91B1B">
            <w:pPr>
              <w:jc w:val="center"/>
              <w:rPr>
                <w:ins w:id="3296" w:author="Gannon, Hugh (Allianz Global Life)" w:date="2026-06-30T11:28:00Z" w16du:dateUtc="2026-06-30T10:28:00Z"/>
                <w:rFonts w:ascii="Arial" w:hAnsi="Arial" w:cs="Arial"/>
                <w:color w:val="000000"/>
                <w:sz w:val="16"/>
                <w:szCs w:val="16"/>
              </w:rPr>
            </w:pPr>
            <w:ins w:id="3297" w:author="Gannon, Hugh (Allianz Global Life)" w:date="2026-06-30T11:28:00Z" w16du:dateUtc="2026-06-30T10:28:00Z">
              <w:r>
                <w:rPr>
                  <w:rFonts w:ascii="Arial" w:hAnsi="Arial" w:cs="Arial"/>
                  <w:color w:val="000000"/>
                  <w:sz w:val="16"/>
                  <w:szCs w:val="16"/>
                </w:rPr>
                <w:t>97% to 101%</w:t>
              </w:r>
            </w:ins>
          </w:p>
        </w:tc>
        <w:tc>
          <w:tcPr>
            <w:tcW w:w="1134" w:type="dxa"/>
            <w:tcBorders>
              <w:top w:val="nil"/>
              <w:left w:val="nil"/>
              <w:bottom w:val="nil"/>
              <w:right w:val="nil"/>
            </w:tcBorders>
            <w:noWrap/>
            <w:vAlign w:val="center"/>
            <w:hideMark/>
            <w:tcPrChange w:id="3298" w:author="Gannon, Hugh (Allianz Global Life)" w:date="2026-06-30T11:29:00Z" w16du:dateUtc="2026-06-30T10:29:00Z">
              <w:tcPr>
                <w:tcW w:w="1780" w:type="dxa"/>
                <w:gridSpan w:val="3"/>
                <w:tcBorders>
                  <w:top w:val="nil"/>
                  <w:left w:val="nil"/>
                  <w:bottom w:val="nil"/>
                  <w:right w:val="nil"/>
                </w:tcBorders>
                <w:noWrap/>
                <w:vAlign w:val="center"/>
                <w:hideMark/>
              </w:tcPr>
            </w:tcPrChange>
          </w:tcPr>
          <w:p w14:paraId="6D8B2901" w14:textId="77777777" w:rsidR="00F91B1B" w:rsidRDefault="00F91B1B">
            <w:pPr>
              <w:jc w:val="center"/>
              <w:rPr>
                <w:ins w:id="3299" w:author="Gannon, Hugh (Allianz Global Life)" w:date="2026-06-30T11:28:00Z" w16du:dateUtc="2026-06-30T10:28:00Z"/>
                <w:rFonts w:ascii="Arial" w:hAnsi="Arial" w:cs="Arial"/>
                <w:color w:val="000000"/>
                <w:sz w:val="16"/>
                <w:szCs w:val="16"/>
              </w:rPr>
            </w:pPr>
            <w:ins w:id="3300" w:author="Gannon, Hugh (Allianz Global Life)" w:date="2026-06-30T11:28:00Z" w16du:dateUtc="2026-06-30T10:28:00Z">
              <w:r>
                <w:rPr>
                  <w:rFonts w:ascii="Arial" w:hAnsi="Arial" w:cs="Arial"/>
                  <w:color w:val="000000"/>
                  <w:sz w:val="16"/>
                  <w:szCs w:val="16"/>
                </w:rPr>
                <w:t>0.63%</w:t>
              </w:r>
            </w:ins>
          </w:p>
        </w:tc>
        <w:tc>
          <w:tcPr>
            <w:tcW w:w="1134" w:type="dxa"/>
            <w:tcBorders>
              <w:top w:val="nil"/>
              <w:left w:val="nil"/>
              <w:bottom w:val="nil"/>
              <w:right w:val="nil"/>
            </w:tcBorders>
            <w:noWrap/>
            <w:vAlign w:val="center"/>
            <w:hideMark/>
            <w:tcPrChange w:id="3301" w:author="Gannon, Hugh (Allianz Global Life)" w:date="2026-06-30T11:29:00Z" w16du:dateUtc="2026-06-30T10:29:00Z">
              <w:tcPr>
                <w:tcW w:w="1120" w:type="dxa"/>
                <w:tcBorders>
                  <w:top w:val="nil"/>
                  <w:left w:val="nil"/>
                  <w:bottom w:val="nil"/>
                  <w:right w:val="nil"/>
                </w:tcBorders>
                <w:noWrap/>
                <w:vAlign w:val="center"/>
                <w:hideMark/>
              </w:tcPr>
            </w:tcPrChange>
          </w:tcPr>
          <w:p w14:paraId="0EB0F205" w14:textId="77777777" w:rsidR="00F91B1B" w:rsidRDefault="00F91B1B">
            <w:pPr>
              <w:jc w:val="center"/>
              <w:rPr>
                <w:ins w:id="3302" w:author="Gannon, Hugh (Allianz Global Life)" w:date="2026-06-30T11:28:00Z" w16du:dateUtc="2026-06-30T10:28:00Z"/>
                <w:rFonts w:ascii="Arial" w:hAnsi="Arial" w:cs="Arial"/>
                <w:color w:val="000000"/>
                <w:sz w:val="16"/>
                <w:szCs w:val="16"/>
              </w:rPr>
            </w:pPr>
            <w:ins w:id="3303" w:author="Gannon, Hugh (Allianz Global Life)" w:date="2026-06-30T11:28:00Z" w16du:dateUtc="2026-06-30T10:28:00Z">
              <w:r>
                <w:rPr>
                  <w:rFonts w:ascii="Arial" w:hAnsi="Arial" w:cs="Arial"/>
                  <w:color w:val="000000"/>
                  <w:sz w:val="16"/>
                  <w:szCs w:val="16"/>
                </w:rPr>
                <w:t>1.20%</w:t>
              </w:r>
            </w:ins>
          </w:p>
        </w:tc>
        <w:tc>
          <w:tcPr>
            <w:tcW w:w="1701" w:type="dxa"/>
            <w:tcBorders>
              <w:top w:val="nil"/>
              <w:left w:val="nil"/>
              <w:bottom w:val="nil"/>
              <w:right w:val="single" w:sz="8" w:space="0" w:color="auto"/>
            </w:tcBorders>
            <w:noWrap/>
            <w:vAlign w:val="center"/>
            <w:hideMark/>
            <w:tcPrChange w:id="3304" w:author="Gannon, Hugh (Allianz Global Life)" w:date="2026-06-30T11:29:00Z" w16du:dateUtc="2026-06-30T10:29:00Z">
              <w:tcPr>
                <w:tcW w:w="1340" w:type="dxa"/>
                <w:gridSpan w:val="2"/>
                <w:tcBorders>
                  <w:top w:val="nil"/>
                  <w:left w:val="nil"/>
                  <w:bottom w:val="nil"/>
                  <w:right w:val="single" w:sz="8" w:space="0" w:color="auto"/>
                </w:tcBorders>
                <w:noWrap/>
                <w:vAlign w:val="center"/>
                <w:hideMark/>
              </w:tcPr>
            </w:tcPrChange>
          </w:tcPr>
          <w:p w14:paraId="35415799" w14:textId="77777777" w:rsidR="00F91B1B" w:rsidRDefault="00F91B1B">
            <w:pPr>
              <w:jc w:val="center"/>
              <w:rPr>
                <w:ins w:id="3305" w:author="Gannon, Hugh (Allianz Global Life)" w:date="2026-06-30T11:28:00Z" w16du:dateUtc="2026-06-30T10:28:00Z"/>
                <w:rFonts w:ascii="Arial" w:hAnsi="Arial" w:cs="Arial"/>
                <w:color w:val="000000"/>
                <w:sz w:val="16"/>
                <w:szCs w:val="16"/>
              </w:rPr>
            </w:pPr>
            <w:ins w:id="3306" w:author="Gannon, Hugh (Allianz Global Life)" w:date="2026-06-30T11:28:00Z" w16du:dateUtc="2026-06-30T10:28:00Z">
              <w:r>
                <w:rPr>
                  <w:rFonts w:ascii="Arial" w:hAnsi="Arial" w:cs="Arial"/>
                  <w:color w:val="000000"/>
                  <w:sz w:val="16"/>
                  <w:szCs w:val="16"/>
                </w:rPr>
                <w:t>Clawback</w:t>
              </w:r>
            </w:ins>
          </w:p>
        </w:tc>
      </w:tr>
      <w:tr w:rsidR="00F91B1B" w14:paraId="1E4A5322" w14:textId="77777777" w:rsidTr="00F91B1B">
        <w:trPr>
          <w:trHeight w:val="255"/>
          <w:ins w:id="3307" w:author="Gannon, Hugh (Allianz Global Life)" w:date="2026-06-30T11:28:00Z"/>
          <w:trPrChange w:id="3308" w:author="Gannon, Hugh (Allianz Global Life)" w:date="2026-06-30T11:29:00Z" w16du:dateUtc="2026-06-30T10:29:00Z">
            <w:trPr>
              <w:trHeight w:val="255"/>
            </w:trPr>
          </w:trPrChange>
        </w:trPr>
        <w:tc>
          <w:tcPr>
            <w:tcW w:w="983" w:type="dxa"/>
            <w:vMerge/>
            <w:tcBorders>
              <w:top w:val="nil"/>
              <w:left w:val="single" w:sz="8" w:space="0" w:color="auto"/>
              <w:bottom w:val="nil"/>
              <w:right w:val="nil"/>
            </w:tcBorders>
            <w:vAlign w:val="center"/>
            <w:hideMark/>
            <w:tcPrChange w:id="3309" w:author="Gannon, Hugh (Allianz Global Life)" w:date="2026-06-30T11:29:00Z" w16du:dateUtc="2026-06-30T10:29:00Z">
              <w:tcPr>
                <w:tcW w:w="1180" w:type="dxa"/>
                <w:gridSpan w:val="2"/>
                <w:vMerge/>
                <w:tcBorders>
                  <w:top w:val="nil"/>
                  <w:left w:val="single" w:sz="8" w:space="0" w:color="auto"/>
                  <w:bottom w:val="nil"/>
                  <w:right w:val="nil"/>
                </w:tcBorders>
                <w:vAlign w:val="center"/>
                <w:hideMark/>
              </w:tcPr>
            </w:tcPrChange>
          </w:tcPr>
          <w:p w14:paraId="3D14BC12" w14:textId="77777777" w:rsidR="00F91B1B" w:rsidRDefault="00F91B1B">
            <w:pPr>
              <w:rPr>
                <w:ins w:id="3310" w:author="Gannon, Hugh (Allianz Global Life)" w:date="2026-06-30T11:28:00Z" w16du:dateUtc="2026-06-30T10:28:00Z"/>
                <w:rFonts w:ascii="Arial" w:hAnsi="Arial" w:cs="Arial"/>
                <w:color w:val="000000"/>
                <w:sz w:val="16"/>
                <w:szCs w:val="16"/>
              </w:rPr>
            </w:pPr>
          </w:p>
        </w:tc>
        <w:tc>
          <w:tcPr>
            <w:tcW w:w="992" w:type="dxa"/>
            <w:tcBorders>
              <w:top w:val="nil"/>
              <w:left w:val="nil"/>
              <w:bottom w:val="nil"/>
              <w:right w:val="nil"/>
            </w:tcBorders>
            <w:noWrap/>
            <w:vAlign w:val="center"/>
            <w:hideMark/>
            <w:tcPrChange w:id="3311" w:author="Gannon, Hugh (Allianz Global Life)" w:date="2026-06-30T11:29:00Z" w16du:dateUtc="2026-06-30T10:29:00Z">
              <w:tcPr>
                <w:tcW w:w="940" w:type="dxa"/>
                <w:gridSpan w:val="2"/>
                <w:tcBorders>
                  <w:top w:val="nil"/>
                  <w:left w:val="nil"/>
                  <w:bottom w:val="nil"/>
                  <w:right w:val="nil"/>
                </w:tcBorders>
                <w:noWrap/>
                <w:vAlign w:val="center"/>
                <w:hideMark/>
              </w:tcPr>
            </w:tcPrChange>
          </w:tcPr>
          <w:p w14:paraId="5F7FD6A7" w14:textId="77777777" w:rsidR="00F91B1B" w:rsidRDefault="00F91B1B">
            <w:pPr>
              <w:jc w:val="center"/>
              <w:rPr>
                <w:ins w:id="3312" w:author="Gannon, Hugh (Allianz Global Life)" w:date="2026-06-30T11:28:00Z" w16du:dateUtc="2026-06-30T10:28:00Z"/>
                <w:rFonts w:ascii="Arial" w:hAnsi="Arial" w:cs="Arial"/>
                <w:color w:val="000000"/>
                <w:sz w:val="16"/>
                <w:szCs w:val="16"/>
              </w:rPr>
            </w:pPr>
            <w:ins w:id="3313" w:author="Gannon, Hugh (Allianz Global Life)" w:date="2026-06-30T11:28:00Z" w16du:dateUtc="2026-06-30T10:28:00Z">
              <w:r>
                <w:rPr>
                  <w:rFonts w:ascii="Arial" w:hAnsi="Arial" w:cs="Arial"/>
                  <w:color w:val="000000"/>
                  <w:sz w:val="16"/>
                  <w:szCs w:val="16"/>
                </w:rPr>
                <w:t>H2</w:t>
              </w:r>
            </w:ins>
          </w:p>
        </w:tc>
        <w:tc>
          <w:tcPr>
            <w:tcW w:w="1134" w:type="dxa"/>
            <w:tcBorders>
              <w:top w:val="nil"/>
              <w:left w:val="nil"/>
              <w:bottom w:val="nil"/>
              <w:right w:val="nil"/>
            </w:tcBorders>
            <w:noWrap/>
            <w:vAlign w:val="center"/>
            <w:hideMark/>
            <w:tcPrChange w:id="3314" w:author="Gannon, Hugh (Allianz Global Life)" w:date="2026-06-30T11:29:00Z" w16du:dateUtc="2026-06-30T10:29:00Z">
              <w:tcPr>
                <w:tcW w:w="1700" w:type="dxa"/>
                <w:gridSpan w:val="2"/>
                <w:tcBorders>
                  <w:top w:val="nil"/>
                  <w:left w:val="nil"/>
                  <w:bottom w:val="nil"/>
                  <w:right w:val="nil"/>
                </w:tcBorders>
                <w:noWrap/>
                <w:vAlign w:val="center"/>
                <w:hideMark/>
              </w:tcPr>
            </w:tcPrChange>
          </w:tcPr>
          <w:p w14:paraId="465AB5E2" w14:textId="77777777" w:rsidR="00F91B1B" w:rsidRDefault="00F91B1B">
            <w:pPr>
              <w:jc w:val="center"/>
              <w:rPr>
                <w:ins w:id="3315" w:author="Gannon, Hugh (Allianz Global Life)" w:date="2026-06-30T11:28:00Z" w16du:dateUtc="2026-06-30T10:28:00Z"/>
                <w:rFonts w:ascii="Arial" w:hAnsi="Arial" w:cs="Arial"/>
                <w:color w:val="000000"/>
                <w:sz w:val="16"/>
                <w:szCs w:val="16"/>
              </w:rPr>
            </w:pPr>
            <w:ins w:id="3316" w:author="Gannon, Hugh (Allianz Global Life)" w:date="2026-06-30T11:28:00Z" w16du:dateUtc="2026-06-30T10:28:00Z">
              <w:r>
                <w:rPr>
                  <w:rFonts w:ascii="Arial" w:hAnsi="Arial" w:cs="Arial"/>
                  <w:color w:val="000000"/>
                  <w:sz w:val="16"/>
                  <w:szCs w:val="16"/>
                </w:rPr>
                <w:t>2.00%</w:t>
              </w:r>
            </w:ins>
          </w:p>
        </w:tc>
        <w:tc>
          <w:tcPr>
            <w:tcW w:w="1276" w:type="dxa"/>
            <w:tcBorders>
              <w:top w:val="nil"/>
              <w:left w:val="nil"/>
              <w:bottom w:val="nil"/>
              <w:right w:val="nil"/>
            </w:tcBorders>
            <w:noWrap/>
            <w:vAlign w:val="center"/>
            <w:hideMark/>
            <w:tcPrChange w:id="3317" w:author="Gannon, Hugh (Allianz Global Life)" w:date="2026-06-30T11:29:00Z" w16du:dateUtc="2026-06-30T10:29:00Z">
              <w:tcPr>
                <w:tcW w:w="1420" w:type="dxa"/>
                <w:gridSpan w:val="2"/>
                <w:tcBorders>
                  <w:top w:val="nil"/>
                  <w:left w:val="nil"/>
                  <w:bottom w:val="nil"/>
                  <w:right w:val="nil"/>
                </w:tcBorders>
                <w:noWrap/>
                <w:vAlign w:val="center"/>
                <w:hideMark/>
              </w:tcPr>
            </w:tcPrChange>
          </w:tcPr>
          <w:p w14:paraId="21008A8D" w14:textId="77777777" w:rsidR="00F91B1B" w:rsidRDefault="00F91B1B">
            <w:pPr>
              <w:jc w:val="center"/>
              <w:rPr>
                <w:ins w:id="3318" w:author="Gannon, Hugh (Allianz Global Life)" w:date="2026-06-30T11:28:00Z" w16du:dateUtc="2026-06-30T10:28:00Z"/>
                <w:rFonts w:ascii="Arial" w:hAnsi="Arial" w:cs="Arial"/>
                <w:color w:val="000000"/>
                <w:sz w:val="16"/>
                <w:szCs w:val="16"/>
              </w:rPr>
            </w:pPr>
            <w:ins w:id="3319" w:author="Gannon, Hugh (Allianz Global Life)" w:date="2026-06-30T11:28:00Z" w16du:dateUtc="2026-06-30T10:28:00Z">
              <w:r>
                <w:rPr>
                  <w:rFonts w:ascii="Arial" w:hAnsi="Arial" w:cs="Arial"/>
                  <w:color w:val="000000"/>
                  <w:sz w:val="16"/>
                  <w:szCs w:val="16"/>
                </w:rPr>
                <w:t>1% to 4%</w:t>
              </w:r>
            </w:ins>
          </w:p>
        </w:tc>
        <w:tc>
          <w:tcPr>
            <w:tcW w:w="1559" w:type="dxa"/>
            <w:tcBorders>
              <w:top w:val="nil"/>
              <w:left w:val="nil"/>
              <w:bottom w:val="nil"/>
              <w:right w:val="nil"/>
            </w:tcBorders>
            <w:noWrap/>
            <w:vAlign w:val="center"/>
            <w:hideMark/>
            <w:tcPrChange w:id="3320" w:author="Gannon, Hugh (Allianz Global Life)" w:date="2026-06-30T11:29:00Z" w16du:dateUtc="2026-06-30T10:29:00Z">
              <w:tcPr>
                <w:tcW w:w="1720" w:type="dxa"/>
                <w:gridSpan w:val="2"/>
                <w:tcBorders>
                  <w:top w:val="nil"/>
                  <w:left w:val="nil"/>
                  <w:bottom w:val="nil"/>
                  <w:right w:val="nil"/>
                </w:tcBorders>
                <w:noWrap/>
                <w:vAlign w:val="center"/>
                <w:hideMark/>
              </w:tcPr>
            </w:tcPrChange>
          </w:tcPr>
          <w:p w14:paraId="2CD008D5" w14:textId="77777777" w:rsidR="00F91B1B" w:rsidRDefault="00F91B1B">
            <w:pPr>
              <w:jc w:val="center"/>
              <w:rPr>
                <w:ins w:id="3321" w:author="Gannon, Hugh (Allianz Global Life)" w:date="2026-06-30T11:28:00Z" w16du:dateUtc="2026-06-30T10:28:00Z"/>
                <w:rFonts w:ascii="Arial" w:hAnsi="Arial" w:cs="Arial"/>
                <w:color w:val="000000"/>
                <w:sz w:val="16"/>
                <w:szCs w:val="16"/>
              </w:rPr>
            </w:pPr>
            <w:ins w:id="3322" w:author="Gannon, Hugh (Allianz Global Life)" w:date="2026-06-30T11:28:00Z" w16du:dateUtc="2026-06-30T10:28:00Z">
              <w:r>
                <w:rPr>
                  <w:rFonts w:ascii="Arial" w:hAnsi="Arial" w:cs="Arial"/>
                  <w:color w:val="000000"/>
                  <w:sz w:val="16"/>
                  <w:szCs w:val="16"/>
                </w:rPr>
                <w:t>98% to 101%</w:t>
              </w:r>
            </w:ins>
          </w:p>
        </w:tc>
        <w:tc>
          <w:tcPr>
            <w:tcW w:w="1134" w:type="dxa"/>
            <w:tcBorders>
              <w:top w:val="nil"/>
              <w:left w:val="nil"/>
              <w:bottom w:val="nil"/>
              <w:right w:val="nil"/>
            </w:tcBorders>
            <w:noWrap/>
            <w:vAlign w:val="center"/>
            <w:hideMark/>
            <w:tcPrChange w:id="3323" w:author="Gannon, Hugh (Allianz Global Life)" w:date="2026-06-30T11:29:00Z" w16du:dateUtc="2026-06-30T10:29:00Z">
              <w:tcPr>
                <w:tcW w:w="1780" w:type="dxa"/>
                <w:gridSpan w:val="3"/>
                <w:tcBorders>
                  <w:top w:val="nil"/>
                  <w:left w:val="nil"/>
                  <w:bottom w:val="nil"/>
                  <w:right w:val="nil"/>
                </w:tcBorders>
                <w:noWrap/>
                <w:vAlign w:val="center"/>
                <w:hideMark/>
              </w:tcPr>
            </w:tcPrChange>
          </w:tcPr>
          <w:p w14:paraId="43EFA367" w14:textId="77777777" w:rsidR="00F91B1B" w:rsidRDefault="00F91B1B">
            <w:pPr>
              <w:jc w:val="center"/>
              <w:rPr>
                <w:ins w:id="3324" w:author="Gannon, Hugh (Allianz Global Life)" w:date="2026-06-30T11:28:00Z" w16du:dateUtc="2026-06-30T10:28:00Z"/>
                <w:rFonts w:ascii="Arial" w:hAnsi="Arial" w:cs="Arial"/>
                <w:color w:val="000000"/>
                <w:sz w:val="16"/>
                <w:szCs w:val="16"/>
              </w:rPr>
            </w:pPr>
            <w:ins w:id="3325" w:author="Gannon, Hugh (Allianz Global Life)" w:date="2026-06-30T11:28:00Z" w16du:dateUtc="2026-06-30T10:28:00Z">
              <w:r>
                <w:rPr>
                  <w:rFonts w:ascii="Arial" w:hAnsi="Arial" w:cs="Arial"/>
                  <w:color w:val="000000"/>
                  <w:sz w:val="16"/>
                  <w:szCs w:val="16"/>
                </w:rPr>
                <w:t>0.50%</w:t>
              </w:r>
            </w:ins>
          </w:p>
        </w:tc>
        <w:tc>
          <w:tcPr>
            <w:tcW w:w="1134" w:type="dxa"/>
            <w:tcBorders>
              <w:top w:val="nil"/>
              <w:left w:val="nil"/>
              <w:bottom w:val="nil"/>
              <w:right w:val="nil"/>
            </w:tcBorders>
            <w:noWrap/>
            <w:vAlign w:val="center"/>
            <w:hideMark/>
            <w:tcPrChange w:id="3326" w:author="Gannon, Hugh (Allianz Global Life)" w:date="2026-06-30T11:29:00Z" w16du:dateUtc="2026-06-30T10:29:00Z">
              <w:tcPr>
                <w:tcW w:w="1120" w:type="dxa"/>
                <w:tcBorders>
                  <w:top w:val="nil"/>
                  <w:left w:val="nil"/>
                  <w:bottom w:val="nil"/>
                  <w:right w:val="nil"/>
                </w:tcBorders>
                <w:noWrap/>
                <w:vAlign w:val="center"/>
                <w:hideMark/>
              </w:tcPr>
            </w:tcPrChange>
          </w:tcPr>
          <w:p w14:paraId="5B5C7FF5" w14:textId="77777777" w:rsidR="00F91B1B" w:rsidRDefault="00F91B1B">
            <w:pPr>
              <w:jc w:val="center"/>
              <w:rPr>
                <w:ins w:id="3327" w:author="Gannon, Hugh (Allianz Global Life)" w:date="2026-06-30T11:28:00Z" w16du:dateUtc="2026-06-30T10:28:00Z"/>
                <w:rFonts w:ascii="Arial" w:hAnsi="Arial" w:cs="Arial"/>
                <w:color w:val="000000"/>
                <w:sz w:val="16"/>
                <w:szCs w:val="16"/>
              </w:rPr>
            </w:pPr>
            <w:ins w:id="3328" w:author="Gannon, Hugh (Allianz Global Life)" w:date="2026-06-30T11:28:00Z" w16du:dateUtc="2026-06-30T10:28:00Z">
              <w:r>
                <w:rPr>
                  <w:rFonts w:ascii="Arial" w:hAnsi="Arial" w:cs="Arial"/>
                  <w:color w:val="000000"/>
                  <w:sz w:val="16"/>
                  <w:szCs w:val="16"/>
                </w:rPr>
                <w:t>1.20%</w:t>
              </w:r>
            </w:ins>
          </w:p>
        </w:tc>
        <w:tc>
          <w:tcPr>
            <w:tcW w:w="1701" w:type="dxa"/>
            <w:tcBorders>
              <w:top w:val="nil"/>
              <w:left w:val="nil"/>
              <w:bottom w:val="nil"/>
              <w:right w:val="single" w:sz="8" w:space="0" w:color="auto"/>
            </w:tcBorders>
            <w:noWrap/>
            <w:vAlign w:val="center"/>
            <w:hideMark/>
            <w:tcPrChange w:id="3329" w:author="Gannon, Hugh (Allianz Global Life)" w:date="2026-06-30T11:29:00Z" w16du:dateUtc="2026-06-30T10:29:00Z">
              <w:tcPr>
                <w:tcW w:w="1340" w:type="dxa"/>
                <w:gridSpan w:val="2"/>
                <w:tcBorders>
                  <w:top w:val="nil"/>
                  <w:left w:val="nil"/>
                  <w:bottom w:val="nil"/>
                  <w:right w:val="single" w:sz="8" w:space="0" w:color="auto"/>
                </w:tcBorders>
                <w:noWrap/>
                <w:vAlign w:val="center"/>
                <w:hideMark/>
              </w:tcPr>
            </w:tcPrChange>
          </w:tcPr>
          <w:p w14:paraId="06A5B62B" w14:textId="77777777" w:rsidR="00F91B1B" w:rsidRDefault="00F91B1B">
            <w:pPr>
              <w:jc w:val="center"/>
              <w:rPr>
                <w:ins w:id="3330" w:author="Gannon, Hugh (Allianz Global Life)" w:date="2026-06-30T11:28:00Z" w16du:dateUtc="2026-06-30T10:28:00Z"/>
                <w:rFonts w:ascii="Arial" w:hAnsi="Arial" w:cs="Arial"/>
                <w:color w:val="000000"/>
                <w:sz w:val="16"/>
                <w:szCs w:val="16"/>
              </w:rPr>
            </w:pPr>
            <w:ins w:id="3331" w:author="Gannon, Hugh (Allianz Global Life)" w:date="2026-06-30T11:28:00Z" w16du:dateUtc="2026-06-30T10:28:00Z">
              <w:r>
                <w:rPr>
                  <w:rFonts w:ascii="Arial" w:hAnsi="Arial" w:cs="Arial"/>
                  <w:color w:val="000000"/>
                  <w:sz w:val="16"/>
                  <w:szCs w:val="16"/>
                </w:rPr>
                <w:t>Clawback</w:t>
              </w:r>
            </w:ins>
          </w:p>
        </w:tc>
      </w:tr>
      <w:tr w:rsidR="00F91B1B" w14:paraId="3E0E4783" w14:textId="77777777" w:rsidTr="00F91B1B">
        <w:trPr>
          <w:trHeight w:val="270"/>
          <w:ins w:id="3332" w:author="Gannon, Hugh (Allianz Global Life)" w:date="2026-06-30T11:28:00Z"/>
          <w:trPrChange w:id="3333" w:author="Gannon, Hugh (Allianz Global Life)" w:date="2026-06-30T11:29:00Z" w16du:dateUtc="2026-06-30T10:29:00Z">
            <w:trPr>
              <w:trHeight w:val="270"/>
            </w:trPr>
          </w:trPrChange>
        </w:trPr>
        <w:tc>
          <w:tcPr>
            <w:tcW w:w="983" w:type="dxa"/>
            <w:vMerge/>
            <w:tcBorders>
              <w:top w:val="nil"/>
              <w:left w:val="single" w:sz="8" w:space="0" w:color="auto"/>
              <w:bottom w:val="nil"/>
              <w:right w:val="nil"/>
            </w:tcBorders>
            <w:vAlign w:val="center"/>
            <w:hideMark/>
            <w:tcPrChange w:id="3334" w:author="Gannon, Hugh (Allianz Global Life)" w:date="2026-06-30T11:29:00Z" w16du:dateUtc="2026-06-30T10:29:00Z">
              <w:tcPr>
                <w:tcW w:w="1180" w:type="dxa"/>
                <w:gridSpan w:val="2"/>
                <w:vMerge/>
                <w:tcBorders>
                  <w:top w:val="nil"/>
                  <w:left w:val="single" w:sz="8" w:space="0" w:color="auto"/>
                  <w:bottom w:val="nil"/>
                  <w:right w:val="nil"/>
                </w:tcBorders>
                <w:vAlign w:val="center"/>
                <w:hideMark/>
              </w:tcPr>
            </w:tcPrChange>
          </w:tcPr>
          <w:p w14:paraId="24640C15" w14:textId="77777777" w:rsidR="00F91B1B" w:rsidRDefault="00F91B1B">
            <w:pPr>
              <w:rPr>
                <w:ins w:id="3335" w:author="Gannon, Hugh (Allianz Global Life)" w:date="2026-06-30T11:28:00Z" w16du:dateUtc="2026-06-30T10:28:00Z"/>
                <w:rFonts w:ascii="Arial" w:hAnsi="Arial" w:cs="Arial"/>
                <w:color w:val="000000"/>
                <w:sz w:val="16"/>
                <w:szCs w:val="16"/>
              </w:rPr>
            </w:pPr>
          </w:p>
        </w:tc>
        <w:tc>
          <w:tcPr>
            <w:tcW w:w="992" w:type="dxa"/>
            <w:tcBorders>
              <w:top w:val="nil"/>
              <w:left w:val="nil"/>
              <w:bottom w:val="nil"/>
              <w:right w:val="nil"/>
            </w:tcBorders>
            <w:noWrap/>
            <w:vAlign w:val="center"/>
            <w:hideMark/>
            <w:tcPrChange w:id="3336" w:author="Gannon, Hugh (Allianz Global Life)" w:date="2026-06-30T11:29:00Z" w16du:dateUtc="2026-06-30T10:29:00Z">
              <w:tcPr>
                <w:tcW w:w="940" w:type="dxa"/>
                <w:gridSpan w:val="2"/>
                <w:tcBorders>
                  <w:top w:val="nil"/>
                  <w:left w:val="nil"/>
                  <w:bottom w:val="nil"/>
                  <w:right w:val="nil"/>
                </w:tcBorders>
                <w:noWrap/>
                <w:vAlign w:val="center"/>
                <w:hideMark/>
              </w:tcPr>
            </w:tcPrChange>
          </w:tcPr>
          <w:p w14:paraId="2D30351B" w14:textId="77777777" w:rsidR="00F91B1B" w:rsidRDefault="00F91B1B">
            <w:pPr>
              <w:jc w:val="center"/>
              <w:rPr>
                <w:ins w:id="3337" w:author="Gannon, Hugh (Allianz Global Life)" w:date="2026-06-30T11:28:00Z" w16du:dateUtc="2026-06-30T10:28:00Z"/>
                <w:rFonts w:ascii="Arial" w:hAnsi="Arial" w:cs="Arial"/>
                <w:color w:val="000000"/>
                <w:sz w:val="16"/>
                <w:szCs w:val="16"/>
              </w:rPr>
            </w:pPr>
            <w:ins w:id="3338" w:author="Gannon, Hugh (Allianz Global Life)" w:date="2026-06-30T11:28:00Z" w16du:dateUtc="2026-06-30T10:28:00Z">
              <w:r>
                <w:rPr>
                  <w:rFonts w:ascii="Arial" w:hAnsi="Arial" w:cs="Arial"/>
                  <w:color w:val="000000"/>
                  <w:sz w:val="16"/>
                  <w:szCs w:val="16"/>
                </w:rPr>
                <w:t>H3</w:t>
              </w:r>
            </w:ins>
          </w:p>
        </w:tc>
        <w:tc>
          <w:tcPr>
            <w:tcW w:w="1134" w:type="dxa"/>
            <w:tcBorders>
              <w:top w:val="nil"/>
              <w:left w:val="nil"/>
              <w:bottom w:val="nil"/>
              <w:right w:val="nil"/>
            </w:tcBorders>
            <w:noWrap/>
            <w:vAlign w:val="center"/>
            <w:hideMark/>
            <w:tcPrChange w:id="3339" w:author="Gannon, Hugh (Allianz Global Life)" w:date="2026-06-30T11:29:00Z" w16du:dateUtc="2026-06-30T10:29:00Z">
              <w:tcPr>
                <w:tcW w:w="1700" w:type="dxa"/>
                <w:gridSpan w:val="2"/>
                <w:tcBorders>
                  <w:top w:val="nil"/>
                  <w:left w:val="nil"/>
                  <w:bottom w:val="nil"/>
                  <w:right w:val="nil"/>
                </w:tcBorders>
                <w:noWrap/>
                <w:vAlign w:val="center"/>
                <w:hideMark/>
              </w:tcPr>
            </w:tcPrChange>
          </w:tcPr>
          <w:p w14:paraId="2D721E7B" w14:textId="77777777" w:rsidR="00F91B1B" w:rsidRDefault="00F91B1B">
            <w:pPr>
              <w:jc w:val="center"/>
              <w:rPr>
                <w:ins w:id="3340" w:author="Gannon, Hugh (Allianz Global Life)" w:date="2026-06-30T11:28:00Z" w16du:dateUtc="2026-06-30T10:28:00Z"/>
                <w:rFonts w:ascii="Arial" w:hAnsi="Arial" w:cs="Arial"/>
                <w:color w:val="000000"/>
                <w:sz w:val="16"/>
                <w:szCs w:val="16"/>
              </w:rPr>
            </w:pPr>
            <w:ins w:id="3341" w:author="Gannon, Hugh (Allianz Global Life)" w:date="2026-06-30T11:28:00Z" w16du:dateUtc="2026-06-30T10:28:00Z">
              <w:r>
                <w:rPr>
                  <w:rFonts w:ascii="Arial" w:hAnsi="Arial" w:cs="Arial"/>
                  <w:color w:val="000000"/>
                  <w:sz w:val="16"/>
                  <w:szCs w:val="16"/>
                </w:rPr>
                <w:t>2.50%</w:t>
              </w:r>
            </w:ins>
          </w:p>
        </w:tc>
        <w:tc>
          <w:tcPr>
            <w:tcW w:w="1276" w:type="dxa"/>
            <w:tcBorders>
              <w:top w:val="nil"/>
              <w:left w:val="nil"/>
              <w:bottom w:val="nil"/>
              <w:right w:val="nil"/>
            </w:tcBorders>
            <w:noWrap/>
            <w:vAlign w:val="center"/>
            <w:hideMark/>
            <w:tcPrChange w:id="3342" w:author="Gannon, Hugh (Allianz Global Life)" w:date="2026-06-30T11:29:00Z" w16du:dateUtc="2026-06-30T10:29:00Z">
              <w:tcPr>
                <w:tcW w:w="1420" w:type="dxa"/>
                <w:gridSpan w:val="2"/>
                <w:tcBorders>
                  <w:top w:val="nil"/>
                  <w:left w:val="nil"/>
                  <w:bottom w:val="nil"/>
                  <w:right w:val="nil"/>
                </w:tcBorders>
                <w:noWrap/>
                <w:vAlign w:val="center"/>
                <w:hideMark/>
              </w:tcPr>
            </w:tcPrChange>
          </w:tcPr>
          <w:p w14:paraId="0E082E14" w14:textId="77777777" w:rsidR="00F91B1B" w:rsidRDefault="00F91B1B">
            <w:pPr>
              <w:jc w:val="center"/>
              <w:rPr>
                <w:ins w:id="3343" w:author="Gannon, Hugh (Allianz Global Life)" w:date="2026-06-30T11:28:00Z" w16du:dateUtc="2026-06-30T10:28:00Z"/>
                <w:rFonts w:ascii="Arial" w:hAnsi="Arial" w:cs="Arial"/>
                <w:color w:val="000000"/>
                <w:sz w:val="16"/>
                <w:szCs w:val="16"/>
              </w:rPr>
            </w:pPr>
            <w:ins w:id="3344" w:author="Gannon, Hugh (Allianz Global Life)" w:date="2026-06-30T11:28:00Z" w16du:dateUtc="2026-06-30T10:28:00Z">
              <w:r>
                <w:rPr>
                  <w:rFonts w:ascii="Arial" w:hAnsi="Arial" w:cs="Arial"/>
                  <w:color w:val="000000"/>
                  <w:sz w:val="16"/>
                  <w:szCs w:val="16"/>
                </w:rPr>
                <w:t>1.5% to 4%</w:t>
              </w:r>
            </w:ins>
          </w:p>
        </w:tc>
        <w:tc>
          <w:tcPr>
            <w:tcW w:w="1559" w:type="dxa"/>
            <w:tcBorders>
              <w:top w:val="nil"/>
              <w:left w:val="nil"/>
              <w:bottom w:val="nil"/>
              <w:right w:val="nil"/>
            </w:tcBorders>
            <w:noWrap/>
            <w:vAlign w:val="center"/>
            <w:hideMark/>
            <w:tcPrChange w:id="3345" w:author="Gannon, Hugh (Allianz Global Life)" w:date="2026-06-30T11:29:00Z" w16du:dateUtc="2026-06-30T10:29:00Z">
              <w:tcPr>
                <w:tcW w:w="1720" w:type="dxa"/>
                <w:gridSpan w:val="2"/>
                <w:tcBorders>
                  <w:top w:val="nil"/>
                  <w:left w:val="nil"/>
                  <w:bottom w:val="nil"/>
                  <w:right w:val="nil"/>
                </w:tcBorders>
                <w:noWrap/>
                <w:vAlign w:val="center"/>
                <w:hideMark/>
              </w:tcPr>
            </w:tcPrChange>
          </w:tcPr>
          <w:p w14:paraId="6ADC5D20" w14:textId="77777777" w:rsidR="00F91B1B" w:rsidRDefault="00F91B1B">
            <w:pPr>
              <w:jc w:val="center"/>
              <w:rPr>
                <w:ins w:id="3346" w:author="Gannon, Hugh (Allianz Global Life)" w:date="2026-06-30T11:28:00Z" w16du:dateUtc="2026-06-30T10:28:00Z"/>
                <w:rFonts w:ascii="Arial" w:hAnsi="Arial" w:cs="Arial"/>
                <w:color w:val="000000"/>
                <w:sz w:val="16"/>
                <w:szCs w:val="16"/>
              </w:rPr>
            </w:pPr>
            <w:ins w:id="3347" w:author="Gannon, Hugh (Allianz Global Life)" w:date="2026-06-30T11:28:00Z" w16du:dateUtc="2026-06-30T10:28:00Z">
              <w:r>
                <w:rPr>
                  <w:rFonts w:ascii="Arial" w:hAnsi="Arial" w:cs="Arial"/>
                  <w:color w:val="000000"/>
                  <w:sz w:val="16"/>
                  <w:szCs w:val="16"/>
                </w:rPr>
                <w:t>98.5% to 101%</w:t>
              </w:r>
            </w:ins>
          </w:p>
        </w:tc>
        <w:tc>
          <w:tcPr>
            <w:tcW w:w="1134" w:type="dxa"/>
            <w:tcBorders>
              <w:top w:val="nil"/>
              <w:left w:val="nil"/>
              <w:bottom w:val="nil"/>
              <w:right w:val="nil"/>
            </w:tcBorders>
            <w:noWrap/>
            <w:vAlign w:val="center"/>
            <w:hideMark/>
            <w:tcPrChange w:id="3348" w:author="Gannon, Hugh (Allianz Global Life)" w:date="2026-06-30T11:29:00Z" w16du:dateUtc="2026-06-30T10:29:00Z">
              <w:tcPr>
                <w:tcW w:w="1780" w:type="dxa"/>
                <w:gridSpan w:val="3"/>
                <w:tcBorders>
                  <w:top w:val="nil"/>
                  <w:left w:val="nil"/>
                  <w:bottom w:val="nil"/>
                  <w:right w:val="nil"/>
                </w:tcBorders>
                <w:noWrap/>
                <w:vAlign w:val="center"/>
                <w:hideMark/>
              </w:tcPr>
            </w:tcPrChange>
          </w:tcPr>
          <w:p w14:paraId="22ED86BE" w14:textId="77777777" w:rsidR="00F91B1B" w:rsidRDefault="00F91B1B">
            <w:pPr>
              <w:jc w:val="center"/>
              <w:rPr>
                <w:ins w:id="3349" w:author="Gannon, Hugh (Allianz Global Life)" w:date="2026-06-30T11:28:00Z" w16du:dateUtc="2026-06-30T10:28:00Z"/>
                <w:rFonts w:ascii="Arial" w:hAnsi="Arial" w:cs="Arial"/>
                <w:color w:val="000000"/>
                <w:sz w:val="16"/>
                <w:szCs w:val="16"/>
              </w:rPr>
            </w:pPr>
            <w:ins w:id="3350" w:author="Gannon, Hugh (Allianz Global Life)" w:date="2026-06-30T11:28:00Z" w16du:dateUtc="2026-06-30T10:28:00Z">
              <w:r>
                <w:rPr>
                  <w:rFonts w:ascii="Arial" w:hAnsi="Arial" w:cs="Arial"/>
                  <w:color w:val="000000"/>
                  <w:sz w:val="16"/>
                  <w:szCs w:val="16"/>
                </w:rPr>
                <w:t>0.38%</w:t>
              </w:r>
            </w:ins>
          </w:p>
        </w:tc>
        <w:tc>
          <w:tcPr>
            <w:tcW w:w="1134" w:type="dxa"/>
            <w:tcBorders>
              <w:top w:val="nil"/>
              <w:left w:val="nil"/>
              <w:bottom w:val="nil"/>
              <w:right w:val="nil"/>
            </w:tcBorders>
            <w:noWrap/>
            <w:vAlign w:val="center"/>
            <w:hideMark/>
            <w:tcPrChange w:id="3351" w:author="Gannon, Hugh (Allianz Global Life)" w:date="2026-06-30T11:29:00Z" w16du:dateUtc="2026-06-30T10:29:00Z">
              <w:tcPr>
                <w:tcW w:w="1120" w:type="dxa"/>
                <w:tcBorders>
                  <w:top w:val="nil"/>
                  <w:left w:val="nil"/>
                  <w:bottom w:val="nil"/>
                  <w:right w:val="nil"/>
                </w:tcBorders>
                <w:noWrap/>
                <w:vAlign w:val="center"/>
                <w:hideMark/>
              </w:tcPr>
            </w:tcPrChange>
          </w:tcPr>
          <w:p w14:paraId="0D56F314" w14:textId="77777777" w:rsidR="00F91B1B" w:rsidRDefault="00F91B1B">
            <w:pPr>
              <w:jc w:val="center"/>
              <w:rPr>
                <w:ins w:id="3352" w:author="Gannon, Hugh (Allianz Global Life)" w:date="2026-06-30T11:28:00Z" w16du:dateUtc="2026-06-30T10:28:00Z"/>
                <w:rFonts w:ascii="Arial" w:hAnsi="Arial" w:cs="Arial"/>
                <w:color w:val="000000"/>
                <w:sz w:val="16"/>
                <w:szCs w:val="16"/>
              </w:rPr>
            </w:pPr>
            <w:ins w:id="3353" w:author="Gannon, Hugh (Allianz Global Life)" w:date="2026-06-30T11:28:00Z" w16du:dateUtc="2026-06-30T10:28:00Z">
              <w:r>
                <w:rPr>
                  <w:rFonts w:ascii="Arial" w:hAnsi="Arial" w:cs="Arial"/>
                  <w:color w:val="000000"/>
                  <w:sz w:val="16"/>
                  <w:szCs w:val="16"/>
                </w:rPr>
                <w:t>1.20%</w:t>
              </w:r>
            </w:ins>
          </w:p>
        </w:tc>
        <w:tc>
          <w:tcPr>
            <w:tcW w:w="1701" w:type="dxa"/>
            <w:tcBorders>
              <w:top w:val="nil"/>
              <w:left w:val="nil"/>
              <w:bottom w:val="nil"/>
              <w:right w:val="single" w:sz="8" w:space="0" w:color="auto"/>
            </w:tcBorders>
            <w:noWrap/>
            <w:vAlign w:val="center"/>
            <w:hideMark/>
            <w:tcPrChange w:id="3354" w:author="Gannon, Hugh (Allianz Global Life)" w:date="2026-06-30T11:29:00Z" w16du:dateUtc="2026-06-30T10:29:00Z">
              <w:tcPr>
                <w:tcW w:w="1340" w:type="dxa"/>
                <w:gridSpan w:val="2"/>
                <w:tcBorders>
                  <w:top w:val="nil"/>
                  <w:left w:val="nil"/>
                  <w:bottom w:val="nil"/>
                  <w:right w:val="single" w:sz="8" w:space="0" w:color="auto"/>
                </w:tcBorders>
                <w:noWrap/>
                <w:vAlign w:val="center"/>
                <w:hideMark/>
              </w:tcPr>
            </w:tcPrChange>
          </w:tcPr>
          <w:p w14:paraId="5BB807C0" w14:textId="77777777" w:rsidR="00F91B1B" w:rsidRDefault="00F91B1B">
            <w:pPr>
              <w:jc w:val="center"/>
              <w:rPr>
                <w:ins w:id="3355" w:author="Gannon, Hugh (Allianz Global Life)" w:date="2026-06-30T11:28:00Z" w16du:dateUtc="2026-06-30T10:28:00Z"/>
                <w:rFonts w:ascii="Arial" w:hAnsi="Arial" w:cs="Arial"/>
                <w:color w:val="000000"/>
                <w:sz w:val="16"/>
                <w:szCs w:val="16"/>
              </w:rPr>
            </w:pPr>
            <w:ins w:id="3356" w:author="Gannon, Hugh (Allianz Global Life)" w:date="2026-06-30T11:28:00Z" w16du:dateUtc="2026-06-30T10:28:00Z">
              <w:r>
                <w:rPr>
                  <w:rFonts w:ascii="Arial" w:hAnsi="Arial" w:cs="Arial"/>
                  <w:color w:val="000000"/>
                  <w:sz w:val="16"/>
                  <w:szCs w:val="16"/>
                </w:rPr>
                <w:t>Clawback</w:t>
              </w:r>
            </w:ins>
          </w:p>
        </w:tc>
      </w:tr>
      <w:tr w:rsidR="00F91B1B" w14:paraId="5A7A17FD" w14:textId="77777777" w:rsidTr="00F91B1B">
        <w:trPr>
          <w:trHeight w:val="255"/>
          <w:ins w:id="3357" w:author="Gannon, Hugh (Allianz Global Life)" w:date="2026-06-30T11:28:00Z"/>
          <w:trPrChange w:id="3358" w:author="Gannon, Hugh (Allianz Global Life)" w:date="2026-06-30T11:29:00Z" w16du:dateUtc="2026-06-30T10:29:00Z">
            <w:trPr>
              <w:trHeight w:val="255"/>
            </w:trPr>
          </w:trPrChange>
        </w:trPr>
        <w:tc>
          <w:tcPr>
            <w:tcW w:w="983" w:type="dxa"/>
            <w:vMerge/>
            <w:tcBorders>
              <w:top w:val="nil"/>
              <w:left w:val="single" w:sz="8" w:space="0" w:color="auto"/>
              <w:bottom w:val="nil"/>
              <w:right w:val="nil"/>
            </w:tcBorders>
            <w:vAlign w:val="center"/>
            <w:hideMark/>
            <w:tcPrChange w:id="3359" w:author="Gannon, Hugh (Allianz Global Life)" w:date="2026-06-30T11:29:00Z" w16du:dateUtc="2026-06-30T10:29:00Z">
              <w:tcPr>
                <w:tcW w:w="1180" w:type="dxa"/>
                <w:gridSpan w:val="2"/>
                <w:vMerge/>
                <w:tcBorders>
                  <w:top w:val="nil"/>
                  <w:left w:val="single" w:sz="8" w:space="0" w:color="auto"/>
                  <w:bottom w:val="nil"/>
                  <w:right w:val="nil"/>
                </w:tcBorders>
                <w:vAlign w:val="center"/>
                <w:hideMark/>
              </w:tcPr>
            </w:tcPrChange>
          </w:tcPr>
          <w:p w14:paraId="44DA429C" w14:textId="77777777" w:rsidR="00F91B1B" w:rsidRDefault="00F91B1B">
            <w:pPr>
              <w:rPr>
                <w:ins w:id="3360" w:author="Gannon, Hugh (Allianz Global Life)" w:date="2026-06-30T11:28:00Z" w16du:dateUtc="2026-06-30T10:28:00Z"/>
                <w:rFonts w:ascii="Arial" w:hAnsi="Arial" w:cs="Arial"/>
                <w:color w:val="000000"/>
                <w:sz w:val="16"/>
                <w:szCs w:val="16"/>
              </w:rPr>
            </w:pPr>
          </w:p>
        </w:tc>
        <w:tc>
          <w:tcPr>
            <w:tcW w:w="992" w:type="dxa"/>
            <w:tcBorders>
              <w:top w:val="nil"/>
              <w:left w:val="nil"/>
              <w:bottom w:val="nil"/>
              <w:right w:val="nil"/>
            </w:tcBorders>
            <w:noWrap/>
            <w:vAlign w:val="center"/>
            <w:hideMark/>
            <w:tcPrChange w:id="3361" w:author="Gannon, Hugh (Allianz Global Life)" w:date="2026-06-30T11:29:00Z" w16du:dateUtc="2026-06-30T10:29:00Z">
              <w:tcPr>
                <w:tcW w:w="940" w:type="dxa"/>
                <w:gridSpan w:val="2"/>
                <w:tcBorders>
                  <w:top w:val="nil"/>
                  <w:left w:val="nil"/>
                  <w:bottom w:val="nil"/>
                  <w:right w:val="nil"/>
                </w:tcBorders>
                <w:noWrap/>
                <w:vAlign w:val="center"/>
                <w:hideMark/>
              </w:tcPr>
            </w:tcPrChange>
          </w:tcPr>
          <w:p w14:paraId="043A223B" w14:textId="77777777" w:rsidR="00F91B1B" w:rsidRDefault="00F91B1B">
            <w:pPr>
              <w:jc w:val="center"/>
              <w:rPr>
                <w:ins w:id="3362" w:author="Gannon, Hugh (Allianz Global Life)" w:date="2026-06-30T11:28:00Z" w16du:dateUtc="2026-06-30T10:28:00Z"/>
                <w:rFonts w:ascii="Arial" w:hAnsi="Arial" w:cs="Arial"/>
                <w:color w:val="000000"/>
                <w:sz w:val="16"/>
                <w:szCs w:val="16"/>
              </w:rPr>
            </w:pPr>
            <w:ins w:id="3363" w:author="Gannon, Hugh (Allianz Global Life)" w:date="2026-06-30T11:28:00Z" w16du:dateUtc="2026-06-30T10:28:00Z">
              <w:r>
                <w:rPr>
                  <w:rFonts w:ascii="Arial" w:hAnsi="Arial" w:cs="Arial"/>
                  <w:color w:val="000000"/>
                  <w:sz w:val="16"/>
                  <w:szCs w:val="16"/>
                </w:rPr>
                <w:t>H4</w:t>
              </w:r>
            </w:ins>
          </w:p>
        </w:tc>
        <w:tc>
          <w:tcPr>
            <w:tcW w:w="1134" w:type="dxa"/>
            <w:tcBorders>
              <w:top w:val="nil"/>
              <w:left w:val="nil"/>
              <w:bottom w:val="nil"/>
              <w:right w:val="nil"/>
            </w:tcBorders>
            <w:noWrap/>
            <w:vAlign w:val="center"/>
            <w:hideMark/>
            <w:tcPrChange w:id="3364" w:author="Gannon, Hugh (Allianz Global Life)" w:date="2026-06-30T11:29:00Z" w16du:dateUtc="2026-06-30T10:29:00Z">
              <w:tcPr>
                <w:tcW w:w="1700" w:type="dxa"/>
                <w:gridSpan w:val="2"/>
                <w:tcBorders>
                  <w:top w:val="nil"/>
                  <w:left w:val="nil"/>
                  <w:bottom w:val="nil"/>
                  <w:right w:val="nil"/>
                </w:tcBorders>
                <w:noWrap/>
                <w:vAlign w:val="center"/>
                <w:hideMark/>
              </w:tcPr>
            </w:tcPrChange>
          </w:tcPr>
          <w:p w14:paraId="453FF6D1" w14:textId="77777777" w:rsidR="00F91B1B" w:rsidRDefault="00F91B1B">
            <w:pPr>
              <w:jc w:val="center"/>
              <w:rPr>
                <w:ins w:id="3365" w:author="Gannon, Hugh (Allianz Global Life)" w:date="2026-06-30T11:28:00Z" w16du:dateUtc="2026-06-30T10:28:00Z"/>
                <w:rFonts w:ascii="Arial" w:hAnsi="Arial" w:cs="Arial"/>
                <w:color w:val="000000"/>
                <w:sz w:val="16"/>
                <w:szCs w:val="16"/>
              </w:rPr>
            </w:pPr>
            <w:ins w:id="3366" w:author="Gannon, Hugh (Allianz Global Life)" w:date="2026-06-30T11:28:00Z" w16du:dateUtc="2026-06-30T10:28:00Z">
              <w:r>
                <w:rPr>
                  <w:rFonts w:ascii="Arial" w:hAnsi="Arial" w:cs="Arial"/>
                  <w:color w:val="000000"/>
                  <w:sz w:val="16"/>
                  <w:szCs w:val="16"/>
                </w:rPr>
                <w:t>3.00%</w:t>
              </w:r>
            </w:ins>
          </w:p>
        </w:tc>
        <w:tc>
          <w:tcPr>
            <w:tcW w:w="1276" w:type="dxa"/>
            <w:tcBorders>
              <w:top w:val="nil"/>
              <w:left w:val="nil"/>
              <w:bottom w:val="nil"/>
              <w:right w:val="nil"/>
            </w:tcBorders>
            <w:noWrap/>
            <w:vAlign w:val="center"/>
            <w:hideMark/>
            <w:tcPrChange w:id="3367" w:author="Gannon, Hugh (Allianz Global Life)" w:date="2026-06-30T11:29:00Z" w16du:dateUtc="2026-06-30T10:29:00Z">
              <w:tcPr>
                <w:tcW w:w="1420" w:type="dxa"/>
                <w:gridSpan w:val="2"/>
                <w:tcBorders>
                  <w:top w:val="nil"/>
                  <w:left w:val="nil"/>
                  <w:bottom w:val="nil"/>
                  <w:right w:val="nil"/>
                </w:tcBorders>
                <w:noWrap/>
                <w:vAlign w:val="center"/>
                <w:hideMark/>
              </w:tcPr>
            </w:tcPrChange>
          </w:tcPr>
          <w:p w14:paraId="41EC9168" w14:textId="77777777" w:rsidR="00F91B1B" w:rsidRDefault="00F91B1B">
            <w:pPr>
              <w:jc w:val="center"/>
              <w:rPr>
                <w:ins w:id="3368" w:author="Gannon, Hugh (Allianz Global Life)" w:date="2026-06-30T11:28:00Z" w16du:dateUtc="2026-06-30T10:28:00Z"/>
                <w:rFonts w:ascii="Arial" w:hAnsi="Arial" w:cs="Arial"/>
                <w:color w:val="000000"/>
                <w:sz w:val="16"/>
                <w:szCs w:val="16"/>
              </w:rPr>
            </w:pPr>
            <w:ins w:id="3369" w:author="Gannon, Hugh (Allianz Global Life)" w:date="2026-06-30T11:28:00Z" w16du:dateUtc="2026-06-30T10:28:00Z">
              <w:r>
                <w:rPr>
                  <w:rFonts w:ascii="Arial" w:hAnsi="Arial" w:cs="Arial"/>
                  <w:color w:val="000000"/>
                  <w:sz w:val="16"/>
                  <w:szCs w:val="16"/>
                </w:rPr>
                <w:t>2% to 4%</w:t>
              </w:r>
            </w:ins>
          </w:p>
        </w:tc>
        <w:tc>
          <w:tcPr>
            <w:tcW w:w="1559" w:type="dxa"/>
            <w:tcBorders>
              <w:top w:val="nil"/>
              <w:left w:val="nil"/>
              <w:bottom w:val="nil"/>
              <w:right w:val="nil"/>
            </w:tcBorders>
            <w:noWrap/>
            <w:vAlign w:val="center"/>
            <w:hideMark/>
            <w:tcPrChange w:id="3370" w:author="Gannon, Hugh (Allianz Global Life)" w:date="2026-06-30T11:29:00Z" w16du:dateUtc="2026-06-30T10:29:00Z">
              <w:tcPr>
                <w:tcW w:w="1720" w:type="dxa"/>
                <w:gridSpan w:val="2"/>
                <w:tcBorders>
                  <w:top w:val="nil"/>
                  <w:left w:val="nil"/>
                  <w:bottom w:val="nil"/>
                  <w:right w:val="nil"/>
                </w:tcBorders>
                <w:noWrap/>
                <w:vAlign w:val="center"/>
                <w:hideMark/>
              </w:tcPr>
            </w:tcPrChange>
          </w:tcPr>
          <w:p w14:paraId="2B9328AF" w14:textId="77777777" w:rsidR="00F91B1B" w:rsidRDefault="00F91B1B">
            <w:pPr>
              <w:jc w:val="center"/>
              <w:rPr>
                <w:ins w:id="3371" w:author="Gannon, Hugh (Allianz Global Life)" w:date="2026-06-30T11:28:00Z" w16du:dateUtc="2026-06-30T10:28:00Z"/>
                <w:rFonts w:ascii="Arial" w:hAnsi="Arial" w:cs="Arial"/>
                <w:color w:val="000000"/>
                <w:sz w:val="16"/>
                <w:szCs w:val="16"/>
              </w:rPr>
            </w:pPr>
            <w:ins w:id="3372" w:author="Gannon, Hugh (Allianz Global Life)" w:date="2026-06-30T11:28:00Z" w16du:dateUtc="2026-06-30T10:28:00Z">
              <w:r>
                <w:rPr>
                  <w:rFonts w:ascii="Arial" w:hAnsi="Arial" w:cs="Arial"/>
                  <w:color w:val="000000"/>
                  <w:sz w:val="16"/>
                  <w:szCs w:val="16"/>
                </w:rPr>
                <w:t>99% to 101%</w:t>
              </w:r>
            </w:ins>
          </w:p>
        </w:tc>
        <w:tc>
          <w:tcPr>
            <w:tcW w:w="1134" w:type="dxa"/>
            <w:tcBorders>
              <w:top w:val="nil"/>
              <w:left w:val="nil"/>
              <w:bottom w:val="nil"/>
              <w:right w:val="nil"/>
            </w:tcBorders>
            <w:noWrap/>
            <w:vAlign w:val="center"/>
            <w:hideMark/>
            <w:tcPrChange w:id="3373" w:author="Gannon, Hugh (Allianz Global Life)" w:date="2026-06-30T11:29:00Z" w16du:dateUtc="2026-06-30T10:29:00Z">
              <w:tcPr>
                <w:tcW w:w="1780" w:type="dxa"/>
                <w:gridSpan w:val="3"/>
                <w:tcBorders>
                  <w:top w:val="nil"/>
                  <w:left w:val="nil"/>
                  <w:bottom w:val="nil"/>
                  <w:right w:val="nil"/>
                </w:tcBorders>
                <w:noWrap/>
                <w:vAlign w:val="center"/>
                <w:hideMark/>
              </w:tcPr>
            </w:tcPrChange>
          </w:tcPr>
          <w:p w14:paraId="478C9C9D" w14:textId="77777777" w:rsidR="00F91B1B" w:rsidRDefault="00F91B1B">
            <w:pPr>
              <w:jc w:val="center"/>
              <w:rPr>
                <w:ins w:id="3374" w:author="Gannon, Hugh (Allianz Global Life)" w:date="2026-06-30T11:28:00Z" w16du:dateUtc="2026-06-30T10:28:00Z"/>
                <w:rFonts w:ascii="Arial" w:hAnsi="Arial" w:cs="Arial"/>
                <w:color w:val="000000"/>
                <w:sz w:val="16"/>
                <w:szCs w:val="16"/>
              </w:rPr>
            </w:pPr>
            <w:ins w:id="3375" w:author="Gannon, Hugh (Allianz Global Life)" w:date="2026-06-30T11:28:00Z" w16du:dateUtc="2026-06-30T10:28:00Z">
              <w:r>
                <w:rPr>
                  <w:rFonts w:ascii="Arial" w:hAnsi="Arial" w:cs="Arial"/>
                  <w:color w:val="000000"/>
                  <w:sz w:val="16"/>
                  <w:szCs w:val="16"/>
                </w:rPr>
                <w:t>0.25%</w:t>
              </w:r>
            </w:ins>
          </w:p>
        </w:tc>
        <w:tc>
          <w:tcPr>
            <w:tcW w:w="1134" w:type="dxa"/>
            <w:tcBorders>
              <w:top w:val="nil"/>
              <w:left w:val="nil"/>
              <w:bottom w:val="nil"/>
              <w:right w:val="nil"/>
            </w:tcBorders>
            <w:noWrap/>
            <w:vAlign w:val="center"/>
            <w:hideMark/>
            <w:tcPrChange w:id="3376" w:author="Gannon, Hugh (Allianz Global Life)" w:date="2026-06-30T11:29:00Z" w16du:dateUtc="2026-06-30T10:29:00Z">
              <w:tcPr>
                <w:tcW w:w="1120" w:type="dxa"/>
                <w:tcBorders>
                  <w:top w:val="nil"/>
                  <w:left w:val="nil"/>
                  <w:bottom w:val="nil"/>
                  <w:right w:val="nil"/>
                </w:tcBorders>
                <w:noWrap/>
                <w:vAlign w:val="center"/>
                <w:hideMark/>
              </w:tcPr>
            </w:tcPrChange>
          </w:tcPr>
          <w:p w14:paraId="7861011B" w14:textId="77777777" w:rsidR="00F91B1B" w:rsidRDefault="00F91B1B">
            <w:pPr>
              <w:jc w:val="center"/>
              <w:rPr>
                <w:ins w:id="3377" w:author="Gannon, Hugh (Allianz Global Life)" w:date="2026-06-30T11:28:00Z" w16du:dateUtc="2026-06-30T10:28:00Z"/>
                <w:rFonts w:ascii="Arial" w:hAnsi="Arial" w:cs="Arial"/>
                <w:color w:val="000000"/>
                <w:sz w:val="16"/>
                <w:szCs w:val="16"/>
              </w:rPr>
            </w:pPr>
            <w:ins w:id="3378" w:author="Gannon, Hugh (Allianz Global Life)" w:date="2026-06-30T11:28:00Z" w16du:dateUtc="2026-06-30T10:28:00Z">
              <w:r>
                <w:rPr>
                  <w:rFonts w:ascii="Arial" w:hAnsi="Arial" w:cs="Arial"/>
                  <w:color w:val="000000"/>
                  <w:sz w:val="16"/>
                  <w:szCs w:val="16"/>
                </w:rPr>
                <w:t>1.20%</w:t>
              </w:r>
            </w:ins>
          </w:p>
        </w:tc>
        <w:tc>
          <w:tcPr>
            <w:tcW w:w="1701" w:type="dxa"/>
            <w:tcBorders>
              <w:top w:val="nil"/>
              <w:left w:val="nil"/>
              <w:bottom w:val="nil"/>
              <w:right w:val="single" w:sz="8" w:space="0" w:color="auto"/>
            </w:tcBorders>
            <w:noWrap/>
            <w:vAlign w:val="center"/>
            <w:hideMark/>
            <w:tcPrChange w:id="3379" w:author="Gannon, Hugh (Allianz Global Life)" w:date="2026-06-30T11:29:00Z" w16du:dateUtc="2026-06-30T10:29:00Z">
              <w:tcPr>
                <w:tcW w:w="1340" w:type="dxa"/>
                <w:gridSpan w:val="2"/>
                <w:tcBorders>
                  <w:top w:val="nil"/>
                  <w:left w:val="nil"/>
                  <w:bottom w:val="nil"/>
                  <w:right w:val="single" w:sz="8" w:space="0" w:color="auto"/>
                </w:tcBorders>
                <w:noWrap/>
                <w:vAlign w:val="center"/>
                <w:hideMark/>
              </w:tcPr>
            </w:tcPrChange>
          </w:tcPr>
          <w:p w14:paraId="3C74735A" w14:textId="77777777" w:rsidR="00F91B1B" w:rsidRDefault="00F91B1B">
            <w:pPr>
              <w:jc w:val="center"/>
              <w:rPr>
                <w:ins w:id="3380" w:author="Gannon, Hugh (Allianz Global Life)" w:date="2026-06-30T11:28:00Z" w16du:dateUtc="2026-06-30T10:28:00Z"/>
                <w:rFonts w:ascii="Arial" w:hAnsi="Arial" w:cs="Arial"/>
                <w:color w:val="000000"/>
                <w:sz w:val="16"/>
                <w:szCs w:val="16"/>
              </w:rPr>
            </w:pPr>
            <w:ins w:id="3381" w:author="Gannon, Hugh (Allianz Global Life)" w:date="2026-06-30T11:28:00Z" w16du:dateUtc="2026-06-30T10:28:00Z">
              <w:r>
                <w:rPr>
                  <w:rFonts w:ascii="Arial" w:hAnsi="Arial" w:cs="Arial"/>
                  <w:color w:val="000000"/>
                  <w:sz w:val="16"/>
                  <w:szCs w:val="16"/>
                </w:rPr>
                <w:t>Clawback</w:t>
              </w:r>
            </w:ins>
          </w:p>
        </w:tc>
      </w:tr>
      <w:tr w:rsidR="00F91B1B" w14:paraId="2AD2F9D3" w14:textId="77777777" w:rsidTr="00F91B1B">
        <w:trPr>
          <w:trHeight w:val="255"/>
          <w:ins w:id="3382" w:author="Gannon, Hugh (Allianz Global Life)" w:date="2026-06-30T11:28:00Z"/>
          <w:trPrChange w:id="3383" w:author="Gannon, Hugh (Allianz Global Life)" w:date="2026-06-30T11:29:00Z" w16du:dateUtc="2026-06-30T10:29:00Z">
            <w:trPr>
              <w:trHeight w:val="255"/>
            </w:trPr>
          </w:trPrChange>
        </w:trPr>
        <w:tc>
          <w:tcPr>
            <w:tcW w:w="983" w:type="dxa"/>
            <w:vMerge w:val="restart"/>
            <w:tcBorders>
              <w:top w:val="nil"/>
              <w:left w:val="single" w:sz="8" w:space="0" w:color="auto"/>
              <w:bottom w:val="single" w:sz="8" w:space="0" w:color="000000"/>
              <w:right w:val="nil"/>
            </w:tcBorders>
            <w:shd w:val="clear" w:color="000000" w:fill="D9D9D9"/>
            <w:noWrap/>
            <w:vAlign w:val="center"/>
            <w:hideMark/>
            <w:tcPrChange w:id="3384" w:author="Gannon, Hugh (Allianz Global Life)" w:date="2026-06-30T11:29:00Z" w16du:dateUtc="2026-06-30T10:29:00Z">
              <w:tcPr>
                <w:tcW w:w="1180" w:type="dxa"/>
                <w:gridSpan w:val="2"/>
                <w:vMerge w:val="restart"/>
                <w:tcBorders>
                  <w:top w:val="nil"/>
                  <w:left w:val="single" w:sz="8" w:space="0" w:color="auto"/>
                  <w:bottom w:val="single" w:sz="8" w:space="0" w:color="000000"/>
                  <w:right w:val="nil"/>
                </w:tcBorders>
                <w:shd w:val="clear" w:color="000000" w:fill="D9D9D9"/>
                <w:noWrap/>
                <w:vAlign w:val="center"/>
                <w:hideMark/>
              </w:tcPr>
            </w:tcPrChange>
          </w:tcPr>
          <w:p w14:paraId="18F72C04" w14:textId="77777777" w:rsidR="00F91B1B" w:rsidRDefault="00F91B1B">
            <w:pPr>
              <w:jc w:val="center"/>
              <w:rPr>
                <w:ins w:id="3385" w:author="Gannon, Hugh (Allianz Global Life)" w:date="2026-06-30T11:28:00Z" w16du:dateUtc="2026-06-30T10:28:00Z"/>
                <w:rFonts w:ascii="Arial" w:hAnsi="Arial" w:cs="Arial"/>
                <w:color w:val="000000"/>
                <w:sz w:val="16"/>
                <w:szCs w:val="16"/>
              </w:rPr>
            </w:pPr>
            <w:ins w:id="3386" w:author="Gannon, Hugh (Allianz Global Life)" w:date="2026-06-30T11:28:00Z" w16du:dateUtc="2026-06-30T10:28:00Z">
              <w:r>
                <w:rPr>
                  <w:rFonts w:ascii="Arial" w:hAnsi="Arial" w:cs="Arial"/>
                  <w:color w:val="000000"/>
                  <w:sz w:val="16"/>
                  <w:szCs w:val="16"/>
                </w:rPr>
                <w:t>J</w:t>
              </w:r>
            </w:ins>
          </w:p>
        </w:tc>
        <w:tc>
          <w:tcPr>
            <w:tcW w:w="992" w:type="dxa"/>
            <w:tcBorders>
              <w:top w:val="nil"/>
              <w:left w:val="nil"/>
              <w:bottom w:val="nil"/>
              <w:right w:val="nil"/>
            </w:tcBorders>
            <w:shd w:val="clear" w:color="000000" w:fill="D9D9D9"/>
            <w:noWrap/>
            <w:vAlign w:val="center"/>
            <w:hideMark/>
            <w:tcPrChange w:id="3387" w:author="Gannon, Hugh (Allianz Global Life)" w:date="2026-06-30T11:29:00Z" w16du:dateUtc="2026-06-30T10:29:00Z">
              <w:tcPr>
                <w:tcW w:w="940" w:type="dxa"/>
                <w:gridSpan w:val="2"/>
                <w:tcBorders>
                  <w:top w:val="nil"/>
                  <w:left w:val="nil"/>
                  <w:bottom w:val="nil"/>
                  <w:right w:val="nil"/>
                </w:tcBorders>
                <w:shd w:val="clear" w:color="000000" w:fill="D9D9D9"/>
                <w:noWrap/>
                <w:vAlign w:val="center"/>
                <w:hideMark/>
              </w:tcPr>
            </w:tcPrChange>
          </w:tcPr>
          <w:p w14:paraId="5D604688" w14:textId="77777777" w:rsidR="00F91B1B" w:rsidRDefault="00F91B1B">
            <w:pPr>
              <w:jc w:val="center"/>
              <w:rPr>
                <w:ins w:id="3388" w:author="Gannon, Hugh (Allianz Global Life)" w:date="2026-06-30T11:28:00Z" w16du:dateUtc="2026-06-30T10:28:00Z"/>
                <w:rFonts w:ascii="Arial" w:hAnsi="Arial" w:cs="Arial"/>
                <w:color w:val="000000"/>
                <w:sz w:val="16"/>
                <w:szCs w:val="16"/>
              </w:rPr>
            </w:pPr>
            <w:ins w:id="3389" w:author="Gannon, Hugh (Allianz Global Life)" w:date="2026-06-30T11:28:00Z" w16du:dateUtc="2026-06-30T10:28:00Z">
              <w:r>
                <w:rPr>
                  <w:rFonts w:ascii="Arial" w:hAnsi="Arial" w:cs="Arial"/>
                  <w:color w:val="000000"/>
                  <w:sz w:val="16"/>
                  <w:szCs w:val="16"/>
                </w:rPr>
                <w:t>J1</w:t>
              </w:r>
            </w:ins>
          </w:p>
        </w:tc>
        <w:tc>
          <w:tcPr>
            <w:tcW w:w="1134" w:type="dxa"/>
            <w:tcBorders>
              <w:top w:val="nil"/>
              <w:left w:val="nil"/>
              <w:bottom w:val="nil"/>
              <w:right w:val="nil"/>
            </w:tcBorders>
            <w:shd w:val="clear" w:color="000000" w:fill="D9D9D9"/>
            <w:noWrap/>
            <w:vAlign w:val="center"/>
            <w:hideMark/>
            <w:tcPrChange w:id="3390" w:author="Gannon, Hugh (Allianz Global Life)" w:date="2026-06-30T11:29:00Z" w16du:dateUtc="2026-06-30T10:29:00Z">
              <w:tcPr>
                <w:tcW w:w="1700" w:type="dxa"/>
                <w:gridSpan w:val="2"/>
                <w:tcBorders>
                  <w:top w:val="nil"/>
                  <w:left w:val="nil"/>
                  <w:bottom w:val="nil"/>
                  <w:right w:val="nil"/>
                </w:tcBorders>
                <w:shd w:val="clear" w:color="000000" w:fill="D9D9D9"/>
                <w:noWrap/>
                <w:vAlign w:val="center"/>
                <w:hideMark/>
              </w:tcPr>
            </w:tcPrChange>
          </w:tcPr>
          <w:p w14:paraId="517EA845" w14:textId="77777777" w:rsidR="00F91B1B" w:rsidRDefault="00F91B1B">
            <w:pPr>
              <w:jc w:val="center"/>
              <w:rPr>
                <w:ins w:id="3391" w:author="Gannon, Hugh (Allianz Global Life)" w:date="2026-06-30T11:28:00Z" w16du:dateUtc="2026-06-30T10:28:00Z"/>
                <w:rFonts w:ascii="Arial" w:hAnsi="Arial" w:cs="Arial"/>
                <w:color w:val="000000"/>
                <w:sz w:val="16"/>
                <w:szCs w:val="16"/>
              </w:rPr>
            </w:pPr>
            <w:ins w:id="3392" w:author="Gannon, Hugh (Allianz Global Life)" w:date="2026-06-30T11:28:00Z" w16du:dateUtc="2026-06-30T10:28:00Z">
              <w:r>
                <w:rPr>
                  <w:rFonts w:ascii="Arial" w:hAnsi="Arial" w:cs="Arial"/>
                  <w:color w:val="000000"/>
                  <w:sz w:val="16"/>
                  <w:szCs w:val="16"/>
                </w:rPr>
                <w:t>1.00%</w:t>
              </w:r>
            </w:ins>
          </w:p>
        </w:tc>
        <w:tc>
          <w:tcPr>
            <w:tcW w:w="1276" w:type="dxa"/>
            <w:tcBorders>
              <w:top w:val="nil"/>
              <w:left w:val="nil"/>
              <w:bottom w:val="nil"/>
              <w:right w:val="nil"/>
            </w:tcBorders>
            <w:shd w:val="clear" w:color="000000" w:fill="D9D9D9"/>
            <w:noWrap/>
            <w:vAlign w:val="center"/>
            <w:hideMark/>
            <w:tcPrChange w:id="3393" w:author="Gannon, Hugh (Allianz Global Life)" w:date="2026-06-30T11:29:00Z" w16du:dateUtc="2026-06-30T10:29:00Z">
              <w:tcPr>
                <w:tcW w:w="1420" w:type="dxa"/>
                <w:gridSpan w:val="2"/>
                <w:tcBorders>
                  <w:top w:val="nil"/>
                  <w:left w:val="nil"/>
                  <w:bottom w:val="nil"/>
                  <w:right w:val="nil"/>
                </w:tcBorders>
                <w:shd w:val="clear" w:color="000000" w:fill="D9D9D9"/>
                <w:noWrap/>
                <w:vAlign w:val="center"/>
                <w:hideMark/>
              </w:tcPr>
            </w:tcPrChange>
          </w:tcPr>
          <w:p w14:paraId="030A493E" w14:textId="77777777" w:rsidR="00F91B1B" w:rsidRDefault="00F91B1B">
            <w:pPr>
              <w:jc w:val="center"/>
              <w:rPr>
                <w:ins w:id="3394" w:author="Gannon, Hugh (Allianz Global Life)" w:date="2026-06-30T11:28:00Z" w16du:dateUtc="2026-06-30T10:28:00Z"/>
                <w:rFonts w:ascii="Arial" w:hAnsi="Arial" w:cs="Arial"/>
                <w:color w:val="000000"/>
                <w:sz w:val="16"/>
                <w:szCs w:val="16"/>
              </w:rPr>
            </w:pPr>
            <w:ins w:id="3395" w:author="Gannon, Hugh (Allianz Global Life)" w:date="2026-06-30T11:28:00Z" w16du:dateUtc="2026-06-30T10:28:00Z">
              <w:r>
                <w:rPr>
                  <w:rFonts w:ascii="Arial" w:hAnsi="Arial" w:cs="Arial"/>
                  <w:color w:val="000000"/>
                  <w:sz w:val="16"/>
                  <w:szCs w:val="16"/>
                </w:rPr>
                <w:t>0% to 4%</w:t>
              </w:r>
            </w:ins>
          </w:p>
        </w:tc>
        <w:tc>
          <w:tcPr>
            <w:tcW w:w="1559" w:type="dxa"/>
            <w:tcBorders>
              <w:top w:val="nil"/>
              <w:left w:val="nil"/>
              <w:bottom w:val="nil"/>
              <w:right w:val="nil"/>
            </w:tcBorders>
            <w:shd w:val="clear" w:color="000000" w:fill="D9D9D9"/>
            <w:noWrap/>
            <w:vAlign w:val="center"/>
            <w:hideMark/>
            <w:tcPrChange w:id="3396" w:author="Gannon, Hugh (Allianz Global Life)" w:date="2026-06-30T11:29:00Z" w16du:dateUtc="2026-06-30T10:29:00Z">
              <w:tcPr>
                <w:tcW w:w="1720" w:type="dxa"/>
                <w:gridSpan w:val="2"/>
                <w:tcBorders>
                  <w:top w:val="nil"/>
                  <w:left w:val="nil"/>
                  <w:bottom w:val="nil"/>
                  <w:right w:val="nil"/>
                </w:tcBorders>
                <w:shd w:val="clear" w:color="000000" w:fill="D9D9D9"/>
                <w:noWrap/>
                <w:vAlign w:val="center"/>
                <w:hideMark/>
              </w:tcPr>
            </w:tcPrChange>
          </w:tcPr>
          <w:p w14:paraId="3CA891C3" w14:textId="77777777" w:rsidR="00F91B1B" w:rsidRDefault="00F91B1B">
            <w:pPr>
              <w:jc w:val="center"/>
              <w:rPr>
                <w:ins w:id="3397" w:author="Gannon, Hugh (Allianz Global Life)" w:date="2026-06-30T11:28:00Z" w16du:dateUtc="2026-06-30T10:28:00Z"/>
                <w:rFonts w:ascii="Arial" w:hAnsi="Arial" w:cs="Arial"/>
                <w:color w:val="000000"/>
                <w:sz w:val="16"/>
                <w:szCs w:val="16"/>
              </w:rPr>
            </w:pPr>
            <w:ins w:id="3398" w:author="Gannon, Hugh (Allianz Global Life)" w:date="2026-06-30T11:28:00Z" w16du:dateUtc="2026-06-30T10:28:00Z">
              <w:r>
                <w:rPr>
                  <w:rFonts w:ascii="Arial" w:hAnsi="Arial" w:cs="Arial"/>
                  <w:color w:val="000000"/>
                  <w:sz w:val="16"/>
                  <w:szCs w:val="16"/>
                </w:rPr>
                <w:t>97% to 101%</w:t>
              </w:r>
            </w:ins>
          </w:p>
        </w:tc>
        <w:tc>
          <w:tcPr>
            <w:tcW w:w="1134" w:type="dxa"/>
            <w:tcBorders>
              <w:top w:val="nil"/>
              <w:left w:val="nil"/>
              <w:bottom w:val="nil"/>
              <w:right w:val="nil"/>
            </w:tcBorders>
            <w:shd w:val="clear" w:color="000000" w:fill="D9D9D9"/>
            <w:noWrap/>
            <w:vAlign w:val="center"/>
            <w:hideMark/>
            <w:tcPrChange w:id="3399" w:author="Gannon, Hugh (Allianz Global Life)" w:date="2026-06-30T11:29:00Z" w16du:dateUtc="2026-06-30T10:29:00Z">
              <w:tcPr>
                <w:tcW w:w="1780" w:type="dxa"/>
                <w:gridSpan w:val="3"/>
                <w:tcBorders>
                  <w:top w:val="nil"/>
                  <w:left w:val="nil"/>
                  <w:bottom w:val="nil"/>
                  <w:right w:val="nil"/>
                </w:tcBorders>
                <w:shd w:val="clear" w:color="000000" w:fill="D9D9D9"/>
                <w:noWrap/>
                <w:vAlign w:val="center"/>
                <w:hideMark/>
              </w:tcPr>
            </w:tcPrChange>
          </w:tcPr>
          <w:p w14:paraId="29ECAF33" w14:textId="77777777" w:rsidR="00F91B1B" w:rsidRDefault="00F91B1B">
            <w:pPr>
              <w:jc w:val="center"/>
              <w:rPr>
                <w:ins w:id="3400" w:author="Gannon, Hugh (Allianz Global Life)" w:date="2026-06-30T11:28:00Z" w16du:dateUtc="2026-06-30T10:28:00Z"/>
                <w:rFonts w:ascii="Arial" w:hAnsi="Arial" w:cs="Arial"/>
                <w:color w:val="000000"/>
                <w:sz w:val="16"/>
                <w:szCs w:val="16"/>
              </w:rPr>
            </w:pPr>
            <w:ins w:id="3401" w:author="Gannon, Hugh (Allianz Global Life)" w:date="2026-06-30T11:28:00Z" w16du:dateUtc="2026-06-30T10:28:00Z">
              <w:r>
                <w:rPr>
                  <w:rFonts w:ascii="Arial" w:hAnsi="Arial" w:cs="Arial"/>
                  <w:color w:val="000000"/>
                  <w:sz w:val="16"/>
                  <w:szCs w:val="16"/>
                </w:rPr>
                <w:t>0.88%</w:t>
              </w:r>
            </w:ins>
          </w:p>
        </w:tc>
        <w:tc>
          <w:tcPr>
            <w:tcW w:w="1134" w:type="dxa"/>
            <w:tcBorders>
              <w:top w:val="nil"/>
              <w:left w:val="nil"/>
              <w:bottom w:val="nil"/>
              <w:right w:val="nil"/>
            </w:tcBorders>
            <w:shd w:val="clear" w:color="000000" w:fill="D9D9D9"/>
            <w:noWrap/>
            <w:vAlign w:val="center"/>
            <w:hideMark/>
            <w:tcPrChange w:id="3402" w:author="Gannon, Hugh (Allianz Global Life)" w:date="2026-06-30T11:29:00Z" w16du:dateUtc="2026-06-30T10:29:00Z">
              <w:tcPr>
                <w:tcW w:w="1120" w:type="dxa"/>
                <w:tcBorders>
                  <w:top w:val="nil"/>
                  <w:left w:val="nil"/>
                  <w:bottom w:val="nil"/>
                  <w:right w:val="nil"/>
                </w:tcBorders>
                <w:shd w:val="clear" w:color="000000" w:fill="D9D9D9"/>
                <w:noWrap/>
                <w:vAlign w:val="center"/>
                <w:hideMark/>
              </w:tcPr>
            </w:tcPrChange>
          </w:tcPr>
          <w:p w14:paraId="7809FB56" w14:textId="77777777" w:rsidR="00F91B1B" w:rsidRDefault="00F91B1B">
            <w:pPr>
              <w:jc w:val="center"/>
              <w:rPr>
                <w:ins w:id="3403" w:author="Gannon, Hugh (Allianz Global Life)" w:date="2026-06-30T11:28:00Z" w16du:dateUtc="2026-06-30T10:28:00Z"/>
                <w:rFonts w:ascii="Arial" w:hAnsi="Arial" w:cs="Arial"/>
                <w:color w:val="000000"/>
                <w:sz w:val="16"/>
                <w:szCs w:val="16"/>
              </w:rPr>
            </w:pPr>
            <w:ins w:id="3404" w:author="Gannon, Hugh (Allianz Global Life)" w:date="2026-06-30T11:28:00Z" w16du:dateUtc="2026-06-30T10:28:00Z">
              <w:r>
                <w:rPr>
                  <w:rFonts w:ascii="Arial" w:hAnsi="Arial" w:cs="Arial"/>
                  <w:color w:val="000000"/>
                  <w:sz w:val="16"/>
                  <w:szCs w:val="16"/>
                </w:rPr>
                <w:t>1.45%</w:t>
              </w:r>
            </w:ins>
          </w:p>
        </w:tc>
        <w:tc>
          <w:tcPr>
            <w:tcW w:w="1701" w:type="dxa"/>
            <w:tcBorders>
              <w:top w:val="nil"/>
              <w:left w:val="nil"/>
              <w:bottom w:val="nil"/>
              <w:right w:val="single" w:sz="8" w:space="0" w:color="auto"/>
            </w:tcBorders>
            <w:shd w:val="clear" w:color="000000" w:fill="D9D9D9"/>
            <w:noWrap/>
            <w:vAlign w:val="center"/>
            <w:hideMark/>
            <w:tcPrChange w:id="3405" w:author="Gannon, Hugh (Allianz Global Life)" w:date="2026-06-30T11:29:00Z" w16du:dateUtc="2026-06-30T10:29:00Z">
              <w:tcPr>
                <w:tcW w:w="1340" w:type="dxa"/>
                <w:gridSpan w:val="2"/>
                <w:tcBorders>
                  <w:top w:val="nil"/>
                  <w:left w:val="nil"/>
                  <w:bottom w:val="nil"/>
                  <w:right w:val="single" w:sz="8" w:space="0" w:color="auto"/>
                </w:tcBorders>
                <w:shd w:val="clear" w:color="000000" w:fill="D9D9D9"/>
                <w:noWrap/>
                <w:vAlign w:val="center"/>
                <w:hideMark/>
              </w:tcPr>
            </w:tcPrChange>
          </w:tcPr>
          <w:p w14:paraId="31FBFAD8" w14:textId="77777777" w:rsidR="00F91B1B" w:rsidRDefault="00F91B1B">
            <w:pPr>
              <w:jc w:val="center"/>
              <w:rPr>
                <w:ins w:id="3406" w:author="Gannon, Hugh (Allianz Global Life)" w:date="2026-06-30T11:28:00Z" w16du:dateUtc="2026-06-30T10:28:00Z"/>
                <w:rFonts w:ascii="Arial" w:hAnsi="Arial" w:cs="Arial"/>
                <w:color w:val="000000"/>
                <w:sz w:val="16"/>
                <w:szCs w:val="16"/>
              </w:rPr>
            </w:pPr>
            <w:ins w:id="3407" w:author="Gannon, Hugh (Allianz Global Life)" w:date="2026-06-30T11:28:00Z" w16du:dateUtc="2026-06-30T10:28:00Z">
              <w:r>
                <w:rPr>
                  <w:rFonts w:ascii="Arial" w:hAnsi="Arial" w:cs="Arial"/>
                  <w:color w:val="000000"/>
                  <w:sz w:val="16"/>
                  <w:szCs w:val="16"/>
                </w:rPr>
                <w:t>Clawback</w:t>
              </w:r>
            </w:ins>
          </w:p>
        </w:tc>
      </w:tr>
      <w:tr w:rsidR="00F91B1B" w14:paraId="531F4CD0" w14:textId="77777777" w:rsidTr="00F91B1B">
        <w:trPr>
          <w:trHeight w:val="255"/>
          <w:ins w:id="3408" w:author="Gannon, Hugh (Allianz Global Life)" w:date="2026-06-30T11:28:00Z"/>
          <w:trPrChange w:id="3409" w:author="Gannon, Hugh (Allianz Global Life)" w:date="2026-06-30T11:29:00Z" w16du:dateUtc="2026-06-30T10:29:00Z">
            <w:trPr>
              <w:trHeight w:val="255"/>
            </w:trPr>
          </w:trPrChange>
        </w:trPr>
        <w:tc>
          <w:tcPr>
            <w:tcW w:w="983" w:type="dxa"/>
            <w:vMerge/>
            <w:tcBorders>
              <w:top w:val="nil"/>
              <w:left w:val="single" w:sz="8" w:space="0" w:color="auto"/>
              <w:bottom w:val="single" w:sz="8" w:space="0" w:color="000000"/>
              <w:right w:val="nil"/>
            </w:tcBorders>
            <w:vAlign w:val="center"/>
            <w:hideMark/>
            <w:tcPrChange w:id="3410" w:author="Gannon, Hugh (Allianz Global Life)" w:date="2026-06-30T11:29:00Z" w16du:dateUtc="2026-06-30T10:29:00Z">
              <w:tcPr>
                <w:tcW w:w="1180" w:type="dxa"/>
                <w:gridSpan w:val="2"/>
                <w:vMerge/>
                <w:tcBorders>
                  <w:top w:val="nil"/>
                  <w:left w:val="single" w:sz="8" w:space="0" w:color="auto"/>
                  <w:bottom w:val="single" w:sz="8" w:space="0" w:color="000000"/>
                  <w:right w:val="nil"/>
                </w:tcBorders>
                <w:vAlign w:val="center"/>
                <w:hideMark/>
              </w:tcPr>
            </w:tcPrChange>
          </w:tcPr>
          <w:p w14:paraId="7AC6E6D2" w14:textId="77777777" w:rsidR="00F91B1B" w:rsidRDefault="00F91B1B">
            <w:pPr>
              <w:rPr>
                <w:ins w:id="3411" w:author="Gannon, Hugh (Allianz Global Life)" w:date="2026-06-30T11:28:00Z" w16du:dateUtc="2026-06-30T10:28:00Z"/>
                <w:rFonts w:ascii="Arial" w:hAnsi="Arial" w:cs="Arial"/>
                <w:color w:val="000000"/>
                <w:sz w:val="16"/>
                <w:szCs w:val="16"/>
              </w:rPr>
            </w:pPr>
          </w:p>
        </w:tc>
        <w:tc>
          <w:tcPr>
            <w:tcW w:w="992" w:type="dxa"/>
            <w:tcBorders>
              <w:top w:val="nil"/>
              <w:left w:val="nil"/>
              <w:bottom w:val="nil"/>
              <w:right w:val="nil"/>
            </w:tcBorders>
            <w:shd w:val="clear" w:color="000000" w:fill="D9D9D9"/>
            <w:noWrap/>
            <w:vAlign w:val="center"/>
            <w:hideMark/>
            <w:tcPrChange w:id="3412" w:author="Gannon, Hugh (Allianz Global Life)" w:date="2026-06-30T11:29:00Z" w16du:dateUtc="2026-06-30T10:29:00Z">
              <w:tcPr>
                <w:tcW w:w="940" w:type="dxa"/>
                <w:gridSpan w:val="2"/>
                <w:tcBorders>
                  <w:top w:val="nil"/>
                  <w:left w:val="nil"/>
                  <w:bottom w:val="nil"/>
                  <w:right w:val="nil"/>
                </w:tcBorders>
                <w:shd w:val="clear" w:color="000000" w:fill="D9D9D9"/>
                <w:noWrap/>
                <w:vAlign w:val="center"/>
                <w:hideMark/>
              </w:tcPr>
            </w:tcPrChange>
          </w:tcPr>
          <w:p w14:paraId="3B91F7F5" w14:textId="77777777" w:rsidR="00F91B1B" w:rsidRDefault="00F91B1B">
            <w:pPr>
              <w:jc w:val="center"/>
              <w:rPr>
                <w:ins w:id="3413" w:author="Gannon, Hugh (Allianz Global Life)" w:date="2026-06-30T11:28:00Z" w16du:dateUtc="2026-06-30T10:28:00Z"/>
                <w:rFonts w:ascii="Arial" w:hAnsi="Arial" w:cs="Arial"/>
                <w:color w:val="000000"/>
                <w:sz w:val="16"/>
                <w:szCs w:val="16"/>
              </w:rPr>
            </w:pPr>
            <w:ins w:id="3414" w:author="Gannon, Hugh (Allianz Global Life)" w:date="2026-06-30T11:28:00Z" w16du:dateUtc="2026-06-30T10:28:00Z">
              <w:r>
                <w:rPr>
                  <w:rFonts w:ascii="Arial" w:hAnsi="Arial" w:cs="Arial"/>
                  <w:color w:val="000000"/>
                  <w:sz w:val="16"/>
                  <w:szCs w:val="16"/>
                </w:rPr>
                <w:t>J2</w:t>
              </w:r>
            </w:ins>
          </w:p>
        </w:tc>
        <w:tc>
          <w:tcPr>
            <w:tcW w:w="1134" w:type="dxa"/>
            <w:tcBorders>
              <w:top w:val="nil"/>
              <w:left w:val="nil"/>
              <w:bottom w:val="nil"/>
              <w:right w:val="nil"/>
            </w:tcBorders>
            <w:shd w:val="clear" w:color="000000" w:fill="D9D9D9"/>
            <w:noWrap/>
            <w:vAlign w:val="center"/>
            <w:hideMark/>
            <w:tcPrChange w:id="3415" w:author="Gannon, Hugh (Allianz Global Life)" w:date="2026-06-30T11:29:00Z" w16du:dateUtc="2026-06-30T10:29:00Z">
              <w:tcPr>
                <w:tcW w:w="1700" w:type="dxa"/>
                <w:gridSpan w:val="2"/>
                <w:tcBorders>
                  <w:top w:val="nil"/>
                  <w:left w:val="nil"/>
                  <w:bottom w:val="nil"/>
                  <w:right w:val="nil"/>
                </w:tcBorders>
                <w:shd w:val="clear" w:color="000000" w:fill="D9D9D9"/>
                <w:noWrap/>
                <w:vAlign w:val="center"/>
                <w:hideMark/>
              </w:tcPr>
            </w:tcPrChange>
          </w:tcPr>
          <w:p w14:paraId="69E23A9B" w14:textId="77777777" w:rsidR="00F91B1B" w:rsidRDefault="00F91B1B">
            <w:pPr>
              <w:jc w:val="center"/>
              <w:rPr>
                <w:ins w:id="3416" w:author="Gannon, Hugh (Allianz Global Life)" w:date="2026-06-30T11:28:00Z" w16du:dateUtc="2026-06-30T10:28:00Z"/>
                <w:rFonts w:ascii="Arial" w:hAnsi="Arial" w:cs="Arial"/>
                <w:color w:val="000000"/>
                <w:sz w:val="16"/>
                <w:szCs w:val="16"/>
              </w:rPr>
            </w:pPr>
            <w:ins w:id="3417" w:author="Gannon, Hugh (Allianz Global Life)" w:date="2026-06-30T11:28:00Z" w16du:dateUtc="2026-06-30T10:28:00Z">
              <w:r>
                <w:rPr>
                  <w:rFonts w:ascii="Arial" w:hAnsi="Arial" w:cs="Arial"/>
                  <w:color w:val="000000"/>
                  <w:sz w:val="16"/>
                  <w:szCs w:val="16"/>
                </w:rPr>
                <w:t>2.00%</w:t>
              </w:r>
            </w:ins>
          </w:p>
        </w:tc>
        <w:tc>
          <w:tcPr>
            <w:tcW w:w="1276" w:type="dxa"/>
            <w:tcBorders>
              <w:top w:val="nil"/>
              <w:left w:val="nil"/>
              <w:bottom w:val="nil"/>
              <w:right w:val="nil"/>
            </w:tcBorders>
            <w:shd w:val="clear" w:color="000000" w:fill="D9D9D9"/>
            <w:noWrap/>
            <w:vAlign w:val="center"/>
            <w:hideMark/>
            <w:tcPrChange w:id="3418" w:author="Gannon, Hugh (Allianz Global Life)" w:date="2026-06-30T11:29:00Z" w16du:dateUtc="2026-06-30T10:29:00Z">
              <w:tcPr>
                <w:tcW w:w="1420" w:type="dxa"/>
                <w:gridSpan w:val="2"/>
                <w:tcBorders>
                  <w:top w:val="nil"/>
                  <w:left w:val="nil"/>
                  <w:bottom w:val="nil"/>
                  <w:right w:val="nil"/>
                </w:tcBorders>
                <w:shd w:val="clear" w:color="000000" w:fill="D9D9D9"/>
                <w:noWrap/>
                <w:vAlign w:val="center"/>
                <w:hideMark/>
              </w:tcPr>
            </w:tcPrChange>
          </w:tcPr>
          <w:p w14:paraId="26EF4CE3" w14:textId="77777777" w:rsidR="00F91B1B" w:rsidRDefault="00F91B1B">
            <w:pPr>
              <w:jc w:val="center"/>
              <w:rPr>
                <w:ins w:id="3419" w:author="Gannon, Hugh (Allianz Global Life)" w:date="2026-06-30T11:28:00Z" w16du:dateUtc="2026-06-30T10:28:00Z"/>
                <w:rFonts w:ascii="Arial" w:hAnsi="Arial" w:cs="Arial"/>
                <w:color w:val="000000"/>
                <w:sz w:val="16"/>
                <w:szCs w:val="16"/>
              </w:rPr>
            </w:pPr>
            <w:ins w:id="3420" w:author="Gannon, Hugh (Allianz Global Life)" w:date="2026-06-30T11:28:00Z" w16du:dateUtc="2026-06-30T10:28:00Z">
              <w:r>
                <w:rPr>
                  <w:rFonts w:ascii="Arial" w:hAnsi="Arial" w:cs="Arial"/>
                  <w:color w:val="000000"/>
                  <w:sz w:val="16"/>
                  <w:szCs w:val="16"/>
                </w:rPr>
                <w:t>1% to 4%</w:t>
              </w:r>
            </w:ins>
          </w:p>
        </w:tc>
        <w:tc>
          <w:tcPr>
            <w:tcW w:w="1559" w:type="dxa"/>
            <w:tcBorders>
              <w:top w:val="nil"/>
              <w:left w:val="nil"/>
              <w:bottom w:val="nil"/>
              <w:right w:val="nil"/>
            </w:tcBorders>
            <w:shd w:val="clear" w:color="000000" w:fill="D9D9D9"/>
            <w:noWrap/>
            <w:vAlign w:val="center"/>
            <w:hideMark/>
            <w:tcPrChange w:id="3421" w:author="Gannon, Hugh (Allianz Global Life)" w:date="2026-06-30T11:29:00Z" w16du:dateUtc="2026-06-30T10:29:00Z">
              <w:tcPr>
                <w:tcW w:w="1720" w:type="dxa"/>
                <w:gridSpan w:val="2"/>
                <w:tcBorders>
                  <w:top w:val="nil"/>
                  <w:left w:val="nil"/>
                  <w:bottom w:val="nil"/>
                  <w:right w:val="nil"/>
                </w:tcBorders>
                <w:shd w:val="clear" w:color="000000" w:fill="D9D9D9"/>
                <w:noWrap/>
                <w:vAlign w:val="center"/>
                <w:hideMark/>
              </w:tcPr>
            </w:tcPrChange>
          </w:tcPr>
          <w:p w14:paraId="45656E9D" w14:textId="77777777" w:rsidR="00F91B1B" w:rsidRDefault="00F91B1B">
            <w:pPr>
              <w:jc w:val="center"/>
              <w:rPr>
                <w:ins w:id="3422" w:author="Gannon, Hugh (Allianz Global Life)" w:date="2026-06-30T11:28:00Z" w16du:dateUtc="2026-06-30T10:28:00Z"/>
                <w:rFonts w:ascii="Arial" w:hAnsi="Arial" w:cs="Arial"/>
                <w:color w:val="000000"/>
                <w:sz w:val="16"/>
                <w:szCs w:val="16"/>
              </w:rPr>
            </w:pPr>
            <w:ins w:id="3423" w:author="Gannon, Hugh (Allianz Global Life)" w:date="2026-06-30T11:28:00Z" w16du:dateUtc="2026-06-30T10:28:00Z">
              <w:r>
                <w:rPr>
                  <w:rFonts w:ascii="Arial" w:hAnsi="Arial" w:cs="Arial"/>
                  <w:color w:val="000000"/>
                  <w:sz w:val="16"/>
                  <w:szCs w:val="16"/>
                </w:rPr>
                <w:t>98% to 101%</w:t>
              </w:r>
            </w:ins>
          </w:p>
        </w:tc>
        <w:tc>
          <w:tcPr>
            <w:tcW w:w="1134" w:type="dxa"/>
            <w:tcBorders>
              <w:top w:val="nil"/>
              <w:left w:val="nil"/>
              <w:bottom w:val="nil"/>
              <w:right w:val="nil"/>
            </w:tcBorders>
            <w:shd w:val="clear" w:color="000000" w:fill="D9D9D9"/>
            <w:noWrap/>
            <w:vAlign w:val="center"/>
            <w:hideMark/>
            <w:tcPrChange w:id="3424" w:author="Gannon, Hugh (Allianz Global Life)" w:date="2026-06-30T11:29:00Z" w16du:dateUtc="2026-06-30T10:29:00Z">
              <w:tcPr>
                <w:tcW w:w="1780" w:type="dxa"/>
                <w:gridSpan w:val="3"/>
                <w:tcBorders>
                  <w:top w:val="nil"/>
                  <w:left w:val="nil"/>
                  <w:bottom w:val="nil"/>
                  <w:right w:val="nil"/>
                </w:tcBorders>
                <w:shd w:val="clear" w:color="000000" w:fill="D9D9D9"/>
                <w:noWrap/>
                <w:vAlign w:val="center"/>
                <w:hideMark/>
              </w:tcPr>
            </w:tcPrChange>
          </w:tcPr>
          <w:p w14:paraId="5F51682E" w14:textId="77777777" w:rsidR="00F91B1B" w:rsidRDefault="00F91B1B">
            <w:pPr>
              <w:jc w:val="center"/>
              <w:rPr>
                <w:ins w:id="3425" w:author="Gannon, Hugh (Allianz Global Life)" w:date="2026-06-30T11:28:00Z" w16du:dateUtc="2026-06-30T10:28:00Z"/>
                <w:rFonts w:ascii="Arial" w:hAnsi="Arial" w:cs="Arial"/>
                <w:color w:val="000000"/>
                <w:sz w:val="16"/>
                <w:szCs w:val="16"/>
              </w:rPr>
            </w:pPr>
            <w:ins w:id="3426" w:author="Gannon, Hugh (Allianz Global Life)" w:date="2026-06-30T11:28:00Z" w16du:dateUtc="2026-06-30T10:28:00Z">
              <w:r>
                <w:rPr>
                  <w:rFonts w:ascii="Arial" w:hAnsi="Arial" w:cs="Arial"/>
                  <w:color w:val="000000"/>
                  <w:sz w:val="16"/>
                  <w:szCs w:val="16"/>
                </w:rPr>
                <w:t>0.75%</w:t>
              </w:r>
            </w:ins>
          </w:p>
        </w:tc>
        <w:tc>
          <w:tcPr>
            <w:tcW w:w="1134" w:type="dxa"/>
            <w:tcBorders>
              <w:top w:val="nil"/>
              <w:left w:val="nil"/>
              <w:bottom w:val="nil"/>
              <w:right w:val="nil"/>
            </w:tcBorders>
            <w:shd w:val="clear" w:color="000000" w:fill="D9D9D9"/>
            <w:noWrap/>
            <w:vAlign w:val="center"/>
            <w:hideMark/>
            <w:tcPrChange w:id="3427" w:author="Gannon, Hugh (Allianz Global Life)" w:date="2026-06-30T11:29:00Z" w16du:dateUtc="2026-06-30T10:29:00Z">
              <w:tcPr>
                <w:tcW w:w="1120" w:type="dxa"/>
                <w:tcBorders>
                  <w:top w:val="nil"/>
                  <w:left w:val="nil"/>
                  <w:bottom w:val="nil"/>
                  <w:right w:val="nil"/>
                </w:tcBorders>
                <w:shd w:val="clear" w:color="000000" w:fill="D9D9D9"/>
                <w:noWrap/>
                <w:vAlign w:val="center"/>
                <w:hideMark/>
              </w:tcPr>
            </w:tcPrChange>
          </w:tcPr>
          <w:p w14:paraId="5116A32C" w14:textId="77777777" w:rsidR="00F91B1B" w:rsidRDefault="00F91B1B">
            <w:pPr>
              <w:jc w:val="center"/>
              <w:rPr>
                <w:ins w:id="3428" w:author="Gannon, Hugh (Allianz Global Life)" w:date="2026-06-30T11:28:00Z" w16du:dateUtc="2026-06-30T10:28:00Z"/>
                <w:rFonts w:ascii="Arial" w:hAnsi="Arial" w:cs="Arial"/>
                <w:color w:val="000000"/>
                <w:sz w:val="16"/>
                <w:szCs w:val="16"/>
              </w:rPr>
            </w:pPr>
            <w:ins w:id="3429" w:author="Gannon, Hugh (Allianz Global Life)" w:date="2026-06-30T11:28:00Z" w16du:dateUtc="2026-06-30T10:28:00Z">
              <w:r>
                <w:rPr>
                  <w:rFonts w:ascii="Arial" w:hAnsi="Arial" w:cs="Arial"/>
                  <w:color w:val="000000"/>
                  <w:sz w:val="16"/>
                  <w:szCs w:val="16"/>
                </w:rPr>
                <w:t>1.45%</w:t>
              </w:r>
            </w:ins>
          </w:p>
        </w:tc>
        <w:tc>
          <w:tcPr>
            <w:tcW w:w="1701" w:type="dxa"/>
            <w:tcBorders>
              <w:top w:val="nil"/>
              <w:left w:val="nil"/>
              <w:bottom w:val="nil"/>
              <w:right w:val="single" w:sz="8" w:space="0" w:color="auto"/>
            </w:tcBorders>
            <w:shd w:val="clear" w:color="000000" w:fill="D9D9D9"/>
            <w:noWrap/>
            <w:vAlign w:val="center"/>
            <w:hideMark/>
            <w:tcPrChange w:id="3430" w:author="Gannon, Hugh (Allianz Global Life)" w:date="2026-06-30T11:29:00Z" w16du:dateUtc="2026-06-30T10:29:00Z">
              <w:tcPr>
                <w:tcW w:w="1340" w:type="dxa"/>
                <w:gridSpan w:val="2"/>
                <w:tcBorders>
                  <w:top w:val="nil"/>
                  <w:left w:val="nil"/>
                  <w:bottom w:val="nil"/>
                  <w:right w:val="single" w:sz="8" w:space="0" w:color="auto"/>
                </w:tcBorders>
                <w:shd w:val="clear" w:color="000000" w:fill="D9D9D9"/>
                <w:noWrap/>
                <w:vAlign w:val="center"/>
                <w:hideMark/>
              </w:tcPr>
            </w:tcPrChange>
          </w:tcPr>
          <w:p w14:paraId="6C7EAF7D" w14:textId="77777777" w:rsidR="00F91B1B" w:rsidRDefault="00F91B1B">
            <w:pPr>
              <w:jc w:val="center"/>
              <w:rPr>
                <w:ins w:id="3431" w:author="Gannon, Hugh (Allianz Global Life)" w:date="2026-06-30T11:28:00Z" w16du:dateUtc="2026-06-30T10:28:00Z"/>
                <w:rFonts w:ascii="Arial" w:hAnsi="Arial" w:cs="Arial"/>
                <w:color w:val="000000"/>
                <w:sz w:val="16"/>
                <w:szCs w:val="16"/>
              </w:rPr>
            </w:pPr>
            <w:ins w:id="3432" w:author="Gannon, Hugh (Allianz Global Life)" w:date="2026-06-30T11:28:00Z" w16du:dateUtc="2026-06-30T10:28:00Z">
              <w:r>
                <w:rPr>
                  <w:rFonts w:ascii="Arial" w:hAnsi="Arial" w:cs="Arial"/>
                  <w:color w:val="000000"/>
                  <w:sz w:val="16"/>
                  <w:szCs w:val="16"/>
                </w:rPr>
                <w:t>Clawback</w:t>
              </w:r>
            </w:ins>
          </w:p>
        </w:tc>
      </w:tr>
      <w:tr w:rsidR="00F91B1B" w14:paraId="588209E7" w14:textId="77777777" w:rsidTr="00F91B1B">
        <w:trPr>
          <w:trHeight w:val="255"/>
          <w:ins w:id="3433" w:author="Gannon, Hugh (Allianz Global Life)" w:date="2026-06-30T11:28:00Z"/>
          <w:trPrChange w:id="3434" w:author="Gannon, Hugh (Allianz Global Life)" w:date="2026-06-30T11:29:00Z" w16du:dateUtc="2026-06-30T10:29:00Z">
            <w:trPr>
              <w:trHeight w:val="255"/>
            </w:trPr>
          </w:trPrChange>
        </w:trPr>
        <w:tc>
          <w:tcPr>
            <w:tcW w:w="983" w:type="dxa"/>
            <w:vMerge/>
            <w:tcBorders>
              <w:top w:val="nil"/>
              <w:left w:val="single" w:sz="8" w:space="0" w:color="auto"/>
              <w:bottom w:val="single" w:sz="8" w:space="0" w:color="000000"/>
              <w:right w:val="nil"/>
            </w:tcBorders>
            <w:vAlign w:val="center"/>
            <w:hideMark/>
            <w:tcPrChange w:id="3435" w:author="Gannon, Hugh (Allianz Global Life)" w:date="2026-06-30T11:29:00Z" w16du:dateUtc="2026-06-30T10:29:00Z">
              <w:tcPr>
                <w:tcW w:w="1180" w:type="dxa"/>
                <w:gridSpan w:val="2"/>
                <w:vMerge/>
                <w:tcBorders>
                  <w:top w:val="nil"/>
                  <w:left w:val="single" w:sz="8" w:space="0" w:color="auto"/>
                  <w:bottom w:val="single" w:sz="8" w:space="0" w:color="000000"/>
                  <w:right w:val="nil"/>
                </w:tcBorders>
                <w:vAlign w:val="center"/>
                <w:hideMark/>
              </w:tcPr>
            </w:tcPrChange>
          </w:tcPr>
          <w:p w14:paraId="72D2B1E2" w14:textId="77777777" w:rsidR="00F91B1B" w:rsidRDefault="00F91B1B">
            <w:pPr>
              <w:rPr>
                <w:ins w:id="3436" w:author="Gannon, Hugh (Allianz Global Life)" w:date="2026-06-30T11:28:00Z" w16du:dateUtc="2026-06-30T10:28:00Z"/>
                <w:rFonts w:ascii="Arial" w:hAnsi="Arial" w:cs="Arial"/>
                <w:color w:val="000000"/>
                <w:sz w:val="16"/>
                <w:szCs w:val="16"/>
              </w:rPr>
            </w:pPr>
          </w:p>
        </w:tc>
        <w:tc>
          <w:tcPr>
            <w:tcW w:w="992" w:type="dxa"/>
            <w:tcBorders>
              <w:top w:val="nil"/>
              <w:left w:val="nil"/>
              <w:bottom w:val="nil"/>
              <w:right w:val="nil"/>
            </w:tcBorders>
            <w:shd w:val="clear" w:color="000000" w:fill="D9D9D9"/>
            <w:noWrap/>
            <w:vAlign w:val="center"/>
            <w:hideMark/>
            <w:tcPrChange w:id="3437" w:author="Gannon, Hugh (Allianz Global Life)" w:date="2026-06-30T11:29:00Z" w16du:dateUtc="2026-06-30T10:29:00Z">
              <w:tcPr>
                <w:tcW w:w="940" w:type="dxa"/>
                <w:gridSpan w:val="2"/>
                <w:tcBorders>
                  <w:top w:val="nil"/>
                  <w:left w:val="nil"/>
                  <w:bottom w:val="nil"/>
                  <w:right w:val="nil"/>
                </w:tcBorders>
                <w:shd w:val="clear" w:color="000000" w:fill="D9D9D9"/>
                <w:noWrap/>
                <w:vAlign w:val="center"/>
                <w:hideMark/>
              </w:tcPr>
            </w:tcPrChange>
          </w:tcPr>
          <w:p w14:paraId="17FF21A4" w14:textId="77777777" w:rsidR="00F91B1B" w:rsidRDefault="00F91B1B">
            <w:pPr>
              <w:jc w:val="center"/>
              <w:rPr>
                <w:ins w:id="3438" w:author="Gannon, Hugh (Allianz Global Life)" w:date="2026-06-30T11:28:00Z" w16du:dateUtc="2026-06-30T10:28:00Z"/>
                <w:rFonts w:ascii="Arial" w:hAnsi="Arial" w:cs="Arial"/>
                <w:color w:val="000000"/>
                <w:sz w:val="16"/>
                <w:szCs w:val="16"/>
              </w:rPr>
            </w:pPr>
            <w:ins w:id="3439" w:author="Gannon, Hugh (Allianz Global Life)" w:date="2026-06-30T11:28:00Z" w16du:dateUtc="2026-06-30T10:28:00Z">
              <w:r>
                <w:rPr>
                  <w:rFonts w:ascii="Arial" w:hAnsi="Arial" w:cs="Arial"/>
                  <w:color w:val="000000"/>
                  <w:sz w:val="16"/>
                  <w:szCs w:val="16"/>
                </w:rPr>
                <w:t>J3</w:t>
              </w:r>
            </w:ins>
          </w:p>
        </w:tc>
        <w:tc>
          <w:tcPr>
            <w:tcW w:w="1134" w:type="dxa"/>
            <w:tcBorders>
              <w:top w:val="nil"/>
              <w:left w:val="nil"/>
              <w:bottom w:val="nil"/>
              <w:right w:val="nil"/>
            </w:tcBorders>
            <w:shd w:val="clear" w:color="000000" w:fill="D9D9D9"/>
            <w:noWrap/>
            <w:vAlign w:val="center"/>
            <w:hideMark/>
            <w:tcPrChange w:id="3440" w:author="Gannon, Hugh (Allianz Global Life)" w:date="2026-06-30T11:29:00Z" w16du:dateUtc="2026-06-30T10:29:00Z">
              <w:tcPr>
                <w:tcW w:w="1700" w:type="dxa"/>
                <w:gridSpan w:val="2"/>
                <w:tcBorders>
                  <w:top w:val="nil"/>
                  <w:left w:val="nil"/>
                  <w:bottom w:val="nil"/>
                  <w:right w:val="nil"/>
                </w:tcBorders>
                <w:shd w:val="clear" w:color="000000" w:fill="D9D9D9"/>
                <w:noWrap/>
                <w:vAlign w:val="center"/>
                <w:hideMark/>
              </w:tcPr>
            </w:tcPrChange>
          </w:tcPr>
          <w:p w14:paraId="31BA51D8" w14:textId="77777777" w:rsidR="00F91B1B" w:rsidRDefault="00F91B1B">
            <w:pPr>
              <w:jc w:val="center"/>
              <w:rPr>
                <w:ins w:id="3441" w:author="Gannon, Hugh (Allianz Global Life)" w:date="2026-06-30T11:28:00Z" w16du:dateUtc="2026-06-30T10:28:00Z"/>
                <w:rFonts w:ascii="Arial" w:hAnsi="Arial" w:cs="Arial"/>
                <w:color w:val="000000"/>
                <w:sz w:val="16"/>
                <w:szCs w:val="16"/>
              </w:rPr>
            </w:pPr>
            <w:ins w:id="3442" w:author="Gannon, Hugh (Allianz Global Life)" w:date="2026-06-30T11:28:00Z" w16du:dateUtc="2026-06-30T10:28:00Z">
              <w:r>
                <w:rPr>
                  <w:rFonts w:ascii="Arial" w:hAnsi="Arial" w:cs="Arial"/>
                  <w:color w:val="000000"/>
                  <w:sz w:val="16"/>
                  <w:szCs w:val="16"/>
                </w:rPr>
                <w:t>2.50%</w:t>
              </w:r>
            </w:ins>
          </w:p>
        </w:tc>
        <w:tc>
          <w:tcPr>
            <w:tcW w:w="1276" w:type="dxa"/>
            <w:tcBorders>
              <w:top w:val="nil"/>
              <w:left w:val="nil"/>
              <w:bottom w:val="nil"/>
              <w:right w:val="nil"/>
            </w:tcBorders>
            <w:shd w:val="clear" w:color="000000" w:fill="D9D9D9"/>
            <w:noWrap/>
            <w:vAlign w:val="center"/>
            <w:hideMark/>
            <w:tcPrChange w:id="3443" w:author="Gannon, Hugh (Allianz Global Life)" w:date="2026-06-30T11:29:00Z" w16du:dateUtc="2026-06-30T10:29:00Z">
              <w:tcPr>
                <w:tcW w:w="1420" w:type="dxa"/>
                <w:gridSpan w:val="2"/>
                <w:tcBorders>
                  <w:top w:val="nil"/>
                  <w:left w:val="nil"/>
                  <w:bottom w:val="nil"/>
                  <w:right w:val="nil"/>
                </w:tcBorders>
                <w:shd w:val="clear" w:color="000000" w:fill="D9D9D9"/>
                <w:noWrap/>
                <w:vAlign w:val="center"/>
                <w:hideMark/>
              </w:tcPr>
            </w:tcPrChange>
          </w:tcPr>
          <w:p w14:paraId="53E286F6" w14:textId="77777777" w:rsidR="00F91B1B" w:rsidRDefault="00F91B1B">
            <w:pPr>
              <w:jc w:val="center"/>
              <w:rPr>
                <w:ins w:id="3444" w:author="Gannon, Hugh (Allianz Global Life)" w:date="2026-06-30T11:28:00Z" w16du:dateUtc="2026-06-30T10:28:00Z"/>
                <w:rFonts w:ascii="Arial" w:hAnsi="Arial" w:cs="Arial"/>
                <w:color w:val="000000"/>
                <w:sz w:val="16"/>
                <w:szCs w:val="16"/>
              </w:rPr>
            </w:pPr>
            <w:ins w:id="3445" w:author="Gannon, Hugh (Allianz Global Life)" w:date="2026-06-30T11:28:00Z" w16du:dateUtc="2026-06-30T10:28:00Z">
              <w:r>
                <w:rPr>
                  <w:rFonts w:ascii="Arial" w:hAnsi="Arial" w:cs="Arial"/>
                  <w:color w:val="000000"/>
                  <w:sz w:val="16"/>
                  <w:szCs w:val="16"/>
                </w:rPr>
                <w:t>1.5% to 4%</w:t>
              </w:r>
            </w:ins>
          </w:p>
        </w:tc>
        <w:tc>
          <w:tcPr>
            <w:tcW w:w="1559" w:type="dxa"/>
            <w:tcBorders>
              <w:top w:val="nil"/>
              <w:left w:val="nil"/>
              <w:bottom w:val="nil"/>
              <w:right w:val="nil"/>
            </w:tcBorders>
            <w:shd w:val="clear" w:color="000000" w:fill="D9D9D9"/>
            <w:noWrap/>
            <w:vAlign w:val="center"/>
            <w:hideMark/>
            <w:tcPrChange w:id="3446" w:author="Gannon, Hugh (Allianz Global Life)" w:date="2026-06-30T11:29:00Z" w16du:dateUtc="2026-06-30T10:29:00Z">
              <w:tcPr>
                <w:tcW w:w="1720" w:type="dxa"/>
                <w:gridSpan w:val="2"/>
                <w:tcBorders>
                  <w:top w:val="nil"/>
                  <w:left w:val="nil"/>
                  <w:bottom w:val="nil"/>
                  <w:right w:val="nil"/>
                </w:tcBorders>
                <w:shd w:val="clear" w:color="000000" w:fill="D9D9D9"/>
                <w:noWrap/>
                <w:vAlign w:val="center"/>
                <w:hideMark/>
              </w:tcPr>
            </w:tcPrChange>
          </w:tcPr>
          <w:p w14:paraId="34606DC0" w14:textId="77777777" w:rsidR="00F91B1B" w:rsidRDefault="00F91B1B">
            <w:pPr>
              <w:jc w:val="center"/>
              <w:rPr>
                <w:ins w:id="3447" w:author="Gannon, Hugh (Allianz Global Life)" w:date="2026-06-30T11:28:00Z" w16du:dateUtc="2026-06-30T10:28:00Z"/>
                <w:rFonts w:ascii="Arial" w:hAnsi="Arial" w:cs="Arial"/>
                <w:color w:val="000000"/>
                <w:sz w:val="16"/>
                <w:szCs w:val="16"/>
              </w:rPr>
            </w:pPr>
            <w:ins w:id="3448" w:author="Gannon, Hugh (Allianz Global Life)" w:date="2026-06-30T11:28:00Z" w16du:dateUtc="2026-06-30T10:28:00Z">
              <w:r>
                <w:rPr>
                  <w:rFonts w:ascii="Arial" w:hAnsi="Arial" w:cs="Arial"/>
                  <w:color w:val="000000"/>
                  <w:sz w:val="16"/>
                  <w:szCs w:val="16"/>
                </w:rPr>
                <w:t>98.5% to 101%</w:t>
              </w:r>
            </w:ins>
          </w:p>
        </w:tc>
        <w:tc>
          <w:tcPr>
            <w:tcW w:w="1134" w:type="dxa"/>
            <w:tcBorders>
              <w:top w:val="nil"/>
              <w:left w:val="nil"/>
              <w:bottom w:val="nil"/>
              <w:right w:val="nil"/>
            </w:tcBorders>
            <w:shd w:val="clear" w:color="000000" w:fill="D9D9D9"/>
            <w:noWrap/>
            <w:vAlign w:val="center"/>
            <w:hideMark/>
            <w:tcPrChange w:id="3449" w:author="Gannon, Hugh (Allianz Global Life)" w:date="2026-06-30T11:29:00Z" w16du:dateUtc="2026-06-30T10:29:00Z">
              <w:tcPr>
                <w:tcW w:w="1780" w:type="dxa"/>
                <w:gridSpan w:val="3"/>
                <w:tcBorders>
                  <w:top w:val="nil"/>
                  <w:left w:val="nil"/>
                  <w:bottom w:val="nil"/>
                  <w:right w:val="nil"/>
                </w:tcBorders>
                <w:shd w:val="clear" w:color="000000" w:fill="D9D9D9"/>
                <w:noWrap/>
                <w:vAlign w:val="center"/>
                <w:hideMark/>
              </w:tcPr>
            </w:tcPrChange>
          </w:tcPr>
          <w:p w14:paraId="725F252E" w14:textId="77777777" w:rsidR="00F91B1B" w:rsidRDefault="00F91B1B">
            <w:pPr>
              <w:jc w:val="center"/>
              <w:rPr>
                <w:ins w:id="3450" w:author="Gannon, Hugh (Allianz Global Life)" w:date="2026-06-30T11:28:00Z" w16du:dateUtc="2026-06-30T10:28:00Z"/>
                <w:rFonts w:ascii="Arial" w:hAnsi="Arial" w:cs="Arial"/>
                <w:color w:val="000000"/>
                <w:sz w:val="16"/>
                <w:szCs w:val="16"/>
              </w:rPr>
            </w:pPr>
            <w:ins w:id="3451" w:author="Gannon, Hugh (Allianz Global Life)" w:date="2026-06-30T11:28:00Z" w16du:dateUtc="2026-06-30T10:28:00Z">
              <w:r>
                <w:rPr>
                  <w:rFonts w:ascii="Arial" w:hAnsi="Arial" w:cs="Arial"/>
                  <w:color w:val="000000"/>
                  <w:sz w:val="16"/>
                  <w:szCs w:val="16"/>
                </w:rPr>
                <w:t>0.63%</w:t>
              </w:r>
            </w:ins>
          </w:p>
        </w:tc>
        <w:tc>
          <w:tcPr>
            <w:tcW w:w="1134" w:type="dxa"/>
            <w:tcBorders>
              <w:top w:val="nil"/>
              <w:left w:val="nil"/>
              <w:bottom w:val="nil"/>
              <w:right w:val="nil"/>
            </w:tcBorders>
            <w:shd w:val="clear" w:color="000000" w:fill="D9D9D9"/>
            <w:noWrap/>
            <w:vAlign w:val="center"/>
            <w:hideMark/>
            <w:tcPrChange w:id="3452" w:author="Gannon, Hugh (Allianz Global Life)" w:date="2026-06-30T11:29:00Z" w16du:dateUtc="2026-06-30T10:29:00Z">
              <w:tcPr>
                <w:tcW w:w="1120" w:type="dxa"/>
                <w:tcBorders>
                  <w:top w:val="nil"/>
                  <w:left w:val="nil"/>
                  <w:bottom w:val="nil"/>
                  <w:right w:val="nil"/>
                </w:tcBorders>
                <w:shd w:val="clear" w:color="000000" w:fill="D9D9D9"/>
                <w:noWrap/>
                <w:vAlign w:val="center"/>
                <w:hideMark/>
              </w:tcPr>
            </w:tcPrChange>
          </w:tcPr>
          <w:p w14:paraId="47224C06" w14:textId="77777777" w:rsidR="00F91B1B" w:rsidRDefault="00F91B1B">
            <w:pPr>
              <w:jc w:val="center"/>
              <w:rPr>
                <w:ins w:id="3453" w:author="Gannon, Hugh (Allianz Global Life)" w:date="2026-06-30T11:28:00Z" w16du:dateUtc="2026-06-30T10:28:00Z"/>
                <w:rFonts w:ascii="Arial" w:hAnsi="Arial" w:cs="Arial"/>
                <w:color w:val="000000"/>
                <w:sz w:val="16"/>
                <w:szCs w:val="16"/>
              </w:rPr>
            </w:pPr>
            <w:ins w:id="3454" w:author="Gannon, Hugh (Allianz Global Life)" w:date="2026-06-30T11:28:00Z" w16du:dateUtc="2026-06-30T10:28:00Z">
              <w:r>
                <w:rPr>
                  <w:rFonts w:ascii="Arial" w:hAnsi="Arial" w:cs="Arial"/>
                  <w:color w:val="000000"/>
                  <w:sz w:val="16"/>
                  <w:szCs w:val="16"/>
                </w:rPr>
                <w:t>1.45%</w:t>
              </w:r>
            </w:ins>
          </w:p>
        </w:tc>
        <w:tc>
          <w:tcPr>
            <w:tcW w:w="1701" w:type="dxa"/>
            <w:tcBorders>
              <w:top w:val="nil"/>
              <w:left w:val="nil"/>
              <w:bottom w:val="nil"/>
              <w:right w:val="single" w:sz="8" w:space="0" w:color="auto"/>
            </w:tcBorders>
            <w:shd w:val="clear" w:color="000000" w:fill="D9D9D9"/>
            <w:noWrap/>
            <w:vAlign w:val="center"/>
            <w:hideMark/>
            <w:tcPrChange w:id="3455" w:author="Gannon, Hugh (Allianz Global Life)" w:date="2026-06-30T11:29:00Z" w16du:dateUtc="2026-06-30T10:29:00Z">
              <w:tcPr>
                <w:tcW w:w="1340" w:type="dxa"/>
                <w:gridSpan w:val="2"/>
                <w:tcBorders>
                  <w:top w:val="nil"/>
                  <w:left w:val="nil"/>
                  <w:bottom w:val="nil"/>
                  <w:right w:val="single" w:sz="8" w:space="0" w:color="auto"/>
                </w:tcBorders>
                <w:shd w:val="clear" w:color="000000" w:fill="D9D9D9"/>
                <w:noWrap/>
                <w:vAlign w:val="center"/>
                <w:hideMark/>
              </w:tcPr>
            </w:tcPrChange>
          </w:tcPr>
          <w:p w14:paraId="09CB54D4" w14:textId="77777777" w:rsidR="00F91B1B" w:rsidRDefault="00F91B1B">
            <w:pPr>
              <w:jc w:val="center"/>
              <w:rPr>
                <w:ins w:id="3456" w:author="Gannon, Hugh (Allianz Global Life)" w:date="2026-06-30T11:28:00Z" w16du:dateUtc="2026-06-30T10:28:00Z"/>
                <w:rFonts w:ascii="Arial" w:hAnsi="Arial" w:cs="Arial"/>
                <w:color w:val="000000"/>
                <w:sz w:val="16"/>
                <w:szCs w:val="16"/>
              </w:rPr>
            </w:pPr>
            <w:ins w:id="3457" w:author="Gannon, Hugh (Allianz Global Life)" w:date="2026-06-30T11:28:00Z" w16du:dateUtc="2026-06-30T10:28:00Z">
              <w:r>
                <w:rPr>
                  <w:rFonts w:ascii="Arial" w:hAnsi="Arial" w:cs="Arial"/>
                  <w:color w:val="000000"/>
                  <w:sz w:val="16"/>
                  <w:szCs w:val="16"/>
                </w:rPr>
                <w:t>Clawback</w:t>
              </w:r>
            </w:ins>
          </w:p>
        </w:tc>
      </w:tr>
      <w:tr w:rsidR="00F91B1B" w14:paraId="6AEFD047" w14:textId="77777777" w:rsidTr="00F91B1B">
        <w:trPr>
          <w:trHeight w:val="270"/>
          <w:ins w:id="3458" w:author="Gannon, Hugh (Allianz Global Life)" w:date="2026-06-30T11:28:00Z"/>
          <w:trPrChange w:id="3459" w:author="Gannon, Hugh (Allianz Global Life)" w:date="2026-06-30T11:29:00Z" w16du:dateUtc="2026-06-30T10:29:00Z">
            <w:trPr>
              <w:trHeight w:val="270"/>
            </w:trPr>
          </w:trPrChange>
        </w:trPr>
        <w:tc>
          <w:tcPr>
            <w:tcW w:w="983" w:type="dxa"/>
            <w:vMerge/>
            <w:tcBorders>
              <w:top w:val="nil"/>
              <w:left w:val="single" w:sz="8" w:space="0" w:color="auto"/>
              <w:bottom w:val="single" w:sz="8" w:space="0" w:color="000000"/>
              <w:right w:val="nil"/>
            </w:tcBorders>
            <w:vAlign w:val="center"/>
            <w:hideMark/>
            <w:tcPrChange w:id="3460" w:author="Gannon, Hugh (Allianz Global Life)" w:date="2026-06-30T11:29:00Z" w16du:dateUtc="2026-06-30T10:29:00Z">
              <w:tcPr>
                <w:tcW w:w="1180" w:type="dxa"/>
                <w:gridSpan w:val="2"/>
                <w:vMerge/>
                <w:tcBorders>
                  <w:top w:val="nil"/>
                  <w:left w:val="single" w:sz="8" w:space="0" w:color="auto"/>
                  <w:bottom w:val="single" w:sz="8" w:space="0" w:color="000000"/>
                  <w:right w:val="nil"/>
                </w:tcBorders>
                <w:vAlign w:val="center"/>
                <w:hideMark/>
              </w:tcPr>
            </w:tcPrChange>
          </w:tcPr>
          <w:p w14:paraId="0FC2C84D" w14:textId="77777777" w:rsidR="00F91B1B" w:rsidRDefault="00F91B1B">
            <w:pPr>
              <w:rPr>
                <w:ins w:id="3461" w:author="Gannon, Hugh (Allianz Global Life)" w:date="2026-06-30T11:28:00Z" w16du:dateUtc="2026-06-30T10:28:00Z"/>
                <w:rFonts w:ascii="Arial" w:hAnsi="Arial" w:cs="Arial"/>
                <w:color w:val="000000"/>
                <w:sz w:val="16"/>
                <w:szCs w:val="16"/>
              </w:rPr>
            </w:pPr>
          </w:p>
        </w:tc>
        <w:tc>
          <w:tcPr>
            <w:tcW w:w="992" w:type="dxa"/>
            <w:tcBorders>
              <w:top w:val="nil"/>
              <w:left w:val="nil"/>
              <w:bottom w:val="single" w:sz="8" w:space="0" w:color="auto"/>
              <w:right w:val="nil"/>
            </w:tcBorders>
            <w:shd w:val="clear" w:color="000000" w:fill="D9D9D9"/>
            <w:noWrap/>
            <w:vAlign w:val="center"/>
            <w:hideMark/>
            <w:tcPrChange w:id="3462" w:author="Gannon, Hugh (Allianz Global Life)" w:date="2026-06-30T11:29:00Z" w16du:dateUtc="2026-06-30T10:29:00Z">
              <w:tcPr>
                <w:tcW w:w="940" w:type="dxa"/>
                <w:gridSpan w:val="2"/>
                <w:tcBorders>
                  <w:top w:val="nil"/>
                  <w:left w:val="nil"/>
                  <w:bottom w:val="single" w:sz="8" w:space="0" w:color="auto"/>
                  <w:right w:val="nil"/>
                </w:tcBorders>
                <w:shd w:val="clear" w:color="000000" w:fill="D9D9D9"/>
                <w:noWrap/>
                <w:vAlign w:val="center"/>
                <w:hideMark/>
              </w:tcPr>
            </w:tcPrChange>
          </w:tcPr>
          <w:p w14:paraId="3E8ADC3C" w14:textId="77777777" w:rsidR="00F91B1B" w:rsidRDefault="00F91B1B">
            <w:pPr>
              <w:jc w:val="center"/>
              <w:rPr>
                <w:ins w:id="3463" w:author="Gannon, Hugh (Allianz Global Life)" w:date="2026-06-30T11:28:00Z" w16du:dateUtc="2026-06-30T10:28:00Z"/>
                <w:rFonts w:ascii="Arial" w:hAnsi="Arial" w:cs="Arial"/>
                <w:color w:val="000000"/>
                <w:sz w:val="16"/>
                <w:szCs w:val="16"/>
              </w:rPr>
            </w:pPr>
            <w:ins w:id="3464" w:author="Gannon, Hugh (Allianz Global Life)" w:date="2026-06-30T11:28:00Z" w16du:dateUtc="2026-06-30T10:28:00Z">
              <w:r>
                <w:rPr>
                  <w:rFonts w:ascii="Arial" w:hAnsi="Arial" w:cs="Arial"/>
                  <w:color w:val="000000"/>
                  <w:sz w:val="16"/>
                  <w:szCs w:val="16"/>
                </w:rPr>
                <w:t>J4</w:t>
              </w:r>
            </w:ins>
          </w:p>
        </w:tc>
        <w:tc>
          <w:tcPr>
            <w:tcW w:w="1134" w:type="dxa"/>
            <w:tcBorders>
              <w:top w:val="nil"/>
              <w:left w:val="nil"/>
              <w:bottom w:val="single" w:sz="8" w:space="0" w:color="auto"/>
              <w:right w:val="nil"/>
            </w:tcBorders>
            <w:shd w:val="clear" w:color="000000" w:fill="D9D9D9"/>
            <w:noWrap/>
            <w:vAlign w:val="center"/>
            <w:hideMark/>
            <w:tcPrChange w:id="3465" w:author="Gannon, Hugh (Allianz Global Life)" w:date="2026-06-30T11:29:00Z" w16du:dateUtc="2026-06-30T10:29:00Z">
              <w:tcPr>
                <w:tcW w:w="1700" w:type="dxa"/>
                <w:gridSpan w:val="2"/>
                <w:tcBorders>
                  <w:top w:val="nil"/>
                  <w:left w:val="nil"/>
                  <w:bottom w:val="single" w:sz="8" w:space="0" w:color="auto"/>
                  <w:right w:val="nil"/>
                </w:tcBorders>
                <w:shd w:val="clear" w:color="000000" w:fill="D9D9D9"/>
                <w:noWrap/>
                <w:vAlign w:val="center"/>
                <w:hideMark/>
              </w:tcPr>
            </w:tcPrChange>
          </w:tcPr>
          <w:p w14:paraId="702FAE5B" w14:textId="77777777" w:rsidR="00F91B1B" w:rsidRDefault="00F91B1B">
            <w:pPr>
              <w:jc w:val="center"/>
              <w:rPr>
                <w:ins w:id="3466" w:author="Gannon, Hugh (Allianz Global Life)" w:date="2026-06-30T11:28:00Z" w16du:dateUtc="2026-06-30T10:28:00Z"/>
                <w:rFonts w:ascii="Arial" w:hAnsi="Arial" w:cs="Arial"/>
                <w:color w:val="000000"/>
                <w:sz w:val="16"/>
                <w:szCs w:val="16"/>
              </w:rPr>
            </w:pPr>
            <w:ins w:id="3467" w:author="Gannon, Hugh (Allianz Global Life)" w:date="2026-06-30T11:28:00Z" w16du:dateUtc="2026-06-30T10:28:00Z">
              <w:r>
                <w:rPr>
                  <w:rFonts w:ascii="Arial" w:hAnsi="Arial" w:cs="Arial"/>
                  <w:color w:val="000000"/>
                  <w:sz w:val="16"/>
                  <w:szCs w:val="16"/>
                </w:rPr>
                <w:t>3.00%</w:t>
              </w:r>
            </w:ins>
          </w:p>
        </w:tc>
        <w:tc>
          <w:tcPr>
            <w:tcW w:w="1276" w:type="dxa"/>
            <w:tcBorders>
              <w:top w:val="nil"/>
              <w:left w:val="nil"/>
              <w:bottom w:val="single" w:sz="8" w:space="0" w:color="auto"/>
              <w:right w:val="nil"/>
            </w:tcBorders>
            <w:shd w:val="clear" w:color="000000" w:fill="D9D9D9"/>
            <w:noWrap/>
            <w:vAlign w:val="center"/>
            <w:hideMark/>
            <w:tcPrChange w:id="3468" w:author="Gannon, Hugh (Allianz Global Life)" w:date="2026-06-30T11:29:00Z" w16du:dateUtc="2026-06-30T10:29:00Z">
              <w:tcPr>
                <w:tcW w:w="1420" w:type="dxa"/>
                <w:gridSpan w:val="2"/>
                <w:tcBorders>
                  <w:top w:val="nil"/>
                  <w:left w:val="nil"/>
                  <w:bottom w:val="single" w:sz="8" w:space="0" w:color="auto"/>
                  <w:right w:val="nil"/>
                </w:tcBorders>
                <w:shd w:val="clear" w:color="000000" w:fill="D9D9D9"/>
                <w:noWrap/>
                <w:vAlign w:val="center"/>
                <w:hideMark/>
              </w:tcPr>
            </w:tcPrChange>
          </w:tcPr>
          <w:p w14:paraId="7040BA9D" w14:textId="77777777" w:rsidR="00F91B1B" w:rsidRDefault="00F91B1B">
            <w:pPr>
              <w:jc w:val="center"/>
              <w:rPr>
                <w:ins w:id="3469" w:author="Gannon, Hugh (Allianz Global Life)" w:date="2026-06-30T11:28:00Z" w16du:dateUtc="2026-06-30T10:28:00Z"/>
                <w:rFonts w:ascii="Arial" w:hAnsi="Arial" w:cs="Arial"/>
                <w:color w:val="000000"/>
                <w:sz w:val="16"/>
                <w:szCs w:val="16"/>
              </w:rPr>
            </w:pPr>
            <w:ins w:id="3470" w:author="Gannon, Hugh (Allianz Global Life)" w:date="2026-06-30T11:28:00Z" w16du:dateUtc="2026-06-30T10:28:00Z">
              <w:r>
                <w:rPr>
                  <w:rFonts w:ascii="Arial" w:hAnsi="Arial" w:cs="Arial"/>
                  <w:color w:val="000000"/>
                  <w:sz w:val="16"/>
                  <w:szCs w:val="16"/>
                </w:rPr>
                <w:t>2% to 4%</w:t>
              </w:r>
            </w:ins>
          </w:p>
        </w:tc>
        <w:tc>
          <w:tcPr>
            <w:tcW w:w="1559" w:type="dxa"/>
            <w:tcBorders>
              <w:top w:val="nil"/>
              <w:left w:val="nil"/>
              <w:bottom w:val="single" w:sz="8" w:space="0" w:color="auto"/>
              <w:right w:val="nil"/>
            </w:tcBorders>
            <w:shd w:val="clear" w:color="000000" w:fill="D9D9D9"/>
            <w:noWrap/>
            <w:vAlign w:val="center"/>
            <w:hideMark/>
            <w:tcPrChange w:id="3471" w:author="Gannon, Hugh (Allianz Global Life)" w:date="2026-06-30T11:29:00Z" w16du:dateUtc="2026-06-30T10:29:00Z">
              <w:tcPr>
                <w:tcW w:w="1720" w:type="dxa"/>
                <w:gridSpan w:val="2"/>
                <w:tcBorders>
                  <w:top w:val="nil"/>
                  <w:left w:val="nil"/>
                  <w:bottom w:val="single" w:sz="8" w:space="0" w:color="auto"/>
                  <w:right w:val="nil"/>
                </w:tcBorders>
                <w:shd w:val="clear" w:color="000000" w:fill="D9D9D9"/>
                <w:noWrap/>
                <w:vAlign w:val="center"/>
                <w:hideMark/>
              </w:tcPr>
            </w:tcPrChange>
          </w:tcPr>
          <w:p w14:paraId="7E44060D" w14:textId="77777777" w:rsidR="00F91B1B" w:rsidRDefault="00F91B1B">
            <w:pPr>
              <w:jc w:val="center"/>
              <w:rPr>
                <w:ins w:id="3472" w:author="Gannon, Hugh (Allianz Global Life)" w:date="2026-06-30T11:28:00Z" w16du:dateUtc="2026-06-30T10:28:00Z"/>
                <w:rFonts w:ascii="Arial" w:hAnsi="Arial" w:cs="Arial"/>
                <w:color w:val="000000"/>
                <w:sz w:val="16"/>
                <w:szCs w:val="16"/>
              </w:rPr>
            </w:pPr>
            <w:ins w:id="3473" w:author="Gannon, Hugh (Allianz Global Life)" w:date="2026-06-30T11:28:00Z" w16du:dateUtc="2026-06-30T10:28:00Z">
              <w:r>
                <w:rPr>
                  <w:rFonts w:ascii="Arial" w:hAnsi="Arial" w:cs="Arial"/>
                  <w:color w:val="000000"/>
                  <w:sz w:val="16"/>
                  <w:szCs w:val="16"/>
                </w:rPr>
                <w:t>99% to 101%</w:t>
              </w:r>
            </w:ins>
          </w:p>
        </w:tc>
        <w:tc>
          <w:tcPr>
            <w:tcW w:w="1134" w:type="dxa"/>
            <w:tcBorders>
              <w:top w:val="nil"/>
              <w:left w:val="nil"/>
              <w:bottom w:val="single" w:sz="8" w:space="0" w:color="auto"/>
              <w:right w:val="nil"/>
            </w:tcBorders>
            <w:shd w:val="clear" w:color="000000" w:fill="D9D9D9"/>
            <w:noWrap/>
            <w:vAlign w:val="center"/>
            <w:hideMark/>
            <w:tcPrChange w:id="3474" w:author="Gannon, Hugh (Allianz Global Life)" w:date="2026-06-30T11:29:00Z" w16du:dateUtc="2026-06-30T10:29:00Z">
              <w:tcPr>
                <w:tcW w:w="1780" w:type="dxa"/>
                <w:gridSpan w:val="3"/>
                <w:tcBorders>
                  <w:top w:val="nil"/>
                  <w:left w:val="nil"/>
                  <w:bottom w:val="single" w:sz="8" w:space="0" w:color="auto"/>
                  <w:right w:val="nil"/>
                </w:tcBorders>
                <w:shd w:val="clear" w:color="000000" w:fill="D9D9D9"/>
                <w:noWrap/>
                <w:vAlign w:val="center"/>
                <w:hideMark/>
              </w:tcPr>
            </w:tcPrChange>
          </w:tcPr>
          <w:p w14:paraId="12A92C04" w14:textId="77777777" w:rsidR="00F91B1B" w:rsidRDefault="00F91B1B">
            <w:pPr>
              <w:jc w:val="center"/>
              <w:rPr>
                <w:ins w:id="3475" w:author="Gannon, Hugh (Allianz Global Life)" w:date="2026-06-30T11:28:00Z" w16du:dateUtc="2026-06-30T10:28:00Z"/>
                <w:rFonts w:ascii="Arial" w:hAnsi="Arial" w:cs="Arial"/>
                <w:color w:val="000000"/>
                <w:sz w:val="16"/>
                <w:szCs w:val="16"/>
              </w:rPr>
            </w:pPr>
            <w:ins w:id="3476" w:author="Gannon, Hugh (Allianz Global Life)" w:date="2026-06-30T11:28:00Z" w16du:dateUtc="2026-06-30T10:28:00Z">
              <w:r>
                <w:rPr>
                  <w:rFonts w:ascii="Arial" w:hAnsi="Arial" w:cs="Arial"/>
                  <w:color w:val="000000"/>
                  <w:sz w:val="16"/>
                  <w:szCs w:val="16"/>
                </w:rPr>
                <w:t>0.50%</w:t>
              </w:r>
            </w:ins>
          </w:p>
        </w:tc>
        <w:tc>
          <w:tcPr>
            <w:tcW w:w="1134" w:type="dxa"/>
            <w:tcBorders>
              <w:top w:val="nil"/>
              <w:left w:val="nil"/>
              <w:bottom w:val="single" w:sz="8" w:space="0" w:color="auto"/>
              <w:right w:val="nil"/>
            </w:tcBorders>
            <w:shd w:val="clear" w:color="000000" w:fill="D9D9D9"/>
            <w:noWrap/>
            <w:vAlign w:val="center"/>
            <w:hideMark/>
            <w:tcPrChange w:id="3477" w:author="Gannon, Hugh (Allianz Global Life)" w:date="2026-06-30T11:29:00Z" w16du:dateUtc="2026-06-30T10:29:00Z">
              <w:tcPr>
                <w:tcW w:w="1120" w:type="dxa"/>
                <w:tcBorders>
                  <w:top w:val="nil"/>
                  <w:left w:val="nil"/>
                  <w:bottom w:val="single" w:sz="8" w:space="0" w:color="auto"/>
                  <w:right w:val="nil"/>
                </w:tcBorders>
                <w:shd w:val="clear" w:color="000000" w:fill="D9D9D9"/>
                <w:noWrap/>
                <w:vAlign w:val="center"/>
                <w:hideMark/>
              </w:tcPr>
            </w:tcPrChange>
          </w:tcPr>
          <w:p w14:paraId="7F0A62B3" w14:textId="77777777" w:rsidR="00F91B1B" w:rsidRDefault="00F91B1B">
            <w:pPr>
              <w:jc w:val="center"/>
              <w:rPr>
                <w:ins w:id="3478" w:author="Gannon, Hugh (Allianz Global Life)" w:date="2026-06-30T11:28:00Z" w16du:dateUtc="2026-06-30T10:28:00Z"/>
                <w:rFonts w:ascii="Arial" w:hAnsi="Arial" w:cs="Arial"/>
                <w:color w:val="000000"/>
                <w:sz w:val="16"/>
                <w:szCs w:val="16"/>
              </w:rPr>
            </w:pPr>
            <w:ins w:id="3479" w:author="Gannon, Hugh (Allianz Global Life)" w:date="2026-06-30T11:28:00Z" w16du:dateUtc="2026-06-30T10:28:00Z">
              <w:r>
                <w:rPr>
                  <w:rFonts w:ascii="Arial" w:hAnsi="Arial" w:cs="Arial"/>
                  <w:color w:val="000000"/>
                  <w:sz w:val="16"/>
                  <w:szCs w:val="16"/>
                </w:rPr>
                <w:t>1.45%</w:t>
              </w:r>
            </w:ins>
          </w:p>
        </w:tc>
        <w:tc>
          <w:tcPr>
            <w:tcW w:w="1701" w:type="dxa"/>
            <w:tcBorders>
              <w:top w:val="nil"/>
              <w:left w:val="nil"/>
              <w:bottom w:val="single" w:sz="8" w:space="0" w:color="auto"/>
              <w:right w:val="single" w:sz="8" w:space="0" w:color="auto"/>
            </w:tcBorders>
            <w:shd w:val="clear" w:color="000000" w:fill="D9D9D9"/>
            <w:noWrap/>
            <w:vAlign w:val="center"/>
            <w:hideMark/>
            <w:tcPrChange w:id="3480" w:author="Gannon, Hugh (Allianz Global Life)" w:date="2026-06-30T11:29:00Z" w16du:dateUtc="2026-06-30T10:29:00Z">
              <w:tcPr>
                <w:tcW w:w="1340" w:type="dxa"/>
                <w:gridSpan w:val="2"/>
                <w:tcBorders>
                  <w:top w:val="nil"/>
                  <w:left w:val="nil"/>
                  <w:bottom w:val="single" w:sz="8" w:space="0" w:color="auto"/>
                  <w:right w:val="single" w:sz="8" w:space="0" w:color="auto"/>
                </w:tcBorders>
                <w:shd w:val="clear" w:color="000000" w:fill="D9D9D9"/>
                <w:noWrap/>
                <w:vAlign w:val="center"/>
                <w:hideMark/>
              </w:tcPr>
            </w:tcPrChange>
          </w:tcPr>
          <w:p w14:paraId="4C7977A5" w14:textId="77777777" w:rsidR="00F91B1B" w:rsidRDefault="00F91B1B">
            <w:pPr>
              <w:jc w:val="center"/>
              <w:rPr>
                <w:ins w:id="3481" w:author="Gannon, Hugh (Allianz Global Life)" w:date="2026-06-30T11:28:00Z" w16du:dateUtc="2026-06-30T10:28:00Z"/>
                <w:rFonts w:ascii="Arial" w:hAnsi="Arial" w:cs="Arial"/>
                <w:color w:val="000000"/>
                <w:sz w:val="16"/>
                <w:szCs w:val="16"/>
              </w:rPr>
            </w:pPr>
            <w:ins w:id="3482" w:author="Gannon, Hugh (Allianz Global Life)" w:date="2026-06-30T11:28:00Z" w16du:dateUtc="2026-06-30T10:28:00Z">
              <w:r>
                <w:rPr>
                  <w:rFonts w:ascii="Arial" w:hAnsi="Arial" w:cs="Arial"/>
                  <w:color w:val="000000"/>
                  <w:sz w:val="16"/>
                  <w:szCs w:val="16"/>
                </w:rPr>
                <w:t>Clawback</w:t>
              </w:r>
            </w:ins>
          </w:p>
        </w:tc>
      </w:tr>
    </w:tbl>
    <w:p w14:paraId="0CE79B13" w14:textId="77777777" w:rsidR="00E80521" w:rsidRDefault="00E80521" w:rsidP="00E80521">
      <w:pPr>
        <w:rPr>
          <w:ins w:id="3483" w:author="Gannon, Hugh (Allianz Global Life)" w:date="2026-06-30T11:31:00Z" w16du:dateUtc="2026-06-30T10:31:00Z"/>
          <w:lang w:eastAsia="en-US" w:bidi="ar-SA"/>
        </w:rPr>
      </w:pPr>
    </w:p>
    <w:p w14:paraId="62EE9454" w14:textId="77777777" w:rsidR="009B43A2" w:rsidRDefault="009B43A2" w:rsidP="00E80521">
      <w:pPr>
        <w:rPr>
          <w:ins w:id="3484" w:author="Gannon, Hugh (Allianz Global Life)" w:date="2026-06-30T11:31:00Z" w16du:dateUtc="2026-06-30T10:31:00Z"/>
          <w:lang w:eastAsia="en-US" w:bidi="ar-SA"/>
        </w:rPr>
      </w:pPr>
    </w:p>
    <w:p w14:paraId="50D3ECBF" w14:textId="77777777" w:rsidR="009B43A2" w:rsidRDefault="009B43A2" w:rsidP="00E80521">
      <w:pPr>
        <w:rPr>
          <w:ins w:id="3485" w:author="Gannon, Hugh (Allianz Global Life)" w:date="2026-06-30T11:31:00Z" w16du:dateUtc="2026-06-30T10:31:00Z"/>
          <w:lang w:eastAsia="en-US" w:bidi="ar-SA"/>
        </w:rPr>
      </w:pPr>
    </w:p>
    <w:tbl>
      <w:tblPr>
        <w:tblW w:w="10196" w:type="dxa"/>
        <w:tblLook w:val="04A0" w:firstRow="1" w:lastRow="0" w:firstColumn="1" w:lastColumn="0" w:noHBand="0" w:noVBand="1"/>
        <w:tblPrChange w:id="3486" w:author="Gannon, Hugh (Allianz Global Life)" w:date="2026-06-30T11:32:00Z" w16du:dateUtc="2026-06-30T10:32:00Z">
          <w:tblPr>
            <w:tblW w:w="10560" w:type="dxa"/>
            <w:tblLook w:val="04A0" w:firstRow="1" w:lastRow="0" w:firstColumn="1" w:lastColumn="0" w:noHBand="0" w:noVBand="1"/>
          </w:tblPr>
        </w:tblPrChange>
      </w:tblPr>
      <w:tblGrid>
        <w:gridCol w:w="841"/>
        <w:gridCol w:w="850"/>
        <w:gridCol w:w="1010"/>
        <w:gridCol w:w="924"/>
        <w:gridCol w:w="1043"/>
        <w:gridCol w:w="919"/>
        <w:gridCol w:w="1061"/>
        <w:gridCol w:w="1139"/>
        <w:gridCol w:w="992"/>
        <w:gridCol w:w="1417"/>
        <w:tblGridChange w:id="3487">
          <w:tblGrid>
            <w:gridCol w:w="841"/>
            <w:gridCol w:w="63"/>
            <w:gridCol w:w="787"/>
            <w:gridCol w:w="118"/>
            <w:gridCol w:w="892"/>
            <w:gridCol w:w="924"/>
            <w:gridCol w:w="1043"/>
            <w:gridCol w:w="384"/>
            <w:gridCol w:w="535"/>
            <w:gridCol w:w="392"/>
            <w:gridCol w:w="669"/>
            <w:gridCol w:w="466"/>
            <w:gridCol w:w="673"/>
            <w:gridCol w:w="548"/>
            <w:gridCol w:w="444"/>
            <w:gridCol w:w="454"/>
            <w:gridCol w:w="963"/>
            <w:gridCol w:w="364"/>
          </w:tblGrid>
        </w:tblGridChange>
      </w:tblGrid>
      <w:tr w:rsidR="009B43A2" w14:paraId="57806C01" w14:textId="77777777" w:rsidTr="009B43A2">
        <w:trPr>
          <w:trHeight w:val="855"/>
          <w:ins w:id="3488" w:author="Gannon, Hugh (Allianz Global Life)" w:date="2026-06-30T11:31:00Z"/>
          <w:trPrChange w:id="3489" w:author="Gannon, Hugh (Allianz Global Life)" w:date="2026-06-30T11:32:00Z" w16du:dateUtc="2026-06-30T10:32:00Z">
            <w:trPr>
              <w:trHeight w:val="855"/>
            </w:trPr>
          </w:trPrChange>
        </w:trPr>
        <w:tc>
          <w:tcPr>
            <w:tcW w:w="841" w:type="dxa"/>
            <w:tcBorders>
              <w:top w:val="single" w:sz="8" w:space="0" w:color="auto"/>
              <w:left w:val="single" w:sz="8" w:space="0" w:color="auto"/>
              <w:bottom w:val="nil"/>
              <w:right w:val="nil"/>
            </w:tcBorders>
            <w:shd w:val="clear" w:color="000000" w:fill="122B54"/>
            <w:vAlign w:val="center"/>
            <w:hideMark/>
            <w:tcPrChange w:id="3490" w:author="Gannon, Hugh (Allianz Global Life)" w:date="2026-06-30T11:32:00Z" w16du:dateUtc="2026-06-30T10:32:00Z">
              <w:tcPr>
                <w:tcW w:w="904" w:type="dxa"/>
                <w:gridSpan w:val="2"/>
                <w:tcBorders>
                  <w:top w:val="single" w:sz="8" w:space="0" w:color="auto"/>
                  <w:left w:val="single" w:sz="8" w:space="0" w:color="auto"/>
                  <w:bottom w:val="nil"/>
                  <w:right w:val="nil"/>
                </w:tcBorders>
                <w:shd w:val="clear" w:color="000000" w:fill="122B54"/>
                <w:vAlign w:val="center"/>
                <w:hideMark/>
              </w:tcPr>
            </w:tcPrChange>
          </w:tcPr>
          <w:p w14:paraId="5466F6FA" w14:textId="77777777" w:rsidR="009B43A2" w:rsidRDefault="009B43A2">
            <w:pPr>
              <w:jc w:val="center"/>
              <w:rPr>
                <w:ins w:id="3491" w:author="Gannon, Hugh (Allianz Global Life)" w:date="2026-06-30T11:31:00Z" w16du:dateUtc="2026-06-30T10:31:00Z"/>
                <w:b/>
                <w:bCs/>
                <w:color w:val="FFFFFF"/>
                <w:sz w:val="16"/>
                <w:szCs w:val="16"/>
                <w:lang w:val="en-US" w:eastAsia="en-US"/>
              </w:rPr>
            </w:pPr>
            <w:ins w:id="3492" w:author="Gannon, Hugh (Allianz Global Life)" w:date="2026-06-30T11:31:00Z" w16du:dateUtc="2026-06-30T10:31:00Z">
              <w:r>
                <w:rPr>
                  <w:b/>
                  <w:bCs/>
                  <w:color w:val="FFFFFF"/>
                  <w:sz w:val="16"/>
                  <w:szCs w:val="16"/>
                </w:rPr>
                <w:lastRenderedPageBreak/>
                <w:t>Product Version</w:t>
              </w:r>
            </w:ins>
          </w:p>
        </w:tc>
        <w:tc>
          <w:tcPr>
            <w:tcW w:w="850" w:type="dxa"/>
            <w:tcBorders>
              <w:top w:val="single" w:sz="8" w:space="0" w:color="auto"/>
              <w:left w:val="single" w:sz="8" w:space="0" w:color="auto"/>
              <w:bottom w:val="nil"/>
              <w:right w:val="nil"/>
            </w:tcBorders>
            <w:shd w:val="clear" w:color="000000" w:fill="122B54"/>
            <w:vAlign w:val="center"/>
            <w:hideMark/>
            <w:tcPrChange w:id="3493" w:author="Gannon, Hugh (Allianz Global Life)" w:date="2026-06-30T11:32:00Z" w16du:dateUtc="2026-06-30T10:32:00Z">
              <w:tcPr>
                <w:tcW w:w="905" w:type="dxa"/>
                <w:gridSpan w:val="2"/>
                <w:tcBorders>
                  <w:top w:val="single" w:sz="8" w:space="0" w:color="auto"/>
                  <w:left w:val="single" w:sz="8" w:space="0" w:color="auto"/>
                  <w:bottom w:val="nil"/>
                  <w:right w:val="nil"/>
                </w:tcBorders>
                <w:shd w:val="clear" w:color="000000" w:fill="122B54"/>
                <w:vAlign w:val="center"/>
                <w:hideMark/>
              </w:tcPr>
            </w:tcPrChange>
          </w:tcPr>
          <w:p w14:paraId="0D1DAD50" w14:textId="77777777" w:rsidR="009B43A2" w:rsidRDefault="009B43A2">
            <w:pPr>
              <w:jc w:val="center"/>
              <w:rPr>
                <w:ins w:id="3494" w:author="Gannon, Hugh (Allianz Global Life)" w:date="2026-06-30T11:31:00Z" w16du:dateUtc="2026-06-30T10:31:00Z"/>
                <w:b/>
                <w:bCs/>
                <w:color w:val="FFFFFF"/>
                <w:sz w:val="16"/>
                <w:szCs w:val="16"/>
              </w:rPr>
            </w:pPr>
            <w:ins w:id="3495" w:author="Gannon, Hugh (Allianz Global Life)" w:date="2026-06-30T11:31:00Z" w16du:dateUtc="2026-06-30T10:31:00Z">
              <w:r>
                <w:rPr>
                  <w:b/>
                  <w:bCs/>
                  <w:color w:val="FFFFFF"/>
                  <w:sz w:val="16"/>
                  <w:szCs w:val="16"/>
                </w:rPr>
                <w:t>Product Code</w:t>
              </w:r>
            </w:ins>
          </w:p>
        </w:tc>
        <w:tc>
          <w:tcPr>
            <w:tcW w:w="1010" w:type="dxa"/>
            <w:tcBorders>
              <w:top w:val="single" w:sz="8" w:space="0" w:color="auto"/>
              <w:left w:val="single" w:sz="8" w:space="0" w:color="auto"/>
              <w:bottom w:val="nil"/>
              <w:right w:val="nil"/>
            </w:tcBorders>
            <w:shd w:val="clear" w:color="000000" w:fill="122B54"/>
            <w:vAlign w:val="center"/>
            <w:hideMark/>
            <w:tcPrChange w:id="3496" w:author="Gannon, Hugh (Allianz Global Life)" w:date="2026-06-30T11:32:00Z" w16du:dateUtc="2026-06-30T10:32:00Z">
              <w:tcPr>
                <w:tcW w:w="892" w:type="dxa"/>
                <w:tcBorders>
                  <w:top w:val="single" w:sz="8" w:space="0" w:color="auto"/>
                  <w:left w:val="single" w:sz="8" w:space="0" w:color="auto"/>
                  <w:bottom w:val="nil"/>
                  <w:right w:val="nil"/>
                </w:tcBorders>
                <w:shd w:val="clear" w:color="000000" w:fill="122B54"/>
                <w:vAlign w:val="center"/>
                <w:hideMark/>
              </w:tcPr>
            </w:tcPrChange>
          </w:tcPr>
          <w:p w14:paraId="468E9D65" w14:textId="77777777" w:rsidR="009B43A2" w:rsidRDefault="009B43A2">
            <w:pPr>
              <w:jc w:val="center"/>
              <w:rPr>
                <w:ins w:id="3497" w:author="Gannon, Hugh (Allianz Global Life)" w:date="2026-06-30T11:31:00Z" w16du:dateUtc="2026-06-30T10:31:00Z"/>
                <w:b/>
                <w:bCs/>
                <w:color w:val="FFFFFF"/>
                <w:sz w:val="16"/>
                <w:szCs w:val="16"/>
              </w:rPr>
            </w:pPr>
            <w:ins w:id="3498" w:author="Gannon, Hugh (Allianz Global Life)" w:date="2026-06-30T11:31:00Z" w16du:dateUtc="2026-06-30T10:31:00Z">
              <w:r>
                <w:rPr>
                  <w:b/>
                  <w:bCs/>
                  <w:color w:val="FFFFFF"/>
                  <w:sz w:val="16"/>
                  <w:szCs w:val="16"/>
                </w:rPr>
                <w:t>SP Init Comm</w:t>
              </w:r>
            </w:ins>
          </w:p>
        </w:tc>
        <w:tc>
          <w:tcPr>
            <w:tcW w:w="924" w:type="dxa"/>
            <w:tcBorders>
              <w:top w:val="single" w:sz="8" w:space="0" w:color="auto"/>
              <w:left w:val="single" w:sz="8" w:space="0" w:color="auto"/>
              <w:bottom w:val="nil"/>
              <w:right w:val="nil"/>
            </w:tcBorders>
            <w:shd w:val="clear" w:color="000000" w:fill="122B54"/>
            <w:vAlign w:val="center"/>
            <w:hideMark/>
            <w:tcPrChange w:id="3499" w:author="Gannon, Hugh (Allianz Global Life)" w:date="2026-06-30T11:32:00Z" w16du:dateUtc="2026-06-30T10:32:00Z">
              <w:tcPr>
                <w:tcW w:w="924" w:type="dxa"/>
                <w:tcBorders>
                  <w:top w:val="single" w:sz="8" w:space="0" w:color="auto"/>
                  <w:left w:val="single" w:sz="8" w:space="0" w:color="auto"/>
                  <w:bottom w:val="nil"/>
                  <w:right w:val="nil"/>
                </w:tcBorders>
                <w:shd w:val="clear" w:color="000000" w:fill="122B54"/>
                <w:vAlign w:val="center"/>
                <w:hideMark/>
              </w:tcPr>
            </w:tcPrChange>
          </w:tcPr>
          <w:p w14:paraId="68390288" w14:textId="77777777" w:rsidR="009B43A2" w:rsidRDefault="009B43A2">
            <w:pPr>
              <w:jc w:val="center"/>
              <w:rPr>
                <w:ins w:id="3500" w:author="Gannon, Hugh (Allianz Global Life)" w:date="2026-06-30T11:31:00Z" w16du:dateUtc="2026-06-30T10:31:00Z"/>
                <w:b/>
                <w:bCs/>
                <w:color w:val="FFFFFF"/>
                <w:sz w:val="16"/>
                <w:szCs w:val="16"/>
              </w:rPr>
            </w:pPr>
            <w:ins w:id="3501" w:author="Gannon, Hugh (Allianz Global Life)" w:date="2026-06-30T11:31:00Z" w16du:dateUtc="2026-06-30T10:31:00Z">
              <w:r>
                <w:rPr>
                  <w:b/>
                  <w:bCs/>
                  <w:color w:val="FFFFFF"/>
                  <w:sz w:val="16"/>
                  <w:szCs w:val="16"/>
                </w:rPr>
                <w:t>SP Init Comm Range</w:t>
              </w:r>
            </w:ins>
          </w:p>
        </w:tc>
        <w:tc>
          <w:tcPr>
            <w:tcW w:w="1043" w:type="dxa"/>
            <w:tcBorders>
              <w:top w:val="single" w:sz="8" w:space="0" w:color="auto"/>
              <w:left w:val="single" w:sz="8" w:space="0" w:color="auto"/>
              <w:bottom w:val="nil"/>
              <w:right w:val="nil"/>
            </w:tcBorders>
            <w:shd w:val="clear" w:color="000000" w:fill="122B54"/>
            <w:vAlign w:val="center"/>
            <w:hideMark/>
            <w:tcPrChange w:id="3502" w:author="Gannon, Hugh (Allianz Global Life)" w:date="2026-06-30T11:32:00Z" w16du:dateUtc="2026-06-30T10:32:00Z">
              <w:tcPr>
                <w:tcW w:w="1427" w:type="dxa"/>
                <w:gridSpan w:val="2"/>
                <w:tcBorders>
                  <w:top w:val="single" w:sz="8" w:space="0" w:color="auto"/>
                  <w:left w:val="single" w:sz="8" w:space="0" w:color="auto"/>
                  <w:bottom w:val="nil"/>
                  <w:right w:val="nil"/>
                </w:tcBorders>
                <w:shd w:val="clear" w:color="000000" w:fill="122B54"/>
                <w:vAlign w:val="center"/>
                <w:hideMark/>
              </w:tcPr>
            </w:tcPrChange>
          </w:tcPr>
          <w:p w14:paraId="6E230940" w14:textId="77777777" w:rsidR="009B43A2" w:rsidRDefault="009B43A2">
            <w:pPr>
              <w:jc w:val="center"/>
              <w:rPr>
                <w:ins w:id="3503" w:author="Gannon, Hugh (Allianz Global Life)" w:date="2026-06-30T11:31:00Z" w16du:dateUtc="2026-06-30T10:31:00Z"/>
                <w:b/>
                <w:bCs/>
                <w:color w:val="FFFFFF"/>
                <w:sz w:val="16"/>
                <w:szCs w:val="16"/>
              </w:rPr>
            </w:pPr>
            <w:ins w:id="3504" w:author="Gannon, Hugh (Allianz Global Life)" w:date="2026-06-30T11:31:00Z" w16du:dateUtc="2026-06-30T10:31:00Z">
              <w:r>
                <w:rPr>
                  <w:b/>
                  <w:bCs/>
                  <w:color w:val="FFFFFF"/>
                  <w:sz w:val="16"/>
                  <w:szCs w:val="16"/>
                </w:rPr>
                <w:t>SP Alloc. Range (before 1% levy)</w:t>
              </w:r>
            </w:ins>
          </w:p>
        </w:tc>
        <w:tc>
          <w:tcPr>
            <w:tcW w:w="919" w:type="dxa"/>
            <w:tcBorders>
              <w:top w:val="single" w:sz="8" w:space="0" w:color="auto"/>
              <w:left w:val="single" w:sz="8" w:space="0" w:color="auto"/>
              <w:bottom w:val="nil"/>
              <w:right w:val="nil"/>
            </w:tcBorders>
            <w:shd w:val="clear" w:color="000000" w:fill="122B54"/>
            <w:vAlign w:val="center"/>
            <w:hideMark/>
            <w:tcPrChange w:id="3505" w:author="Gannon, Hugh (Allianz Global Life)" w:date="2026-06-30T11:32:00Z" w16du:dateUtc="2026-06-30T10:32:00Z">
              <w:tcPr>
                <w:tcW w:w="927" w:type="dxa"/>
                <w:gridSpan w:val="2"/>
                <w:tcBorders>
                  <w:top w:val="single" w:sz="8" w:space="0" w:color="auto"/>
                  <w:left w:val="single" w:sz="8" w:space="0" w:color="auto"/>
                  <w:bottom w:val="nil"/>
                  <w:right w:val="nil"/>
                </w:tcBorders>
                <w:shd w:val="clear" w:color="000000" w:fill="122B54"/>
                <w:vAlign w:val="center"/>
                <w:hideMark/>
              </w:tcPr>
            </w:tcPrChange>
          </w:tcPr>
          <w:p w14:paraId="5126C107" w14:textId="77777777" w:rsidR="009B43A2" w:rsidRDefault="009B43A2">
            <w:pPr>
              <w:jc w:val="center"/>
              <w:rPr>
                <w:ins w:id="3506" w:author="Gannon, Hugh (Allianz Global Life)" w:date="2026-06-30T11:31:00Z" w16du:dateUtc="2026-06-30T10:31:00Z"/>
                <w:b/>
                <w:bCs/>
                <w:color w:val="FFFFFF"/>
                <w:sz w:val="16"/>
                <w:szCs w:val="16"/>
              </w:rPr>
            </w:pPr>
            <w:ins w:id="3507" w:author="Gannon, Hugh (Allianz Global Life)" w:date="2026-06-30T11:31:00Z" w16du:dateUtc="2026-06-30T10:31:00Z">
              <w:r>
                <w:rPr>
                  <w:b/>
                  <w:bCs/>
                  <w:color w:val="FFFFFF"/>
                  <w:sz w:val="16"/>
                  <w:szCs w:val="16"/>
                </w:rPr>
                <w:t>SP/RP Allocation</w:t>
              </w:r>
            </w:ins>
          </w:p>
        </w:tc>
        <w:tc>
          <w:tcPr>
            <w:tcW w:w="1061" w:type="dxa"/>
            <w:tcBorders>
              <w:top w:val="single" w:sz="8" w:space="0" w:color="auto"/>
              <w:left w:val="single" w:sz="8" w:space="0" w:color="auto"/>
              <w:bottom w:val="nil"/>
              <w:right w:val="nil"/>
            </w:tcBorders>
            <w:shd w:val="clear" w:color="000000" w:fill="122B54"/>
            <w:vAlign w:val="center"/>
            <w:hideMark/>
            <w:tcPrChange w:id="3508" w:author="Gannon, Hugh (Allianz Global Life)" w:date="2026-06-30T11:32:00Z" w16du:dateUtc="2026-06-30T10:32:00Z">
              <w:tcPr>
                <w:tcW w:w="1135" w:type="dxa"/>
                <w:gridSpan w:val="2"/>
                <w:tcBorders>
                  <w:top w:val="single" w:sz="8" w:space="0" w:color="auto"/>
                  <w:left w:val="single" w:sz="8" w:space="0" w:color="auto"/>
                  <w:bottom w:val="nil"/>
                  <w:right w:val="nil"/>
                </w:tcBorders>
                <w:shd w:val="clear" w:color="000000" w:fill="122B54"/>
                <w:vAlign w:val="center"/>
                <w:hideMark/>
              </w:tcPr>
            </w:tcPrChange>
          </w:tcPr>
          <w:p w14:paraId="56C80F38" w14:textId="77777777" w:rsidR="009B43A2" w:rsidRDefault="009B43A2">
            <w:pPr>
              <w:jc w:val="center"/>
              <w:rPr>
                <w:ins w:id="3509" w:author="Gannon, Hugh (Allianz Global Life)" w:date="2026-06-30T11:31:00Z" w16du:dateUtc="2026-06-30T10:31:00Z"/>
                <w:b/>
                <w:bCs/>
                <w:color w:val="FFFFFF"/>
                <w:sz w:val="16"/>
                <w:szCs w:val="16"/>
              </w:rPr>
            </w:pPr>
            <w:ins w:id="3510" w:author="Gannon, Hugh (Allianz Global Life)" w:date="2026-06-30T11:31:00Z" w16du:dateUtc="2026-06-30T10:31:00Z">
              <w:r>
                <w:rPr>
                  <w:b/>
                  <w:bCs/>
                  <w:color w:val="FFFFFF"/>
                  <w:sz w:val="16"/>
                  <w:szCs w:val="16"/>
                </w:rPr>
                <w:t>RP Upfront Commission</w:t>
              </w:r>
            </w:ins>
          </w:p>
        </w:tc>
        <w:tc>
          <w:tcPr>
            <w:tcW w:w="1139" w:type="dxa"/>
            <w:tcBorders>
              <w:top w:val="single" w:sz="8" w:space="0" w:color="auto"/>
              <w:left w:val="single" w:sz="8" w:space="0" w:color="auto"/>
              <w:bottom w:val="nil"/>
              <w:right w:val="nil"/>
            </w:tcBorders>
            <w:shd w:val="clear" w:color="000000" w:fill="122B54"/>
            <w:vAlign w:val="center"/>
            <w:hideMark/>
            <w:tcPrChange w:id="3511" w:author="Gannon, Hugh (Allianz Global Life)" w:date="2026-06-30T11:32:00Z" w16du:dateUtc="2026-06-30T10:32:00Z">
              <w:tcPr>
                <w:tcW w:w="1221" w:type="dxa"/>
                <w:gridSpan w:val="2"/>
                <w:tcBorders>
                  <w:top w:val="single" w:sz="8" w:space="0" w:color="auto"/>
                  <w:left w:val="single" w:sz="8" w:space="0" w:color="auto"/>
                  <w:bottom w:val="nil"/>
                  <w:right w:val="nil"/>
                </w:tcBorders>
                <w:shd w:val="clear" w:color="000000" w:fill="122B54"/>
                <w:vAlign w:val="center"/>
                <w:hideMark/>
              </w:tcPr>
            </w:tcPrChange>
          </w:tcPr>
          <w:p w14:paraId="53FCC3D7" w14:textId="77777777" w:rsidR="009B43A2" w:rsidRDefault="009B43A2">
            <w:pPr>
              <w:jc w:val="center"/>
              <w:rPr>
                <w:ins w:id="3512" w:author="Gannon, Hugh (Allianz Global Life)" w:date="2026-06-30T11:31:00Z" w16du:dateUtc="2026-06-30T10:31:00Z"/>
                <w:b/>
                <w:bCs/>
                <w:color w:val="FFFFFF"/>
                <w:sz w:val="16"/>
                <w:szCs w:val="16"/>
              </w:rPr>
            </w:pPr>
            <w:ins w:id="3513" w:author="Gannon, Hugh (Allianz Global Life)" w:date="2026-06-30T11:31:00Z" w16du:dateUtc="2026-06-30T10:31:00Z">
              <w:r>
                <w:rPr>
                  <w:b/>
                  <w:bCs/>
                  <w:color w:val="FFFFFF"/>
                  <w:sz w:val="16"/>
                  <w:szCs w:val="16"/>
                </w:rPr>
                <w:t>Fund-based Commission</w:t>
              </w:r>
            </w:ins>
          </w:p>
        </w:tc>
        <w:tc>
          <w:tcPr>
            <w:tcW w:w="992" w:type="dxa"/>
            <w:tcBorders>
              <w:top w:val="single" w:sz="8" w:space="0" w:color="auto"/>
              <w:left w:val="single" w:sz="8" w:space="0" w:color="auto"/>
              <w:bottom w:val="nil"/>
              <w:right w:val="nil"/>
            </w:tcBorders>
            <w:shd w:val="clear" w:color="000000" w:fill="122B54"/>
            <w:vAlign w:val="center"/>
            <w:hideMark/>
            <w:tcPrChange w:id="3514" w:author="Gannon, Hugh (Allianz Global Life)" w:date="2026-06-30T11:32:00Z" w16du:dateUtc="2026-06-30T10:32:00Z">
              <w:tcPr>
                <w:tcW w:w="898" w:type="dxa"/>
                <w:gridSpan w:val="2"/>
                <w:tcBorders>
                  <w:top w:val="single" w:sz="8" w:space="0" w:color="auto"/>
                  <w:left w:val="single" w:sz="8" w:space="0" w:color="auto"/>
                  <w:bottom w:val="nil"/>
                  <w:right w:val="nil"/>
                </w:tcBorders>
                <w:shd w:val="clear" w:color="000000" w:fill="122B54"/>
                <w:vAlign w:val="center"/>
                <w:hideMark/>
              </w:tcPr>
            </w:tcPrChange>
          </w:tcPr>
          <w:p w14:paraId="22F1E98C" w14:textId="77777777" w:rsidR="009B43A2" w:rsidRDefault="009B43A2">
            <w:pPr>
              <w:jc w:val="center"/>
              <w:rPr>
                <w:ins w:id="3515" w:author="Gannon, Hugh (Allianz Global Life)" w:date="2026-06-30T11:31:00Z" w16du:dateUtc="2026-06-30T10:31:00Z"/>
                <w:b/>
                <w:bCs/>
                <w:color w:val="FFFFFF"/>
                <w:sz w:val="16"/>
                <w:szCs w:val="16"/>
              </w:rPr>
            </w:pPr>
            <w:ins w:id="3516" w:author="Gannon, Hugh (Allianz Global Life)" w:date="2026-06-30T11:31:00Z" w16du:dateUtc="2026-06-30T10:31:00Z">
              <w:r>
                <w:rPr>
                  <w:b/>
                  <w:bCs/>
                  <w:color w:val="FFFFFF"/>
                  <w:sz w:val="16"/>
                  <w:szCs w:val="16"/>
                </w:rPr>
                <w:t>Admin Charge</w:t>
              </w:r>
            </w:ins>
          </w:p>
        </w:tc>
        <w:tc>
          <w:tcPr>
            <w:tcW w:w="1417" w:type="dxa"/>
            <w:tcBorders>
              <w:top w:val="single" w:sz="8" w:space="0" w:color="auto"/>
              <w:left w:val="single" w:sz="8" w:space="0" w:color="auto"/>
              <w:bottom w:val="nil"/>
              <w:right w:val="nil"/>
            </w:tcBorders>
            <w:shd w:val="clear" w:color="000000" w:fill="122B54"/>
            <w:vAlign w:val="center"/>
            <w:hideMark/>
            <w:tcPrChange w:id="3517" w:author="Gannon, Hugh (Allianz Global Life)" w:date="2026-06-30T11:32:00Z" w16du:dateUtc="2026-06-30T10:32:00Z">
              <w:tcPr>
                <w:tcW w:w="1327" w:type="dxa"/>
                <w:gridSpan w:val="2"/>
                <w:tcBorders>
                  <w:top w:val="single" w:sz="8" w:space="0" w:color="auto"/>
                  <w:left w:val="single" w:sz="8" w:space="0" w:color="auto"/>
                  <w:bottom w:val="nil"/>
                  <w:right w:val="nil"/>
                </w:tcBorders>
                <w:shd w:val="clear" w:color="000000" w:fill="122B54"/>
                <w:vAlign w:val="center"/>
                <w:hideMark/>
              </w:tcPr>
            </w:tcPrChange>
          </w:tcPr>
          <w:p w14:paraId="35995C8D" w14:textId="77777777" w:rsidR="009B43A2" w:rsidRDefault="009B43A2">
            <w:pPr>
              <w:jc w:val="center"/>
              <w:rPr>
                <w:ins w:id="3518" w:author="Gannon, Hugh (Allianz Global Life)" w:date="2026-06-30T11:31:00Z" w16du:dateUtc="2026-06-30T10:31:00Z"/>
                <w:b/>
                <w:bCs/>
                <w:color w:val="FFFFFF"/>
                <w:sz w:val="16"/>
                <w:szCs w:val="16"/>
              </w:rPr>
            </w:pPr>
            <w:ins w:id="3519" w:author="Gannon, Hugh (Allianz Global Life)" w:date="2026-06-30T11:31:00Z" w16du:dateUtc="2026-06-30T10:31:00Z">
              <w:r>
                <w:rPr>
                  <w:b/>
                  <w:bCs/>
                  <w:color w:val="FFFFFF"/>
                  <w:sz w:val="16"/>
                  <w:szCs w:val="16"/>
                </w:rPr>
                <w:t>Surr Pen/Clawback</w:t>
              </w:r>
            </w:ins>
          </w:p>
        </w:tc>
      </w:tr>
      <w:tr w:rsidR="009B43A2" w14:paraId="03EAF267" w14:textId="77777777" w:rsidTr="009B43A2">
        <w:trPr>
          <w:trHeight w:val="900"/>
          <w:ins w:id="3520" w:author="Gannon, Hugh (Allianz Global Life)" w:date="2026-06-30T11:31:00Z"/>
          <w:trPrChange w:id="3521" w:author="Gannon, Hugh (Allianz Global Life)" w:date="2026-06-30T11:32:00Z" w16du:dateUtc="2026-06-30T10:32:00Z">
            <w:trPr>
              <w:trHeight w:val="900"/>
            </w:trPr>
          </w:trPrChange>
        </w:trPr>
        <w:tc>
          <w:tcPr>
            <w:tcW w:w="841" w:type="dxa"/>
            <w:vMerge w:val="restart"/>
            <w:tcBorders>
              <w:top w:val="single" w:sz="8" w:space="0" w:color="auto"/>
              <w:left w:val="single" w:sz="8" w:space="0" w:color="auto"/>
              <w:bottom w:val="nil"/>
              <w:right w:val="nil"/>
            </w:tcBorders>
            <w:noWrap/>
            <w:vAlign w:val="center"/>
            <w:hideMark/>
            <w:tcPrChange w:id="3522" w:author="Gannon, Hugh (Allianz Global Life)" w:date="2026-06-30T11:32:00Z" w16du:dateUtc="2026-06-30T10:32:00Z">
              <w:tcPr>
                <w:tcW w:w="904" w:type="dxa"/>
                <w:gridSpan w:val="2"/>
                <w:vMerge w:val="restart"/>
                <w:tcBorders>
                  <w:top w:val="single" w:sz="8" w:space="0" w:color="auto"/>
                  <w:left w:val="single" w:sz="8" w:space="0" w:color="auto"/>
                  <w:bottom w:val="nil"/>
                  <w:right w:val="nil"/>
                </w:tcBorders>
                <w:noWrap/>
                <w:vAlign w:val="center"/>
                <w:hideMark/>
              </w:tcPr>
            </w:tcPrChange>
          </w:tcPr>
          <w:p w14:paraId="74BC59F2" w14:textId="77777777" w:rsidR="009B43A2" w:rsidRDefault="009B43A2">
            <w:pPr>
              <w:jc w:val="center"/>
              <w:rPr>
                <w:ins w:id="3523" w:author="Gannon, Hugh (Allianz Global Life)" w:date="2026-06-30T11:31:00Z" w16du:dateUtc="2026-06-30T10:31:00Z"/>
                <w:rFonts w:ascii="Arial" w:hAnsi="Arial" w:cs="Arial"/>
                <w:color w:val="000000"/>
                <w:sz w:val="16"/>
                <w:szCs w:val="16"/>
              </w:rPr>
            </w:pPr>
            <w:ins w:id="3524" w:author="Gannon, Hugh (Allianz Global Life)" w:date="2026-06-30T11:31:00Z" w16du:dateUtc="2026-06-30T10:31:00Z">
              <w:r>
                <w:rPr>
                  <w:rFonts w:ascii="Arial" w:hAnsi="Arial" w:cs="Arial"/>
                  <w:color w:val="000000"/>
                  <w:sz w:val="16"/>
                  <w:szCs w:val="16"/>
                </w:rPr>
                <w:t>K</w:t>
              </w:r>
            </w:ins>
          </w:p>
        </w:tc>
        <w:tc>
          <w:tcPr>
            <w:tcW w:w="850" w:type="dxa"/>
            <w:tcBorders>
              <w:top w:val="single" w:sz="8" w:space="0" w:color="auto"/>
              <w:left w:val="nil"/>
              <w:bottom w:val="nil"/>
              <w:right w:val="nil"/>
            </w:tcBorders>
            <w:noWrap/>
            <w:vAlign w:val="center"/>
            <w:hideMark/>
            <w:tcPrChange w:id="3525" w:author="Gannon, Hugh (Allianz Global Life)" w:date="2026-06-30T11:32:00Z" w16du:dateUtc="2026-06-30T10:32:00Z">
              <w:tcPr>
                <w:tcW w:w="905" w:type="dxa"/>
                <w:gridSpan w:val="2"/>
                <w:tcBorders>
                  <w:top w:val="single" w:sz="8" w:space="0" w:color="auto"/>
                  <w:left w:val="nil"/>
                  <w:bottom w:val="nil"/>
                  <w:right w:val="nil"/>
                </w:tcBorders>
                <w:noWrap/>
                <w:vAlign w:val="center"/>
                <w:hideMark/>
              </w:tcPr>
            </w:tcPrChange>
          </w:tcPr>
          <w:p w14:paraId="78D39538" w14:textId="77777777" w:rsidR="009B43A2" w:rsidRDefault="009B43A2">
            <w:pPr>
              <w:jc w:val="center"/>
              <w:rPr>
                <w:ins w:id="3526" w:author="Gannon, Hugh (Allianz Global Life)" w:date="2026-06-30T11:31:00Z" w16du:dateUtc="2026-06-30T10:31:00Z"/>
                <w:rFonts w:ascii="Arial" w:hAnsi="Arial" w:cs="Arial"/>
                <w:color w:val="000000"/>
                <w:sz w:val="16"/>
                <w:szCs w:val="16"/>
              </w:rPr>
            </w:pPr>
            <w:ins w:id="3527" w:author="Gannon, Hugh (Allianz Global Life)" w:date="2026-06-30T11:31:00Z" w16du:dateUtc="2026-06-30T10:31:00Z">
              <w:r>
                <w:rPr>
                  <w:rFonts w:ascii="Arial" w:hAnsi="Arial" w:cs="Arial"/>
                  <w:color w:val="000000"/>
                  <w:sz w:val="16"/>
                  <w:szCs w:val="16"/>
                </w:rPr>
                <w:t>K1</w:t>
              </w:r>
            </w:ins>
          </w:p>
        </w:tc>
        <w:tc>
          <w:tcPr>
            <w:tcW w:w="1010" w:type="dxa"/>
            <w:tcBorders>
              <w:top w:val="single" w:sz="8" w:space="0" w:color="auto"/>
              <w:left w:val="nil"/>
              <w:bottom w:val="nil"/>
              <w:right w:val="nil"/>
            </w:tcBorders>
            <w:noWrap/>
            <w:vAlign w:val="center"/>
            <w:hideMark/>
            <w:tcPrChange w:id="3528" w:author="Gannon, Hugh (Allianz Global Life)" w:date="2026-06-30T11:32:00Z" w16du:dateUtc="2026-06-30T10:32:00Z">
              <w:tcPr>
                <w:tcW w:w="892" w:type="dxa"/>
                <w:tcBorders>
                  <w:top w:val="single" w:sz="8" w:space="0" w:color="auto"/>
                  <w:left w:val="nil"/>
                  <w:bottom w:val="nil"/>
                  <w:right w:val="nil"/>
                </w:tcBorders>
                <w:noWrap/>
                <w:vAlign w:val="center"/>
                <w:hideMark/>
              </w:tcPr>
            </w:tcPrChange>
          </w:tcPr>
          <w:p w14:paraId="68106C5E" w14:textId="77777777" w:rsidR="009B43A2" w:rsidRDefault="009B43A2">
            <w:pPr>
              <w:jc w:val="center"/>
              <w:rPr>
                <w:ins w:id="3529" w:author="Gannon, Hugh (Allianz Global Life)" w:date="2026-06-30T11:31:00Z" w16du:dateUtc="2026-06-30T10:31:00Z"/>
                <w:rFonts w:ascii="Arial" w:hAnsi="Arial" w:cs="Arial"/>
                <w:color w:val="000000"/>
                <w:sz w:val="16"/>
                <w:szCs w:val="16"/>
              </w:rPr>
            </w:pPr>
            <w:ins w:id="3530" w:author="Gannon, Hugh (Allianz Global Life)" w:date="2026-06-30T11:31:00Z" w16du:dateUtc="2026-06-30T10:31:00Z">
              <w:r>
                <w:rPr>
                  <w:rFonts w:ascii="Arial" w:hAnsi="Arial" w:cs="Arial"/>
                  <w:color w:val="000000"/>
                  <w:sz w:val="16"/>
                  <w:szCs w:val="16"/>
                </w:rPr>
                <w:t>2.50%</w:t>
              </w:r>
            </w:ins>
          </w:p>
        </w:tc>
        <w:tc>
          <w:tcPr>
            <w:tcW w:w="924" w:type="dxa"/>
            <w:tcBorders>
              <w:top w:val="single" w:sz="8" w:space="0" w:color="auto"/>
              <w:left w:val="nil"/>
              <w:bottom w:val="nil"/>
              <w:right w:val="nil"/>
            </w:tcBorders>
            <w:noWrap/>
            <w:vAlign w:val="center"/>
            <w:hideMark/>
            <w:tcPrChange w:id="3531" w:author="Gannon, Hugh (Allianz Global Life)" w:date="2026-06-30T11:32:00Z" w16du:dateUtc="2026-06-30T10:32:00Z">
              <w:tcPr>
                <w:tcW w:w="924" w:type="dxa"/>
                <w:tcBorders>
                  <w:top w:val="single" w:sz="8" w:space="0" w:color="auto"/>
                  <w:left w:val="nil"/>
                  <w:bottom w:val="nil"/>
                  <w:right w:val="nil"/>
                </w:tcBorders>
                <w:noWrap/>
                <w:vAlign w:val="center"/>
                <w:hideMark/>
              </w:tcPr>
            </w:tcPrChange>
          </w:tcPr>
          <w:p w14:paraId="591A490F" w14:textId="77777777" w:rsidR="009B43A2" w:rsidRDefault="009B43A2">
            <w:pPr>
              <w:jc w:val="center"/>
              <w:rPr>
                <w:ins w:id="3532" w:author="Gannon, Hugh (Allianz Global Life)" w:date="2026-06-30T11:31:00Z" w16du:dateUtc="2026-06-30T10:31:00Z"/>
                <w:rFonts w:ascii="Arial" w:hAnsi="Arial" w:cs="Arial"/>
                <w:color w:val="000000"/>
                <w:sz w:val="16"/>
                <w:szCs w:val="16"/>
              </w:rPr>
            </w:pPr>
            <w:ins w:id="3533" w:author="Gannon, Hugh (Allianz Global Life)" w:date="2026-06-30T11:31:00Z" w16du:dateUtc="2026-06-30T10:31:00Z">
              <w:r>
                <w:rPr>
                  <w:rFonts w:ascii="Arial" w:hAnsi="Arial" w:cs="Arial"/>
                  <w:color w:val="000000"/>
                  <w:sz w:val="16"/>
                  <w:szCs w:val="16"/>
                </w:rPr>
                <w:t>0% to 4%</w:t>
              </w:r>
            </w:ins>
          </w:p>
        </w:tc>
        <w:tc>
          <w:tcPr>
            <w:tcW w:w="1043" w:type="dxa"/>
            <w:tcBorders>
              <w:top w:val="single" w:sz="8" w:space="0" w:color="auto"/>
              <w:left w:val="nil"/>
              <w:bottom w:val="nil"/>
              <w:right w:val="nil"/>
            </w:tcBorders>
            <w:noWrap/>
            <w:vAlign w:val="center"/>
            <w:hideMark/>
            <w:tcPrChange w:id="3534" w:author="Gannon, Hugh (Allianz Global Life)" w:date="2026-06-30T11:32:00Z" w16du:dateUtc="2026-06-30T10:32:00Z">
              <w:tcPr>
                <w:tcW w:w="1427" w:type="dxa"/>
                <w:gridSpan w:val="2"/>
                <w:tcBorders>
                  <w:top w:val="single" w:sz="8" w:space="0" w:color="auto"/>
                  <w:left w:val="nil"/>
                  <w:bottom w:val="nil"/>
                  <w:right w:val="nil"/>
                </w:tcBorders>
                <w:noWrap/>
                <w:vAlign w:val="center"/>
                <w:hideMark/>
              </w:tcPr>
            </w:tcPrChange>
          </w:tcPr>
          <w:p w14:paraId="6071A867" w14:textId="77777777" w:rsidR="009B43A2" w:rsidRDefault="009B43A2">
            <w:pPr>
              <w:jc w:val="center"/>
              <w:rPr>
                <w:ins w:id="3535" w:author="Gannon, Hugh (Allianz Global Life)" w:date="2026-06-30T11:31:00Z" w16du:dateUtc="2026-06-30T10:31:00Z"/>
                <w:rFonts w:ascii="Arial" w:hAnsi="Arial" w:cs="Arial"/>
                <w:color w:val="000000"/>
                <w:sz w:val="16"/>
                <w:szCs w:val="16"/>
              </w:rPr>
            </w:pPr>
            <w:ins w:id="3536" w:author="Gannon, Hugh (Allianz Global Life)" w:date="2026-06-30T11:31:00Z" w16du:dateUtc="2026-06-30T10:31:00Z">
              <w:r>
                <w:rPr>
                  <w:rFonts w:ascii="Arial" w:hAnsi="Arial" w:cs="Arial"/>
                  <w:color w:val="000000"/>
                  <w:sz w:val="16"/>
                  <w:szCs w:val="16"/>
                </w:rPr>
                <w:t>99.50% to 103.50%</w:t>
              </w:r>
            </w:ins>
          </w:p>
        </w:tc>
        <w:tc>
          <w:tcPr>
            <w:tcW w:w="919" w:type="dxa"/>
            <w:tcBorders>
              <w:top w:val="single" w:sz="8" w:space="0" w:color="auto"/>
              <w:left w:val="nil"/>
              <w:bottom w:val="nil"/>
              <w:right w:val="nil"/>
            </w:tcBorders>
            <w:noWrap/>
            <w:vAlign w:val="center"/>
            <w:hideMark/>
            <w:tcPrChange w:id="3537" w:author="Gannon, Hugh (Allianz Global Life)" w:date="2026-06-30T11:32:00Z" w16du:dateUtc="2026-06-30T10:32:00Z">
              <w:tcPr>
                <w:tcW w:w="927" w:type="dxa"/>
                <w:gridSpan w:val="2"/>
                <w:tcBorders>
                  <w:top w:val="single" w:sz="8" w:space="0" w:color="auto"/>
                  <w:left w:val="nil"/>
                  <w:bottom w:val="nil"/>
                  <w:right w:val="nil"/>
                </w:tcBorders>
                <w:noWrap/>
                <w:vAlign w:val="center"/>
                <w:hideMark/>
              </w:tcPr>
            </w:tcPrChange>
          </w:tcPr>
          <w:p w14:paraId="03565D1A" w14:textId="77777777" w:rsidR="009B43A2" w:rsidRDefault="009B43A2">
            <w:pPr>
              <w:jc w:val="center"/>
              <w:rPr>
                <w:ins w:id="3538" w:author="Gannon, Hugh (Allianz Global Life)" w:date="2026-06-30T11:31:00Z" w16du:dateUtc="2026-06-30T10:31:00Z"/>
                <w:rFonts w:ascii="Arial" w:hAnsi="Arial" w:cs="Arial"/>
                <w:color w:val="000000"/>
                <w:sz w:val="16"/>
                <w:szCs w:val="16"/>
              </w:rPr>
            </w:pPr>
            <w:ins w:id="3539" w:author="Gannon, Hugh (Allianz Global Life)" w:date="2026-06-30T11:31:00Z" w16du:dateUtc="2026-06-30T10:31:00Z">
              <w:r>
                <w:rPr>
                  <w:rFonts w:ascii="Arial" w:hAnsi="Arial" w:cs="Arial"/>
                  <w:color w:val="000000"/>
                  <w:sz w:val="16"/>
                  <w:szCs w:val="16"/>
                </w:rPr>
                <w:t>101%</w:t>
              </w:r>
            </w:ins>
          </w:p>
        </w:tc>
        <w:tc>
          <w:tcPr>
            <w:tcW w:w="1061" w:type="dxa"/>
            <w:tcBorders>
              <w:top w:val="single" w:sz="8" w:space="0" w:color="auto"/>
              <w:left w:val="nil"/>
              <w:bottom w:val="nil"/>
              <w:right w:val="nil"/>
            </w:tcBorders>
            <w:noWrap/>
            <w:vAlign w:val="center"/>
            <w:hideMark/>
            <w:tcPrChange w:id="3540" w:author="Gannon, Hugh (Allianz Global Life)" w:date="2026-06-30T11:32:00Z" w16du:dateUtc="2026-06-30T10:32:00Z">
              <w:tcPr>
                <w:tcW w:w="1135" w:type="dxa"/>
                <w:gridSpan w:val="2"/>
                <w:tcBorders>
                  <w:top w:val="single" w:sz="8" w:space="0" w:color="auto"/>
                  <w:left w:val="nil"/>
                  <w:bottom w:val="nil"/>
                  <w:right w:val="nil"/>
                </w:tcBorders>
                <w:noWrap/>
                <w:vAlign w:val="center"/>
                <w:hideMark/>
              </w:tcPr>
            </w:tcPrChange>
          </w:tcPr>
          <w:p w14:paraId="233E4E38" w14:textId="77777777" w:rsidR="009B43A2" w:rsidRDefault="009B43A2">
            <w:pPr>
              <w:jc w:val="center"/>
              <w:rPr>
                <w:ins w:id="3541" w:author="Gannon, Hugh (Allianz Global Life)" w:date="2026-06-30T11:31:00Z" w16du:dateUtc="2026-06-30T10:31:00Z"/>
                <w:rFonts w:ascii="Arial" w:hAnsi="Arial" w:cs="Arial"/>
                <w:color w:val="000000"/>
                <w:sz w:val="16"/>
                <w:szCs w:val="16"/>
              </w:rPr>
            </w:pPr>
            <w:ins w:id="3542" w:author="Gannon, Hugh (Allianz Global Life)" w:date="2026-06-30T11:31:00Z" w16du:dateUtc="2026-06-30T10:31:00Z">
              <w:r>
                <w:rPr>
                  <w:rFonts w:ascii="Arial" w:hAnsi="Arial" w:cs="Arial"/>
                  <w:color w:val="000000"/>
                  <w:sz w:val="16"/>
                  <w:szCs w:val="16"/>
                </w:rPr>
                <w:t>10%</w:t>
              </w:r>
            </w:ins>
          </w:p>
        </w:tc>
        <w:tc>
          <w:tcPr>
            <w:tcW w:w="1139" w:type="dxa"/>
            <w:tcBorders>
              <w:top w:val="single" w:sz="8" w:space="0" w:color="auto"/>
              <w:left w:val="nil"/>
              <w:bottom w:val="nil"/>
              <w:right w:val="nil"/>
            </w:tcBorders>
            <w:noWrap/>
            <w:vAlign w:val="center"/>
            <w:hideMark/>
            <w:tcPrChange w:id="3543" w:author="Gannon, Hugh (Allianz Global Life)" w:date="2026-06-30T11:32:00Z" w16du:dateUtc="2026-06-30T10:32:00Z">
              <w:tcPr>
                <w:tcW w:w="1221" w:type="dxa"/>
                <w:gridSpan w:val="2"/>
                <w:tcBorders>
                  <w:top w:val="single" w:sz="8" w:space="0" w:color="auto"/>
                  <w:left w:val="nil"/>
                  <w:bottom w:val="nil"/>
                  <w:right w:val="nil"/>
                </w:tcBorders>
                <w:noWrap/>
                <w:vAlign w:val="center"/>
                <w:hideMark/>
              </w:tcPr>
            </w:tcPrChange>
          </w:tcPr>
          <w:p w14:paraId="284B6E6C" w14:textId="77777777" w:rsidR="009B43A2" w:rsidRDefault="009B43A2">
            <w:pPr>
              <w:jc w:val="center"/>
              <w:rPr>
                <w:ins w:id="3544" w:author="Gannon, Hugh (Allianz Global Life)" w:date="2026-06-30T11:31:00Z" w16du:dateUtc="2026-06-30T10:31:00Z"/>
                <w:rFonts w:ascii="Arial" w:hAnsi="Arial" w:cs="Arial"/>
                <w:color w:val="000000"/>
                <w:sz w:val="16"/>
                <w:szCs w:val="16"/>
              </w:rPr>
            </w:pPr>
            <w:ins w:id="3545" w:author="Gannon, Hugh (Allianz Global Life)" w:date="2026-06-30T11:31:00Z" w16du:dateUtc="2026-06-30T10:31:00Z">
              <w:r>
                <w:rPr>
                  <w:rFonts w:ascii="Arial" w:hAnsi="Arial" w:cs="Arial"/>
                  <w:color w:val="000000"/>
                  <w:sz w:val="16"/>
                  <w:szCs w:val="16"/>
                </w:rPr>
                <w:t>0.00%</w:t>
              </w:r>
            </w:ins>
          </w:p>
        </w:tc>
        <w:tc>
          <w:tcPr>
            <w:tcW w:w="992" w:type="dxa"/>
            <w:tcBorders>
              <w:top w:val="single" w:sz="8" w:space="0" w:color="auto"/>
              <w:left w:val="nil"/>
              <w:bottom w:val="nil"/>
              <w:right w:val="nil"/>
            </w:tcBorders>
            <w:noWrap/>
            <w:vAlign w:val="center"/>
            <w:hideMark/>
            <w:tcPrChange w:id="3546" w:author="Gannon, Hugh (Allianz Global Life)" w:date="2026-06-30T11:32:00Z" w16du:dateUtc="2026-06-30T10:32:00Z">
              <w:tcPr>
                <w:tcW w:w="898" w:type="dxa"/>
                <w:gridSpan w:val="2"/>
                <w:tcBorders>
                  <w:top w:val="single" w:sz="8" w:space="0" w:color="auto"/>
                  <w:left w:val="nil"/>
                  <w:bottom w:val="nil"/>
                  <w:right w:val="nil"/>
                </w:tcBorders>
                <w:noWrap/>
                <w:vAlign w:val="center"/>
                <w:hideMark/>
              </w:tcPr>
            </w:tcPrChange>
          </w:tcPr>
          <w:p w14:paraId="70D7E1EC" w14:textId="77777777" w:rsidR="009B43A2" w:rsidRDefault="009B43A2">
            <w:pPr>
              <w:jc w:val="center"/>
              <w:rPr>
                <w:ins w:id="3547" w:author="Gannon, Hugh (Allianz Global Life)" w:date="2026-06-30T11:31:00Z" w16du:dateUtc="2026-06-30T10:31:00Z"/>
                <w:rFonts w:ascii="Arial" w:hAnsi="Arial" w:cs="Arial"/>
                <w:color w:val="000000"/>
                <w:sz w:val="16"/>
                <w:szCs w:val="16"/>
              </w:rPr>
            </w:pPr>
            <w:ins w:id="3548" w:author="Gannon, Hugh (Allianz Global Life)" w:date="2026-06-30T11:31:00Z" w16du:dateUtc="2026-06-30T10:31:00Z">
              <w:r>
                <w:rPr>
                  <w:rFonts w:ascii="Arial" w:hAnsi="Arial" w:cs="Arial"/>
                  <w:color w:val="000000"/>
                  <w:sz w:val="16"/>
                  <w:szCs w:val="16"/>
                </w:rPr>
                <w:t>0.90%</w:t>
              </w:r>
            </w:ins>
          </w:p>
        </w:tc>
        <w:tc>
          <w:tcPr>
            <w:tcW w:w="1417" w:type="dxa"/>
            <w:tcBorders>
              <w:top w:val="single" w:sz="8" w:space="0" w:color="auto"/>
              <w:left w:val="nil"/>
              <w:bottom w:val="nil"/>
              <w:right w:val="single" w:sz="8" w:space="0" w:color="auto"/>
            </w:tcBorders>
            <w:vAlign w:val="center"/>
            <w:hideMark/>
            <w:tcPrChange w:id="3549" w:author="Gannon, Hugh (Allianz Global Life)" w:date="2026-06-30T11:32:00Z" w16du:dateUtc="2026-06-30T10:32:00Z">
              <w:tcPr>
                <w:tcW w:w="1327" w:type="dxa"/>
                <w:gridSpan w:val="2"/>
                <w:tcBorders>
                  <w:top w:val="single" w:sz="8" w:space="0" w:color="auto"/>
                  <w:left w:val="nil"/>
                  <w:bottom w:val="nil"/>
                  <w:right w:val="single" w:sz="8" w:space="0" w:color="auto"/>
                </w:tcBorders>
                <w:vAlign w:val="center"/>
                <w:hideMark/>
              </w:tcPr>
            </w:tcPrChange>
          </w:tcPr>
          <w:p w14:paraId="25031FE2" w14:textId="77777777" w:rsidR="009B43A2" w:rsidRDefault="009B43A2">
            <w:pPr>
              <w:jc w:val="center"/>
              <w:rPr>
                <w:ins w:id="3550" w:author="Gannon, Hugh (Allianz Global Life)" w:date="2026-06-30T11:31:00Z" w16du:dateUtc="2026-06-30T10:31:00Z"/>
                <w:rFonts w:ascii="Arial" w:hAnsi="Arial" w:cs="Arial"/>
                <w:color w:val="000000"/>
                <w:sz w:val="16"/>
                <w:szCs w:val="16"/>
              </w:rPr>
            </w:pPr>
            <w:ins w:id="3551" w:author="Gannon, Hugh (Allianz Global Life)" w:date="2026-06-30T11:31:00Z" w16du:dateUtc="2026-06-30T10:31:00Z">
              <w:r>
                <w:rPr>
                  <w:rFonts w:ascii="Arial" w:hAnsi="Arial" w:cs="Arial"/>
                  <w:color w:val="000000"/>
                  <w:sz w:val="16"/>
                  <w:szCs w:val="16"/>
                </w:rPr>
                <w:t>Surr Pen on Single Premium / Clawback on Regular Premium</w:t>
              </w:r>
            </w:ins>
          </w:p>
        </w:tc>
      </w:tr>
      <w:tr w:rsidR="009B43A2" w14:paraId="78493503" w14:textId="77777777" w:rsidTr="009B43A2">
        <w:trPr>
          <w:trHeight w:val="900"/>
          <w:ins w:id="3552" w:author="Gannon, Hugh (Allianz Global Life)" w:date="2026-06-30T11:31:00Z"/>
          <w:trPrChange w:id="3553" w:author="Gannon, Hugh (Allianz Global Life)" w:date="2026-06-30T11:32:00Z" w16du:dateUtc="2026-06-30T10:32:00Z">
            <w:trPr>
              <w:trHeight w:val="900"/>
            </w:trPr>
          </w:trPrChange>
        </w:trPr>
        <w:tc>
          <w:tcPr>
            <w:tcW w:w="841" w:type="dxa"/>
            <w:vMerge/>
            <w:tcBorders>
              <w:top w:val="single" w:sz="8" w:space="0" w:color="auto"/>
              <w:left w:val="single" w:sz="8" w:space="0" w:color="auto"/>
              <w:bottom w:val="nil"/>
              <w:right w:val="nil"/>
            </w:tcBorders>
            <w:vAlign w:val="center"/>
            <w:hideMark/>
            <w:tcPrChange w:id="3554" w:author="Gannon, Hugh (Allianz Global Life)" w:date="2026-06-30T11:32:00Z" w16du:dateUtc="2026-06-30T10:32:00Z">
              <w:tcPr>
                <w:tcW w:w="904" w:type="dxa"/>
                <w:gridSpan w:val="2"/>
                <w:vMerge/>
                <w:tcBorders>
                  <w:top w:val="single" w:sz="8" w:space="0" w:color="auto"/>
                  <w:left w:val="single" w:sz="8" w:space="0" w:color="auto"/>
                  <w:bottom w:val="nil"/>
                  <w:right w:val="nil"/>
                </w:tcBorders>
                <w:vAlign w:val="center"/>
                <w:hideMark/>
              </w:tcPr>
            </w:tcPrChange>
          </w:tcPr>
          <w:p w14:paraId="67620FF7" w14:textId="77777777" w:rsidR="009B43A2" w:rsidRDefault="009B43A2">
            <w:pPr>
              <w:rPr>
                <w:ins w:id="3555" w:author="Gannon, Hugh (Allianz Global Life)" w:date="2026-06-30T11:31:00Z" w16du:dateUtc="2026-06-30T10:31:00Z"/>
                <w:rFonts w:ascii="Arial" w:hAnsi="Arial" w:cs="Arial"/>
                <w:color w:val="000000"/>
                <w:sz w:val="16"/>
                <w:szCs w:val="16"/>
              </w:rPr>
            </w:pPr>
          </w:p>
        </w:tc>
        <w:tc>
          <w:tcPr>
            <w:tcW w:w="850" w:type="dxa"/>
            <w:tcBorders>
              <w:top w:val="nil"/>
              <w:left w:val="nil"/>
              <w:bottom w:val="nil"/>
              <w:right w:val="nil"/>
            </w:tcBorders>
            <w:noWrap/>
            <w:vAlign w:val="center"/>
            <w:hideMark/>
            <w:tcPrChange w:id="3556" w:author="Gannon, Hugh (Allianz Global Life)" w:date="2026-06-30T11:32:00Z" w16du:dateUtc="2026-06-30T10:32:00Z">
              <w:tcPr>
                <w:tcW w:w="905" w:type="dxa"/>
                <w:gridSpan w:val="2"/>
                <w:tcBorders>
                  <w:top w:val="nil"/>
                  <w:left w:val="nil"/>
                  <w:bottom w:val="nil"/>
                  <w:right w:val="nil"/>
                </w:tcBorders>
                <w:noWrap/>
                <w:vAlign w:val="center"/>
                <w:hideMark/>
              </w:tcPr>
            </w:tcPrChange>
          </w:tcPr>
          <w:p w14:paraId="380B5990" w14:textId="77777777" w:rsidR="009B43A2" w:rsidRDefault="009B43A2">
            <w:pPr>
              <w:jc w:val="center"/>
              <w:rPr>
                <w:ins w:id="3557" w:author="Gannon, Hugh (Allianz Global Life)" w:date="2026-06-30T11:31:00Z" w16du:dateUtc="2026-06-30T10:31:00Z"/>
                <w:rFonts w:ascii="Arial" w:hAnsi="Arial" w:cs="Arial"/>
                <w:color w:val="000000"/>
                <w:sz w:val="16"/>
                <w:szCs w:val="16"/>
              </w:rPr>
            </w:pPr>
            <w:ins w:id="3558" w:author="Gannon, Hugh (Allianz Global Life)" w:date="2026-06-30T11:31:00Z" w16du:dateUtc="2026-06-30T10:31:00Z">
              <w:r>
                <w:rPr>
                  <w:rFonts w:ascii="Arial" w:hAnsi="Arial" w:cs="Arial"/>
                  <w:color w:val="000000"/>
                  <w:sz w:val="16"/>
                  <w:szCs w:val="16"/>
                </w:rPr>
                <w:t>K2</w:t>
              </w:r>
            </w:ins>
          </w:p>
        </w:tc>
        <w:tc>
          <w:tcPr>
            <w:tcW w:w="1010" w:type="dxa"/>
            <w:tcBorders>
              <w:top w:val="nil"/>
              <w:left w:val="nil"/>
              <w:bottom w:val="nil"/>
              <w:right w:val="nil"/>
            </w:tcBorders>
            <w:noWrap/>
            <w:vAlign w:val="center"/>
            <w:hideMark/>
            <w:tcPrChange w:id="3559" w:author="Gannon, Hugh (Allianz Global Life)" w:date="2026-06-30T11:32:00Z" w16du:dateUtc="2026-06-30T10:32:00Z">
              <w:tcPr>
                <w:tcW w:w="892" w:type="dxa"/>
                <w:tcBorders>
                  <w:top w:val="nil"/>
                  <w:left w:val="nil"/>
                  <w:bottom w:val="nil"/>
                  <w:right w:val="nil"/>
                </w:tcBorders>
                <w:noWrap/>
                <w:vAlign w:val="center"/>
                <w:hideMark/>
              </w:tcPr>
            </w:tcPrChange>
          </w:tcPr>
          <w:p w14:paraId="2677B332" w14:textId="77777777" w:rsidR="009B43A2" w:rsidRDefault="009B43A2">
            <w:pPr>
              <w:jc w:val="center"/>
              <w:rPr>
                <w:ins w:id="3560" w:author="Gannon, Hugh (Allianz Global Life)" w:date="2026-06-30T11:31:00Z" w16du:dateUtc="2026-06-30T10:31:00Z"/>
                <w:rFonts w:ascii="Arial" w:hAnsi="Arial" w:cs="Arial"/>
                <w:color w:val="000000"/>
                <w:sz w:val="16"/>
                <w:szCs w:val="16"/>
              </w:rPr>
            </w:pPr>
            <w:ins w:id="3561" w:author="Gannon, Hugh (Allianz Global Life)" w:date="2026-06-30T11:31:00Z" w16du:dateUtc="2026-06-30T10:31:00Z">
              <w:r>
                <w:rPr>
                  <w:rFonts w:ascii="Arial" w:hAnsi="Arial" w:cs="Arial"/>
                  <w:color w:val="000000"/>
                  <w:sz w:val="16"/>
                  <w:szCs w:val="16"/>
                </w:rPr>
                <w:t>3.50%</w:t>
              </w:r>
            </w:ins>
          </w:p>
        </w:tc>
        <w:tc>
          <w:tcPr>
            <w:tcW w:w="924" w:type="dxa"/>
            <w:tcBorders>
              <w:top w:val="nil"/>
              <w:left w:val="nil"/>
              <w:bottom w:val="nil"/>
              <w:right w:val="nil"/>
            </w:tcBorders>
            <w:noWrap/>
            <w:vAlign w:val="center"/>
            <w:hideMark/>
            <w:tcPrChange w:id="3562" w:author="Gannon, Hugh (Allianz Global Life)" w:date="2026-06-30T11:32:00Z" w16du:dateUtc="2026-06-30T10:32:00Z">
              <w:tcPr>
                <w:tcW w:w="924" w:type="dxa"/>
                <w:tcBorders>
                  <w:top w:val="nil"/>
                  <w:left w:val="nil"/>
                  <w:bottom w:val="nil"/>
                  <w:right w:val="nil"/>
                </w:tcBorders>
                <w:noWrap/>
                <w:vAlign w:val="center"/>
                <w:hideMark/>
              </w:tcPr>
            </w:tcPrChange>
          </w:tcPr>
          <w:p w14:paraId="59223C63" w14:textId="77777777" w:rsidR="009B43A2" w:rsidRDefault="009B43A2">
            <w:pPr>
              <w:jc w:val="center"/>
              <w:rPr>
                <w:ins w:id="3563" w:author="Gannon, Hugh (Allianz Global Life)" w:date="2026-06-30T11:31:00Z" w16du:dateUtc="2026-06-30T10:31:00Z"/>
                <w:rFonts w:ascii="Arial" w:hAnsi="Arial" w:cs="Arial"/>
                <w:color w:val="000000"/>
                <w:sz w:val="16"/>
                <w:szCs w:val="16"/>
              </w:rPr>
            </w:pPr>
            <w:ins w:id="3564" w:author="Gannon, Hugh (Allianz Global Life)" w:date="2026-06-30T11:31:00Z" w16du:dateUtc="2026-06-30T10:31:00Z">
              <w:r>
                <w:rPr>
                  <w:rFonts w:ascii="Arial" w:hAnsi="Arial" w:cs="Arial"/>
                  <w:color w:val="000000"/>
                  <w:sz w:val="16"/>
                  <w:szCs w:val="16"/>
                </w:rPr>
                <w:t>0% to 4%</w:t>
              </w:r>
            </w:ins>
          </w:p>
        </w:tc>
        <w:tc>
          <w:tcPr>
            <w:tcW w:w="1043" w:type="dxa"/>
            <w:tcBorders>
              <w:top w:val="nil"/>
              <w:left w:val="nil"/>
              <w:bottom w:val="nil"/>
              <w:right w:val="nil"/>
            </w:tcBorders>
            <w:noWrap/>
            <w:vAlign w:val="center"/>
            <w:hideMark/>
            <w:tcPrChange w:id="3565" w:author="Gannon, Hugh (Allianz Global Life)" w:date="2026-06-30T11:32:00Z" w16du:dateUtc="2026-06-30T10:32:00Z">
              <w:tcPr>
                <w:tcW w:w="1427" w:type="dxa"/>
                <w:gridSpan w:val="2"/>
                <w:tcBorders>
                  <w:top w:val="nil"/>
                  <w:left w:val="nil"/>
                  <w:bottom w:val="nil"/>
                  <w:right w:val="nil"/>
                </w:tcBorders>
                <w:noWrap/>
                <w:vAlign w:val="center"/>
                <w:hideMark/>
              </w:tcPr>
            </w:tcPrChange>
          </w:tcPr>
          <w:p w14:paraId="117376C9" w14:textId="77777777" w:rsidR="009B43A2" w:rsidRDefault="009B43A2">
            <w:pPr>
              <w:jc w:val="center"/>
              <w:rPr>
                <w:ins w:id="3566" w:author="Gannon, Hugh (Allianz Global Life)" w:date="2026-06-30T11:31:00Z" w16du:dateUtc="2026-06-30T10:31:00Z"/>
                <w:rFonts w:ascii="Arial" w:hAnsi="Arial" w:cs="Arial"/>
                <w:color w:val="000000"/>
                <w:sz w:val="16"/>
                <w:szCs w:val="16"/>
              </w:rPr>
            </w:pPr>
            <w:ins w:id="3567" w:author="Gannon, Hugh (Allianz Global Life)" w:date="2026-06-30T11:31:00Z" w16du:dateUtc="2026-06-30T10:31:00Z">
              <w:r>
                <w:rPr>
                  <w:rFonts w:ascii="Arial" w:hAnsi="Arial" w:cs="Arial"/>
                  <w:color w:val="000000"/>
                  <w:sz w:val="16"/>
                  <w:szCs w:val="16"/>
                </w:rPr>
                <w:t>99.5% to 103.50%</w:t>
              </w:r>
            </w:ins>
          </w:p>
        </w:tc>
        <w:tc>
          <w:tcPr>
            <w:tcW w:w="919" w:type="dxa"/>
            <w:tcBorders>
              <w:top w:val="nil"/>
              <w:left w:val="nil"/>
              <w:bottom w:val="nil"/>
              <w:right w:val="nil"/>
            </w:tcBorders>
            <w:noWrap/>
            <w:vAlign w:val="center"/>
            <w:hideMark/>
            <w:tcPrChange w:id="3568" w:author="Gannon, Hugh (Allianz Global Life)" w:date="2026-06-30T11:32:00Z" w16du:dateUtc="2026-06-30T10:32:00Z">
              <w:tcPr>
                <w:tcW w:w="927" w:type="dxa"/>
                <w:gridSpan w:val="2"/>
                <w:tcBorders>
                  <w:top w:val="nil"/>
                  <w:left w:val="nil"/>
                  <w:bottom w:val="nil"/>
                  <w:right w:val="nil"/>
                </w:tcBorders>
                <w:noWrap/>
                <w:vAlign w:val="center"/>
                <w:hideMark/>
              </w:tcPr>
            </w:tcPrChange>
          </w:tcPr>
          <w:p w14:paraId="15A0C82D" w14:textId="77777777" w:rsidR="009B43A2" w:rsidRDefault="009B43A2">
            <w:pPr>
              <w:jc w:val="center"/>
              <w:rPr>
                <w:ins w:id="3569" w:author="Gannon, Hugh (Allianz Global Life)" w:date="2026-06-30T11:31:00Z" w16du:dateUtc="2026-06-30T10:31:00Z"/>
                <w:rFonts w:ascii="Arial" w:hAnsi="Arial" w:cs="Arial"/>
                <w:color w:val="000000"/>
                <w:sz w:val="16"/>
                <w:szCs w:val="16"/>
              </w:rPr>
            </w:pPr>
            <w:ins w:id="3570" w:author="Gannon, Hugh (Allianz Global Life)" w:date="2026-06-30T11:31:00Z" w16du:dateUtc="2026-06-30T10:31:00Z">
              <w:r>
                <w:rPr>
                  <w:rFonts w:ascii="Arial" w:hAnsi="Arial" w:cs="Arial"/>
                  <w:color w:val="000000"/>
                  <w:sz w:val="16"/>
                  <w:szCs w:val="16"/>
                </w:rPr>
                <w:t>100%</w:t>
              </w:r>
            </w:ins>
          </w:p>
        </w:tc>
        <w:tc>
          <w:tcPr>
            <w:tcW w:w="1061" w:type="dxa"/>
            <w:tcBorders>
              <w:top w:val="nil"/>
              <w:left w:val="nil"/>
              <w:bottom w:val="nil"/>
              <w:right w:val="nil"/>
            </w:tcBorders>
            <w:noWrap/>
            <w:vAlign w:val="center"/>
            <w:hideMark/>
            <w:tcPrChange w:id="3571" w:author="Gannon, Hugh (Allianz Global Life)" w:date="2026-06-30T11:32:00Z" w16du:dateUtc="2026-06-30T10:32:00Z">
              <w:tcPr>
                <w:tcW w:w="1135" w:type="dxa"/>
                <w:gridSpan w:val="2"/>
                <w:tcBorders>
                  <w:top w:val="nil"/>
                  <w:left w:val="nil"/>
                  <w:bottom w:val="nil"/>
                  <w:right w:val="nil"/>
                </w:tcBorders>
                <w:noWrap/>
                <w:vAlign w:val="center"/>
                <w:hideMark/>
              </w:tcPr>
            </w:tcPrChange>
          </w:tcPr>
          <w:p w14:paraId="542C20F1" w14:textId="77777777" w:rsidR="009B43A2" w:rsidRDefault="009B43A2">
            <w:pPr>
              <w:jc w:val="center"/>
              <w:rPr>
                <w:ins w:id="3572" w:author="Gannon, Hugh (Allianz Global Life)" w:date="2026-06-30T11:31:00Z" w16du:dateUtc="2026-06-30T10:31:00Z"/>
                <w:rFonts w:ascii="Arial" w:hAnsi="Arial" w:cs="Arial"/>
                <w:color w:val="000000"/>
                <w:sz w:val="16"/>
                <w:szCs w:val="16"/>
              </w:rPr>
            </w:pPr>
            <w:ins w:id="3573" w:author="Gannon, Hugh (Allianz Global Life)" w:date="2026-06-30T11:31:00Z" w16du:dateUtc="2026-06-30T10:31:00Z">
              <w:r>
                <w:rPr>
                  <w:rFonts w:ascii="Arial" w:hAnsi="Arial" w:cs="Arial"/>
                  <w:color w:val="000000"/>
                  <w:sz w:val="16"/>
                  <w:szCs w:val="16"/>
                </w:rPr>
                <w:t>15%</w:t>
              </w:r>
            </w:ins>
          </w:p>
        </w:tc>
        <w:tc>
          <w:tcPr>
            <w:tcW w:w="1139" w:type="dxa"/>
            <w:tcBorders>
              <w:top w:val="nil"/>
              <w:left w:val="nil"/>
              <w:bottom w:val="nil"/>
              <w:right w:val="nil"/>
            </w:tcBorders>
            <w:noWrap/>
            <w:vAlign w:val="center"/>
            <w:hideMark/>
            <w:tcPrChange w:id="3574" w:author="Gannon, Hugh (Allianz Global Life)" w:date="2026-06-30T11:32:00Z" w16du:dateUtc="2026-06-30T10:32:00Z">
              <w:tcPr>
                <w:tcW w:w="1221" w:type="dxa"/>
                <w:gridSpan w:val="2"/>
                <w:tcBorders>
                  <w:top w:val="nil"/>
                  <w:left w:val="nil"/>
                  <w:bottom w:val="nil"/>
                  <w:right w:val="nil"/>
                </w:tcBorders>
                <w:noWrap/>
                <w:vAlign w:val="center"/>
                <w:hideMark/>
              </w:tcPr>
            </w:tcPrChange>
          </w:tcPr>
          <w:p w14:paraId="3BF8990A" w14:textId="77777777" w:rsidR="009B43A2" w:rsidRDefault="009B43A2">
            <w:pPr>
              <w:jc w:val="center"/>
              <w:rPr>
                <w:ins w:id="3575" w:author="Gannon, Hugh (Allianz Global Life)" w:date="2026-06-30T11:31:00Z" w16du:dateUtc="2026-06-30T10:31:00Z"/>
                <w:rFonts w:ascii="Arial" w:hAnsi="Arial" w:cs="Arial"/>
                <w:color w:val="000000"/>
                <w:sz w:val="16"/>
                <w:szCs w:val="16"/>
              </w:rPr>
            </w:pPr>
            <w:ins w:id="3576" w:author="Gannon, Hugh (Allianz Global Life)" w:date="2026-06-30T11:31:00Z" w16du:dateUtc="2026-06-30T10:31:00Z">
              <w:r>
                <w:rPr>
                  <w:rFonts w:ascii="Arial" w:hAnsi="Arial" w:cs="Arial"/>
                  <w:color w:val="000000"/>
                  <w:sz w:val="16"/>
                  <w:szCs w:val="16"/>
                </w:rPr>
                <w:t>0.00%</w:t>
              </w:r>
            </w:ins>
          </w:p>
        </w:tc>
        <w:tc>
          <w:tcPr>
            <w:tcW w:w="992" w:type="dxa"/>
            <w:tcBorders>
              <w:top w:val="nil"/>
              <w:left w:val="nil"/>
              <w:bottom w:val="nil"/>
              <w:right w:val="nil"/>
            </w:tcBorders>
            <w:noWrap/>
            <w:vAlign w:val="center"/>
            <w:hideMark/>
            <w:tcPrChange w:id="3577" w:author="Gannon, Hugh (Allianz Global Life)" w:date="2026-06-30T11:32:00Z" w16du:dateUtc="2026-06-30T10:32:00Z">
              <w:tcPr>
                <w:tcW w:w="898" w:type="dxa"/>
                <w:gridSpan w:val="2"/>
                <w:tcBorders>
                  <w:top w:val="nil"/>
                  <w:left w:val="nil"/>
                  <w:bottom w:val="nil"/>
                  <w:right w:val="nil"/>
                </w:tcBorders>
                <w:noWrap/>
                <w:vAlign w:val="center"/>
                <w:hideMark/>
              </w:tcPr>
            </w:tcPrChange>
          </w:tcPr>
          <w:p w14:paraId="4B13E628" w14:textId="77777777" w:rsidR="009B43A2" w:rsidRDefault="009B43A2">
            <w:pPr>
              <w:jc w:val="center"/>
              <w:rPr>
                <w:ins w:id="3578" w:author="Gannon, Hugh (Allianz Global Life)" w:date="2026-06-30T11:31:00Z" w16du:dateUtc="2026-06-30T10:31:00Z"/>
                <w:rFonts w:ascii="Arial" w:hAnsi="Arial" w:cs="Arial"/>
                <w:color w:val="000000"/>
                <w:sz w:val="16"/>
                <w:szCs w:val="16"/>
              </w:rPr>
            </w:pPr>
            <w:ins w:id="3579" w:author="Gannon, Hugh (Allianz Global Life)" w:date="2026-06-30T11:31:00Z" w16du:dateUtc="2026-06-30T10:31:00Z">
              <w:r>
                <w:rPr>
                  <w:rFonts w:ascii="Arial" w:hAnsi="Arial" w:cs="Arial"/>
                  <w:color w:val="000000"/>
                  <w:sz w:val="16"/>
                  <w:szCs w:val="16"/>
                </w:rPr>
                <w:t>0.90%</w:t>
              </w:r>
            </w:ins>
          </w:p>
        </w:tc>
        <w:tc>
          <w:tcPr>
            <w:tcW w:w="1417" w:type="dxa"/>
            <w:tcBorders>
              <w:top w:val="nil"/>
              <w:left w:val="nil"/>
              <w:bottom w:val="nil"/>
              <w:right w:val="single" w:sz="8" w:space="0" w:color="auto"/>
            </w:tcBorders>
            <w:vAlign w:val="center"/>
            <w:hideMark/>
            <w:tcPrChange w:id="3580" w:author="Gannon, Hugh (Allianz Global Life)" w:date="2026-06-30T11:32:00Z" w16du:dateUtc="2026-06-30T10:32:00Z">
              <w:tcPr>
                <w:tcW w:w="1327" w:type="dxa"/>
                <w:gridSpan w:val="2"/>
                <w:tcBorders>
                  <w:top w:val="nil"/>
                  <w:left w:val="nil"/>
                  <w:bottom w:val="nil"/>
                  <w:right w:val="single" w:sz="8" w:space="0" w:color="auto"/>
                </w:tcBorders>
                <w:vAlign w:val="center"/>
                <w:hideMark/>
              </w:tcPr>
            </w:tcPrChange>
          </w:tcPr>
          <w:p w14:paraId="557157FC" w14:textId="77777777" w:rsidR="009B43A2" w:rsidRDefault="009B43A2">
            <w:pPr>
              <w:jc w:val="center"/>
              <w:rPr>
                <w:ins w:id="3581" w:author="Gannon, Hugh (Allianz Global Life)" w:date="2026-06-30T11:31:00Z" w16du:dateUtc="2026-06-30T10:31:00Z"/>
                <w:rFonts w:ascii="Arial" w:hAnsi="Arial" w:cs="Arial"/>
                <w:color w:val="000000"/>
                <w:sz w:val="16"/>
                <w:szCs w:val="16"/>
              </w:rPr>
            </w:pPr>
            <w:ins w:id="3582" w:author="Gannon, Hugh (Allianz Global Life)" w:date="2026-06-30T11:31:00Z" w16du:dateUtc="2026-06-30T10:31:00Z">
              <w:r>
                <w:rPr>
                  <w:rFonts w:ascii="Arial" w:hAnsi="Arial" w:cs="Arial"/>
                  <w:color w:val="000000"/>
                  <w:sz w:val="16"/>
                  <w:szCs w:val="16"/>
                </w:rPr>
                <w:t>Surr Pen on Single Premium / Clawback on Regular Premium</w:t>
              </w:r>
            </w:ins>
          </w:p>
        </w:tc>
      </w:tr>
      <w:tr w:rsidR="009B43A2" w14:paraId="33D97437" w14:textId="77777777" w:rsidTr="009B43A2">
        <w:trPr>
          <w:trHeight w:val="900"/>
          <w:ins w:id="3583" w:author="Gannon, Hugh (Allianz Global Life)" w:date="2026-06-30T11:31:00Z"/>
          <w:trPrChange w:id="3584" w:author="Gannon, Hugh (Allianz Global Life)" w:date="2026-06-30T11:32:00Z" w16du:dateUtc="2026-06-30T10:32:00Z">
            <w:trPr>
              <w:trHeight w:val="900"/>
            </w:trPr>
          </w:trPrChange>
        </w:trPr>
        <w:tc>
          <w:tcPr>
            <w:tcW w:w="841" w:type="dxa"/>
            <w:vMerge w:val="restart"/>
            <w:tcBorders>
              <w:top w:val="nil"/>
              <w:left w:val="single" w:sz="8" w:space="0" w:color="auto"/>
              <w:bottom w:val="nil"/>
              <w:right w:val="nil"/>
            </w:tcBorders>
            <w:shd w:val="clear" w:color="000000" w:fill="D9D9D9"/>
            <w:noWrap/>
            <w:vAlign w:val="center"/>
            <w:hideMark/>
            <w:tcPrChange w:id="3585" w:author="Gannon, Hugh (Allianz Global Life)" w:date="2026-06-30T11:32:00Z" w16du:dateUtc="2026-06-30T10:32:00Z">
              <w:tcPr>
                <w:tcW w:w="904" w:type="dxa"/>
                <w:gridSpan w:val="2"/>
                <w:vMerge w:val="restart"/>
                <w:tcBorders>
                  <w:top w:val="nil"/>
                  <w:left w:val="single" w:sz="8" w:space="0" w:color="auto"/>
                  <w:bottom w:val="nil"/>
                  <w:right w:val="nil"/>
                </w:tcBorders>
                <w:shd w:val="clear" w:color="000000" w:fill="D9D9D9"/>
                <w:noWrap/>
                <w:vAlign w:val="center"/>
                <w:hideMark/>
              </w:tcPr>
            </w:tcPrChange>
          </w:tcPr>
          <w:p w14:paraId="2B83A575" w14:textId="77777777" w:rsidR="009B43A2" w:rsidRDefault="009B43A2">
            <w:pPr>
              <w:jc w:val="center"/>
              <w:rPr>
                <w:ins w:id="3586" w:author="Gannon, Hugh (Allianz Global Life)" w:date="2026-06-30T11:31:00Z" w16du:dateUtc="2026-06-30T10:31:00Z"/>
                <w:rFonts w:ascii="Arial" w:hAnsi="Arial" w:cs="Arial"/>
                <w:color w:val="000000"/>
                <w:sz w:val="16"/>
                <w:szCs w:val="16"/>
              </w:rPr>
            </w:pPr>
            <w:ins w:id="3587" w:author="Gannon, Hugh (Allianz Global Life)" w:date="2026-06-30T11:31:00Z" w16du:dateUtc="2026-06-30T10:31:00Z">
              <w:r>
                <w:rPr>
                  <w:rFonts w:ascii="Arial" w:hAnsi="Arial" w:cs="Arial"/>
                  <w:color w:val="000000"/>
                  <w:sz w:val="16"/>
                  <w:szCs w:val="16"/>
                </w:rPr>
                <w:t>L</w:t>
              </w:r>
            </w:ins>
          </w:p>
        </w:tc>
        <w:tc>
          <w:tcPr>
            <w:tcW w:w="850" w:type="dxa"/>
            <w:tcBorders>
              <w:top w:val="nil"/>
              <w:left w:val="nil"/>
              <w:bottom w:val="nil"/>
              <w:right w:val="nil"/>
            </w:tcBorders>
            <w:shd w:val="clear" w:color="000000" w:fill="D9D9D9"/>
            <w:noWrap/>
            <w:vAlign w:val="center"/>
            <w:hideMark/>
            <w:tcPrChange w:id="3588" w:author="Gannon, Hugh (Allianz Global Life)" w:date="2026-06-30T11:32:00Z" w16du:dateUtc="2026-06-30T10:32:00Z">
              <w:tcPr>
                <w:tcW w:w="905" w:type="dxa"/>
                <w:gridSpan w:val="2"/>
                <w:tcBorders>
                  <w:top w:val="nil"/>
                  <w:left w:val="nil"/>
                  <w:bottom w:val="nil"/>
                  <w:right w:val="nil"/>
                </w:tcBorders>
                <w:shd w:val="clear" w:color="000000" w:fill="D9D9D9"/>
                <w:noWrap/>
                <w:vAlign w:val="center"/>
                <w:hideMark/>
              </w:tcPr>
            </w:tcPrChange>
          </w:tcPr>
          <w:p w14:paraId="746F4C99" w14:textId="77777777" w:rsidR="009B43A2" w:rsidRDefault="009B43A2">
            <w:pPr>
              <w:jc w:val="center"/>
              <w:rPr>
                <w:ins w:id="3589" w:author="Gannon, Hugh (Allianz Global Life)" w:date="2026-06-30T11:31:00Z" w16du:dateUtc="2026-06-30T10:31:00Z"/>
                <w:rFonts w:ascii="Arial" w:hAnsi="Arial" w:cs="Arial"/>
                <w:color w:val="000000"/>
                <w:sz w:val="16"/>
                <w:szCs w:val="16"/>
              </w:rPr>
            </w:pPr>
            <w:ins w:id="3590" w:author="Gannon, Hugh (Allianz Global Life)" w:date="2026-06-30T11:31:00Z" w16du:dateUtc="2026-06-30T10:31:00Z">
              <w:r>
                <w:rPr>
                  <w:rFonts w:ascii="Arial" w:hAnsi="Arial" w:cs="Arial"/>
                  <w:color w:val="000000"/>
                  <w:sz w:val="16"/>
                  <w:szCs w:val="16"/>
                </w:rPr>
                <w:t>L1</w:t>
              </w:r>
            </w:ins>
          </w:p>
        </w:tc>
        <w:tc>
          <w:tcPr>
            <w:tcW w:w="1010" w:type="dxa"/>
            <w:tcBorders>
              <w:top w:val="nil"/>
              <w:left w:val="nil"/>
              <w:bottom w:val="nil"/>
              <w:right w:val="nil"/>
            </w:tcBorders>
            <w:shd w:val="clear" w:color="000000" w:fill="D9D9D9"/>
            <w:noWrap/>
            <w:vAlign w:val="center"/>
            <w:hideMark/>
            <w:tcPrChange w:id="3591" w:author="Gannon, Hugh (Allianz Global Life)" w:date="2026-06-30T11:32:00Z" w16du:dateUtc="2026-06-30T10:32:00Z">
              <w:tcPr>
                <w:tcW w:w="892" w:type="dxa"/>
                <w:tcBorders>
                  <w:top w:val="nil"/>
                  <w:left w:val="nil"/>
                  <w:bottom w:val="nil"/>
                  <w:right w:val="nil"/>
                </w:tcBorders>
                <w:shd w:val="clear" w:color="000000" w:fill="D9D9D9"/>
                <w:noWrap/>
                <w:vAlign w:val="center"/>
                <w:hideMark/>
              </w:tcPr>
            </w:tcPrChange>
          </w:tcPr>
          <w:p w14:paraId="6CDA7447" w14:textId="77777777" w:rsidR="009B43A2" w:rsidRDefault="009B43A2">
            <w:pPr>
              <w:jc w:val="center"/>
              <w:rPr>
                <w:ins w:id="3592" w:author="Gannon, Hugh (Allianz Global Life)" w:date="2026-06-30T11:31:00Z" w16du:dateUtc="2026-06-30T10:31:00Z"/>
                <w:rFonts w:ascii="Arial" w:hAnsi="Arial" w:cs="Arial"/>
                <w:color w:val="000000"/>
                <w:sz w:val="16"/>
                <w:szCs w:val="16"/>
              </w:rPr>
            </w:pPr>
            <w:ins w:id="3593" w:author="Gannon, Hugh (Allianz Global Life)" w:date="2026-06-30T11:31:00Z" w16du:dateUtc="2026-06-30T10:31:00Z">
              <w:r>
                <w:rPr>
                  <w:rFonts w:ascii="Arial" w:hAnsi="Arial" w:cs="Arial"/>
                  <w:color w:val="000000"/>
                  <w:sz w:val="16"/>
                  <w:szCs w:val="16"/>
                </w:rPr>
                <w:t>2.50%</w:t>
              </w:r>
            </w:ins>
          </w:p>
        </w:tc>
        <w:tc>
          <w:tcPr>
            <w:tcW w:w="924" w:type="dxa"/>
            <w:tcBorders>
              <w:top w:val="nil"/>
              <w:left w:val="nil"/>
              <w:bottom w:val="nil"/>
              <w:right w:val="nil"/>
            </w:tcBorders>
            <w:shd w:val="clear" w:color="000000" w:fill="D9D9D9"/>
            <w:noWrap/>
            <w:vAlign w:val="center"/>
            <w:hideMark/>
            <w:tcPrChange w:id="3594" w:author="Gannon, Hugh (Allianz Global Life)" w:date="2026-06-30T11:32:00Z" w16du:dateUtc="2026-06-30T10:32:00Z">
              <w:tcPr>
                <w:tcW w:w="924" w:type="dxa"/>
                <w:tcBorders>
                  <w:top w:val="nil"/>
                  <w:left w:val="nil"/>
                  <w:bottom w:val="nil"/>
                  <w:right w:val="nil"/>
                </w:tcBorders>
                <w:shd w:val="clear" w:color="000000" w:fill="D9D9D9"/>
                <w:noWrap/>
                <w:vAlign w:val="center"/>
                <w:hideMark/>
              </w:tcPr>
            </w:tcPrChange>
          </w:tcPr>
          <w:p w14:paraId="13ABBAD0" w14:textId="77777777" w:rsidR="009B43A2" w:rsidRDefault="009B43A2">
            <w:pPr>
              <w:jc w:val="center"/>
              <w:rPr>
                <w:ins w:id="3595" w:author="Gannon, Hugh (Allianz Global Life)" w:date="2026-06-30T11:31:00Z" w16du:dateUtc="2026-06-30T10:31:00Z"/>
                <w:rFonts w:ascii="Arial" w:hAnsi="Arial" w:cs="Arial"/>
                <w:color w:val="000000"/>
                <w:sz w:val="16"/>
                <w:szCs w:val="16"/>
              </w:rPr>
            </w:pPr>
            <w:ins w:id="3596" w:author="Gannon, Hugh (Allianz Global Life)" w:date="2026-06-30T11:31:00Z" w16du:dateUtc="2026-06-30T10:31:00Z">
              <w:r>
                <w:rPr>
                  <w:rFonts w:ascii="Arial" w:hAnsi="Arial" w:cs="Arial"/>
                  <w:color w:val="000000"/>
                  <w:sz w:val="16"/>
                  <w:szCs w:val="16"/>
                </w:rPr>
                <w:t>0% to 4%</w:t>
              </w:r>
            </w:ins>
          </w:p>
        </w:tc>
        <w:tc>
          <w:tcPr>
            <w:tcW w:w="1043" w:type="dxa"/>
            <w:tcBorders>
              <w:top w:val="nil"/>
              <w:left w:val="nil"/>
              <w:bottom w:val="nil"/>
              <w:right w:val="nil"/>
            </w:tcBorders>
            <w:shd w:val="clear" w:color="000000" w:fill="D9D9D9"/>
            <w:noWrap/>
            <w:vAlign w:val="center"/>
            <w:hideMark/>
            <w:tcPrChange w:id="3597" w:author="Gannon, Hugh (Allianz Global Life)" w:date="2026-06-30T11:32:00Z" w16du:dateUtc="2026-06-30T10:32:00Z">
              <w:tcPr>
                <w:tcW w:w="1427" w:type="dxa"/>
                <w:gridSpan w:val="2"/>
                <w:tcBorders>
                  <w:top w:val="nil"/>
                  <w:left w:val="nil"/>
                  <w:bottom w:val="nil"/>
                  <w:right w:val="nil"/>
                </w:tcBorders>
                <w:shd w:val="clear" w:color="000000" w:fill="D9D9D9"/>
                <w:noWrap/>
                <w:vAlign w:val="center"/>
                <w:hideMark/>
              </w:tcPr>
            </w:tcPrChange>
          </w:tcPr>
          <w:p w14:paraId="3E2A6A25" w14:textId="77777777" w:rsidR="009B43A2" w:rsidRDefault="009B43A2">
            <w:pPr>
              <w:jc w:val="center"/>
              <w:rPr>
                <w:ins w:id="3598" w:author="Gannon, Hugh (Allianz Global Life)" w:date="2026-06-30T11:31:00Z" w16du:dateUtc="2026-06-30T10:31:00Z"/>
                <w:rFonts w:ascii="Arial" w:hAnsi="Arial" w:cs="Arial"/>
                <w:color w:val="000000"/>
                <w:sz w:val="16"/>
                <w:szCs w:val="16"/>
              </w:rPr>
            </w:pPr>
            <w:ins w:id="3599" w:author="Gannon, Hugh (Allianz Global Life)" w:date="2026-06-30T11:31:00Z" w16du:dateUtc="2026-06-30T10:31:00Z">
              <w:r>
                <w:rPr>
                  <w:rFonts w:ascii="Arial" w:hAnsi="Arial" w:cs="Arial"/>
                  <w:color w:val="000000"/>
                  <w:sz w:val="16"/>
                  <w:szCs w:val="16"/>
                </w:rPr>
                <w:t>99.50% to 103.50%</w:t>
              </w:r>
            </w:ins>
          </w:p>
        </w:tc>
        <w:tc>
          <w:tcPr>
            <w:tcW w:w="919" w:type="dxa"/>
            <w:tcBorders>
              <w:top w:val="nil"/>
              <w:left w:val="nil"/>
              <w:bottom w:val="nil"/>
              <w:right w:val="nil"/>
            </w:tcBorders>
            <w:shd w:val="clear" w:color="000000" w:fill="D9D9D9"/>
            <w:noWrap/>
            <w:vAlign w:val="center"/>
            <w:hideMark/>
            <w:tcPrChange w:id="3600" w:author="Gannon, Hugh (Allianz Global Life)" w:date="2026-06-30T11:32:00Z" w16du:dateUtc="2026-06-30T10:32:00Z">
              <w:tcPr>
                <w:tcW w:w="927" w:type="dxa"/>
                <w:gridSpan w:val="2"/>
                <w:tcBorders>
                  <w:top w:val="nil"/>
                  <w:left w:val="nil"/>
                  <w:bottom w:val="nil"/>
                  <w:right w:val="nil"/>
                </w:tcBorders>
                <w:shd w:val="clear" w:color="000000" w:fill="D9D9D9"/>
                <w:noWrap/>
                <w:vAlign w:val="center"/>
                <w:hideMark/>
              </w:tcPr>
            </w:tcPrChange>
          </w:tcPr>
          <w:p w14:paraId="7C36EA33" w14:textId="77777777" w:rsidR="009B43A2" w:rsidRDefault="009B43A2">
            <w:pPr>
              <w:jc w:val="center"/>
              <w:rPr>
                <w:ins w:id="3601" w:author="Gannon, Hugh (Allianz Global Life)" w:date="2026-06-30T11:31:00Z" w16du:dateUtc="2026-06-30T10:31:00Z"/>
                <w:rFonts w:ascii="Arial" w:hAnsi="Arial" w:cs="Arial"/>
                <w:color w:val="000000"/>
                <w:sz w:val="16"/>
                <w:szCs w:val="16"/>
              </w:rPr>
            </w:pPr>
            <w:ins w:id="3602" w:author="Gannon, Hugh (Allianz Global Life)" w:date="2026-06-30T11:31:00Z" w16du:dateUtc="2026-06-30T10:31:00Z">
              <w:r>
                <w:rPr>
                  <w:rFonts w:ascii="Arial" w:hAnsi="Arial" w:cs="Arial"/>
                  <w:color w:val="000000"/>
                  <w:sz w:val="16"/>
                  <w:szCs w:val="16"/>
                </w:rPr>
                <w:t>101%</w:t>
              </w:r>
            </w:ins>
          </w:p>
        </w:tc>
        <w:tc>
          <w:tcPr>
            <w:tcW w:w="1061" w:type="dxa"/>
            <w:tcBorders>
              <w:top w:val="nil"/>
              <w:left w:val="nil"/>
              <w:bottom w:val="nil"/>
              <w:right w:val="nil"/>
            </w:tcBorders>
            <w:shd w:val="clear" w:color="000000" w:fill="D9D9D9"/>
            <w:noWrap/>
            <w:vAlign w:val="center"/>
            <w:hideMark/>
            <w:tcPrChange w:id="3603" w:author="Gannon, Hugh (Allianz Global Life)" w:date="2026-06-30T11:32:00Z" w16du:dateUtc="2026-06-30T10:32:00Z">
              <w:tcPr>
                <w:tcW w:w="1135" w:type="dxa"/>
                <w:gridSpan w:val="2"/>
                <w:tcBorders>
                  <w:top w:val="nil"/>
                  <w:left w:val="nil"/>
                  <w:bottom w:val="nil"/>
                  <w:right w:val="nil"/>
                </w:tcBorders>
                <w:shd w:val="clear" w:color="000000" w:fill="D9D9D9"/>
                <w:noWrap/>
                <w:vAlign w:val="center"/>
                <w:hideMark/>
              </w:tcPr>
            </w:tcPrChange>
          </w:tcPr>
          <w:p w14:paraId="61C3A1C8" w14:textId="77777777" w:rsidR="009B43A2" w:rsidRDefault="009B43A2">
            <w:pPr>
              <w:jc w:val="center"/>
              <w:rPr>
                <w:ins w:id="3604" w:author="Gannon, Hugh (Allianz Global Life)" w:date="2026-06-30T11:31:00Z" w16du:dateUtc="2026-06-30T10:31:00Z"/>
                <w:rFonts w:ascii="Arial" w:hAnsi="Arial" w:cs="Arial"/>
                <w:color w:val="000000"/>
                <w:sz w:val="16"/>
                <w:szCs w:val="16"/>
              </w:rPr>
            </w:pPr>
            <w:ins w:id="3605" w:author="Gannon, Hugh (Allianz Global Life)" w:date="2026-06-30T11:31:00Z" w16du:dateUtc="2026-06-30T10:31:00Z">
              <w:r>
                <w:rPr>
                  <w:rFonts w:ascii="Arial" w:hAnsi="Arial" w:cs="Arial"/>
                  <w:color w:val="000000"/>
                  <w:sz w:val="16"/>
                  <w:szCs w:val="16"/>
                </w:rPr>
                <w:t>10%</w:t>
              </w:r>
            </w:ins>
          </w:p>
        </w:tc>
        <w:tc>
          <w:tcPr>
            <w:tcW w:w="1139" w:type="dxa"/>
            <w:tcBorders>
              <w:top w:val="nil"/>
              <w:left w:val="nil"/>
              <w:bottom w:val="nil"/>
              <w:right w:val="nil"/>
            </w:tcBorders>
            <w:shd w:val="clear" w:color="000000" w:fill="D9D9D9"/>
            <w:noWrap/>
            <w:vAlign w:val="center"/>
            <w:hideMark/>
            <w:tcPrChange w:id="3606" w:author="Gannon, Hugh (Allianz Global Life)" w:date="2026-06-30T11:32:00Z" w16du:dateUtc="2026-06-30T10:32:00Z">
              <w:tcPr>
                <w:tcW w:w="1221" w:type="dxa"/>
                <w:gridSpan w:val="2"/>
                <w:tcBorders>
                  <w:top w:val="nil"/>
                  <w:left w:val="nil"/>
                  <w:bottom w:val="nil"/>
                  <w:right w:val="nil"/>
                </w:tcBorders>
                <w:shd w:val="clear" w:color="000000" w:fill="D9D9D9"/>
                <w:noWrap/>
                <w:vAlign w:val="center"/>
                <w:hideMark/>
              </w:tcPr>
            </w:tcPrChange>
          </w:tcPr>
          <w:p w14:paraId="29226E38" w14:textId="77777777" w:rsidR="009B43A2" w:rsidRDefault="009B43A2">
            <w:pPr>
              <w:jc w:val="center"/>
              <w:rPr>
                <w:ins w:id="3607" w:author="Gannon, Hugh (Allianz Global Life)" w:date="2026-06-30T11:31:00Z" w16du:dateUtc="2026-06-30T10:31:00Z"/>
                <w:rFonts w:ascii="Arial" w:hAnsi="Arial" w:cs="Arial"/>
                <w:color w:val="000000"/>
                <w:sz w:val="16"/>
                <w:szCs w:val="16"/>
              </w:rPr>
            </w:pPr>
            <w:ins w:id="3608" w:author="Gannon, Hugh (Allianz Global Life)" w:date="2026-06-30T11:31:00Z" w16du:dateUtc="2026-06-30T10:31:00Z">
              <w:r>
                <w:rPr>
                  <w:rFonts w:ascii="Arial" w:hAnsi="Arial" w:cs="Arial"/>
                  <w:color w:val="000000"/>
                  <w:sz w:val="16"/>
                  <w:szCs w:val="16"/>
                </w:rPr>
                <w:t>0.25%</w:t>
              </w:r>
            </w:ins>
          </w:p>
        </w:tc>
        <w:tc>
          <w:tcPr>
            <w:tcW w:w="992" w:type="dxa"/>
            <w:tcBorders>
              <w:top w:val="nil"/>
              <w:left w:val="nil"/>
              <w:bottom w:val="nil"/>
              <w:right w:val="nil"/>
            </w:tcBorders>
            <w:shd w:val="clear" w:color="000000" w:fill="D9D9D9"/>
            <w:noWrap/>
            <w:vAlign w:val="center"/>
            <w:hideMark/>
            <w:tcPrChange w:id="3609" w:author="Gannon, Hugh (Allianz Global Life)" w:date="2026-06-30T11:32:00Z" w16du:dateUtc="2026-06-30T10:32:00Z">
              <w:tcPr>
                <w:tcW w:w="898" w:type="dxa"/>
                <w:gridSpan w:val="2"/>
                <w:tcBorders>
                  <w:top w:val="nil"/>
                  <w:left w:val="nil"/>
                  <w:bottom w:val="nil"/>
                  <w:right w:val="nil"/>
                </w:tcBorders>
                <w:shd w:val="clear" w:color="000000" w:fill="D9D9D9"/>
                <w:noWrap/>
                <w:vAlign w:val="center"/>
                <w:hideMark/>
              </w:tcPr>
            </w:tcPrChange>
          </w:tcPr>
          <w:p w14:paraId="28EB17C9" w14:textId="77777777" w:rsidR="009B43A2" w:rsidRDefault="009B43A2">
            <w:pPr>
              <w:jc w:val="center"/>
              <w:rPr>
                <w:ins w:id="3610" w:author="Gannon, Hugh (Allianz Global Life)" w:date="2026-06-30T11:31:00Z" w16du:dateUtc="2026-06-30T10:31:00Z"/>
                <w:rFonts w:ascii="Arial" w:hAnsi="Arial" w:cs="Arial"/>
                <w:color w:val="000000"/>
                <w:sz w:val="16"/>
                <w:szCs w:val="16"/>
              </w:rPr>
            </w:pPr>
            <w:ins w:id="3611" w:author="Gannon, Hugh (Allianz Global Life)" w:date="2026-06-30T11:31:00Z" w16du:dateUtc="2026-06-30T10:31:00Z">
              <w:r>
                <w:rPr>
                  <w:rFonts w:ascii="Arial" w:hAnsi="Arial" w:cs="Arial"/>
                  <w:color w:val="000000"/>
                  <w:sz w:val="16"/>
                  <w:szCs w:val="16"/>
                </w:rPr>
                <w:t>1.15%</w:t>
              </w:r>
            </w:ins>
          </w:p>
        </w:tc>
        <w:tc>
          <w:tcPr>
            <w:tcW w:w="1417" w:type="dxa"/>
            <w:tcBorders>
              <w:top w:val="nil"/>
              <w:left w:val="nil"/>
              <w:bottom w:val="nil"/>
              <w:right w:val="single" w:sz="8" w:space="0" w:color="auto"/>
            </w:tcBorders>
            <w:shd w:val="clear" w:color="000000" w:fill="D9D9D9"/>
            <w:vAlign w:val="center"/>
            <w:hideMark/>
            <w:tcPrChange w:id="3612" w:author="Gannon, Hugh (Allianz Global Life)" w:date="2026-06-30T11:32:00Z" w16du:dateUtc="2026-06-30T10:32:00Z">
              <w:tcPr>
                <w:tcW w:w="1327" w:type="dxa"/>
                <w:gridSpan w:val="2"/>
                <w:tcBorders>
                  <w:top w:val="nil"/>
                  <w:left w:val="nil"/>
                  <w:bottom w:val="nil"/>
                  <w:right w:val="single" w:sz="8" w:space="0" w:color="auto"/>
                </w:tcBorders>
                <w:shd w:val="clear" w:color="000000" w:fill="D9D9D9"/>
                <w:vAlign w:val="center"/>
                <w:hideMark/>
              </w:tcPr>
            </w:tcPrChange>
          </w:tcPr>
          <w:p w14:paraId="5DFC51C2" w14:textId="77777777" w:rsidR="009B43A2" w:rsidRDefault="009B43A2">
            <w:pPr>
              <w:jc w:val="center"/>
              <w:rPr>
                <w:ins w:id="3613" w:author="Gannon, Hugh (Allianz Global Life)" w:date="2026-06-30T11:31:00Z" w16du:dateUtc="2026-06-30T10:31:00Z"/>
                <w:rFonts w:ascii="Arial" w:hAnsi="Arial" w:cs="Arial"/>
                <w:color w:val="000000"/>
                <w:sz w:val="16"/>
                <w:szCs w:val="16"/>
              </w:rPr>
            </w:pPr>
            <w:ins w:id="3614" w:author="Gannon, Hugh (Allianz Global Life)" w:date="2026-06-30T11:31:00Z" w16du:dateUtc="2026-06-30T10:31:00Z">
              <w:r>
                <w:rPr>
                  <w:rFonts w:ascii="Arial" w:hAnsi="Arial" w:cs="Arial"/>
                  <w:color w:val="000000"/>
                  <w:sz w:val="16"/>
                  <w:szCs w:val="16"/>
                </w:rPr>
                <w:t>Surr Pen on Single Premium / Clawback on Regular Premium</w:t>
              </w:r>
            </w:ins>
          </w:p>
        </w:tc>
      </w:tr>
      <w:tr w:rsidR="009B43A2" w14:paraId="24FC57D4" w14:textId="77777777" w:rsidTr="009B43A2">
        <w:trPr>
          <w:trHeight w:val="900"/>
          <w:ins w:id="3615" w:author="Gannon, Hugh (Allianz Global Life)" w:date="2026-06-30T11:31:00Z"/>
          <w:trPrChange w:id="3616" w:author="Gannon, Hugh (Allianz Global Life)" w:date="2026-06-30T11:32:00Z" w16du:dateUtc="2026-06-30T10:32:00Z">
            <w:trPr>
              <w:trHeight w:val="900"/>
            </w:trPr>
          </w:trPrChange>
        </w:trPr>
        <w:tc>
          <w:tcPr>
            <w:tcW w:w="841" w:type="dxa"/>
            <w:vMerge/>
            <w:tcBorders>
              <w:top w:val="nil"/>
              <w:left w:val="single" w:sz="8" w:space="0" w:color="auto"/>
              <w:bottom w:val="nil"/>
              <w:right w:val="nil"/>
            </w:tcBorders>
            <w:vAlign w:val="center"/>
            <w:hideMark/>
            <w:tcPrChange w:id="3617" w:author="Gannon, Hugh (Allianz Global Life)" w:date="2026-06-30T11:32:00Z" w16du:dateUtc="2026-06-30T10:32:00Z">
              <w:tcPr>
                <w:tcW w:w="904" w:type="dxa"/>
                <w:gridSpan w:val="2"/>
                <w:vMerge/>
                <w:tcBorders>
                  <w:top w:val="nil"/>
                  <w:left w:val="single" w:sz="8" w:space="0" w:color="auto"/>
                  <w:bottom w:val="nil"/>
                  <w:right w:val="nil"/>
                </w:tcBorders>
                <w:vAlign w:val="center"/>
                <w:hideMark/>
              </w:tcPr>
            </w:tcPrChange>
          </w:tcPr>
          <w:p w14:paraId="384C3BAC" w14:textId="77777777" w:rsidR="009B43A2" w:rsidRDefault="009B43A2">
            <w:pPr>
              <w:rPr>
                <w:ins w:id="3618" w:author="Gannon, Hugh (Allianz Global Life)" w:date="2026-06-30T11:31:00Z" w16du:dateUtc="2026-06-30T10:31:00Z"/>
                <w:rFonts w:ascii="Arial" w:hAnsi="Arial" w:cs="Arial"/>
                <w:color w:val="000000"/>
                <w:sz w:val="16"/>
                <w:szCs w:val="16"/>
              </w:rPr>
            </w:pPr>
          </w:p>
        </w:tc>
        <w:tc>
          <w:tcPr>
            <w:tcW w:w="850" w:type="dxa"/>
            <w:tcBorders>
              <w:top w:val="nil"/>
              <w:left w:val="nil"/>
              <w:bottom w:val="nil"/>
              <w:right w:val="nil"/>
            </w:tcBorders>
            <w:shd w:val="clear" w:color="000000" w:fill="D9D9D9"/>
            <w:noWrap/>
            <w:vAlign w:val="center"/>
            <w:hideMark/>
            <w:tcPrChange w:id="3619" w:author="Gannon, Hugh (Allianz Global Life)" w:date="2026-06-30T11:32:00Z" w16du:dateUtc="2026-06-30T10:32:00Z">
              <w:tcPr>
                <w:tcW w:w="905" w:type="dxa"/>
                <w:gridSpan w:val="2"/>
                <w:tcBorders>
                  <w:top w:val="nil"/>
                  <w:left w:val="nil"/>
                  <w:bottom w:val="nil"/>
                  <w:right w:val="nil"/>
                </w:tcBorders>
                <w:shd w:val="clear" w:color="000000" w:fill="D9D9D9"/>
                <w:noWrap/>
                <w:vAlign w:val="center"/>
                <w:hideMark/>
              </w:tcPr>
            </w:tcPrChange>
          </w:tcPr>
          <w:p w14:paraId="5F99F938" w14:textId="77777777" w:rsidR="009B43A2" w:rsidRDefault="009B43A2">
            <w:pPr>
              <w:jc w:val="center"/>
              <w:rPr>
                <w:ins w:id="3620" w:author="Gannon, Hugh (Allianz Global Life)" w:date="2026-06-30T11:31:00Z" w16du:dateUtc="2026-06-30T10:31:00Z"/>
                <w:rFonts w:ascii="Arial" w:hAnsi="Arial" w:cs="Arial"/>
                <w:color w:val="000000"/>
                <w:sz w:val="16"/>
                <w:szCs w:val="16"/>
              </w:rPr>
            </w:pPr>
            <w:ins w:id="3621" w:author="Gannon, Hugh (Allianz Global Life)" w:date="2026-06-30T11:31:00Z" w16du:dateUtc="2026-06-30T10:31:00Z">
              <w:r>
                <w:rPr>
                  <w:rFonts w:ascii="Arial" w:hAnsi="Arial" w:cs="Arial"/>
                  <w:color w:val="000000"/>
                  <w:sz w:val="16"/>
                  <w:szCs w:val="16"/>
                </w:rPr>
                <w:t>L2</w:t>
              </w:r>
            </w:ins>
          </w:p>
        </w:tc>
        <w:tc>
          <w:tcPr>
            <w:tcW w:w="1010" w:type="dxa"/>
            <w:tcBorders>
              <w:top w:val="nil"/>
              <w:left w:val="nil"/>
              <w:bottom w:val="nil"/>
              <w:right w:val="nil"/>
            </w:tcBorders>
            <w:shd w:val="clear" w:color="000000" w:fill="D9D9D9"/>
            <w:noWrap/>
            <w:vAlign w:val="center"/>
            <w:hideMark/>
            <w:tcPrChange w:id="3622" w:author="Gannon, Hugh (Allianz Global Life)" w:date="2026-06-30T11:32:00Z" w16du:dateUtc="2026-06-30T10:32:00Z">
              <w:tcPr>
                <w:tcW w:w="892" w:type="dxa"/>
                <w:tcBorders>
                  <w:top w:val="nil"/>
                  <w:left w:val="nil"/>
                  <w:bottom w:val="nil"/>
                  <w:right w:val="nil"/>
                </w:tcBorders>
                <w:shd w:val="clear" w:color="000000" w:fill="D9D9D9"/>
                <w:noWrap/>
                <w:vAlign w:val="center"/>
                <w:hideMark/>
              </w:tcPr>
            </w:tcPrChange>
          </w:tcPr>
          <w:p w14:paraId="30FABAFA" w14:textId="77777777" w:rsidR="009B43A2" w:rsidRDefault="009B43A2">
            <w:pPr>
              <w:jc w:val="center"/>
              <w:rPr>
                <w:ins w:id="3623" w:author="Gannon, Hugh (Allianz Global Life)" w:date="2026-06-30T11:31:00Z" w16du:dateUtc="2026-06-30T10:31:00Z"/>
                <w:rFonts w:ascii="Arial" w:hAnsi="Arial" w:cs="Arial"/>
                <w:color w:val="000000"/>
                <w:sz w:val="16"/>
                <w:szCs w:val="16"/>
              </w:rPr>
            </w:pPr>
            <w:ins w:id="3624" w:author="Gannon, Hugh (Allianz Global Life)" w:date="2026-06-30T11:31:00Z" w16du:dateUtc="2026-06-30T10:31:00Z">
              <w:r>
                <w:rPr>
                  <w:rFonts w:ascii="Arial" w:hAnsi="Arial" w:cs="Arial"/>
                  <w:color w:val="000000"/>
                  <w:sz w:val="16"/>
                  <w:szCs w:val="16"/>
                </w:rPr>
                <w:t>3.50%</w:t>
              </w:r>
            </w:ins>
          </w:p>
        </w:tc>
        <w:tc>
          <w:tcPr>
            <w:tcW w:w="924" w:type="dxa"/>
            <w:tcBorders>
              <w:top w:val="nil"/>
              <w:left w:val="nil"/>
              <w:bottom w:val="nil"/>
              <w:right w:val="nil"/>
            </w:tcBorders>
            <w:shd w:val="clear" w:color="000000" w:fill="D9D9D9"/>
            <w:noWrap/>
            <w:vAlign w:val="center"/>
            <w:hideMark/>
            <w:tcPrChange w:id="3625" w:author="Gannon, Hugh (Allianz Global Life)" w:date="2026-06-30T11:32:00Z" w16du:dateUtc="2026-06-30T10:32:00Z">
              <w:tcPr>
                <w:tcW w:w="924" w:type="dxa"/>
                <w:tcBorders>
                  <w:top w:val="nil"/>
                  <w:left w:val="nil"/>
                  <w:bottom w:val="nil"/>
                  <w:right w:val="nil"/>
                </w:tcBorders>
                <w:shd w:val="clear" w:color="000000" w:fill="D9D9D9"/>
                <w:noWrap/>
                <w:vAlign w:val="center"/>
                <w:hideMark/>
              </w:tcPr>
            </w:tcPrChange>
          </w:tcPr>
          <w:p w14:paraId="1DE3D64C" w14:textId="77777777" w:rsidR="009B43A2" w:rsidRDefault="009B43A2">
            <w:pPr>
              <w:jc w:val="center"/>
              <w:rPr>
                <w:ins w:id="3626" w:author="Gannon, Hugh (Allianz Global Life)" w:date="2026-06-30T11:31:00Z" w16du:dateUtc="2026-06-30T10:31:00Z"/>
                <w:rFonts w:ascii="Arial" w:hAnsi="Arial" w:cs="Arial"/>
                <w:color w:val="000000"/>
                <w:sz w:val="16"/>
                <w:szCs w:val="16"/>
              </w:rPr>
            </w:pPr>
            <w:ins w:id="3627" w:author="Gannon, Hugh (Allianz Global Life)" w:date="2026-06-30T11:31:00Z" w16du:dateUtc="2026-06-30T10:31:00Z">
              <w:r>
                <w:rPr>
                  <w:rFonts w:ascii="Arial" w:hAnsi="Arial" w:cs="Arial"/>
                  <w:color w:val="000000"/>
                  <w:sz w:val="16"/>
                  <w:szCs w:val="16"/>
                </w:rPr>
                <w:t>0% to 4%</w:t>
              </w:r>
            </w:ins>
          </w:p>
        </w:tc>
        <w:tc>
          <w:tcPr>
            <w:tcW w:w="1043" w:type="dxa"/>
            <w:tcBorders>
              <w:top w:val="nil"/>
              <w:left w:val="nil"/>
              <w:bottom w:val="nil"/>
              <w:right w:val="nil"/>
            </w:tcBorders>
            <w:shd w:val="clear" w:color="000000" w:fill="D9D9D9"/>
            <w:noWrap/>
            <w:vAlign w:val="center"/>
            <w:hideMark/>
            <w:tcPrChange w:id="3628" w:author="Gannon, Hugh (Allianz Global Life)" w:date="2026-06-30T11:32:00Z" w16du:dateUtc="2026-06-30T10:32:00Z">
              <w:tcPr>
                <w:tcW w:w="1427" w:type="dxa"/>
                <w:gridSpan w:val="2"/>
                <w:tcBorders>
                  <w:top w:val="nil"/>
                  <w:left w:val="nil"/>
                  <w:bottom w:val="nil"/>
                  <w:right w:val="nil"/>
                </w:tcBorders>
                <w:shd w:val="clear" w:color="000000" w:fill="D9D9D9"/>
                <w:noWrap/>
                <w:vAlign w:val="center"/>
                <w:hideMark/>
              </w:tcPr>
            </w:tcPrChange>
          </w:tcPr>
          <w:p w14:paraId="48A0F468" w14:textId="77777777" w:rsidR="009B43A2" w:rsidRDefault="009B43A2">
            <w:pPr>
              <w:jc w:val="center"/>
              <w:rPr>
                <w:ins w:id="3629" w:author="Gannon, Hugh (Allianz Global Life)" w:date="2026-06-30T11:31:00Z" w16du:dateUtc="2026-06-30T10:31:00Z"/>
                <w:rFonts w:ascii="Arial" w:hAnsi="Arial" w:cs="Arial"/>
                <w:color w:val="000000"/>
                <w:sz w:val="16"/>
                <w:szCs w:val="16"/>
              </w:rPr>
            </w:pPr>
            <w:ins w:id="3630" w:author="Gannon, Hugh (Allianz Global Life)" w:date="2026-06-30T11:31:00Z" w16du:dateUtc="2026-06-30T10:31:00Z">
              <w:r>
                <w:rPr>
                  <w:rFonts w:ascii="Arial" w:hAnsi="Arial" w:cs="Arial"/>
                  <w:color w:val="000000"/>
                  <w:sz w:val="16"/>
                  <w:szCs w:val="16"/>
                </w:rPr>
                <w:t>99.5% to 103.50%</w:t>
              </w:r>
            </w:ins>
          </w:p>
        </w:tc>
        <w:tc>
          <w:tcPr>
            <w:tcW w:w="919" w:type="dxa"/>
            <w:tcBorders>
              <w:top w:val="nil"/>
              <w:left w:val="nil"/>
              <w:bottom w:val="nil"/>
              <w:right w:val="nil"/>
            </w:tcBorders>
            <w:shd w:val="clear" w:color="000000" w:fill="D9D9D9"/>
            <w:noWrap/>
            <w:vAlign w:val="center"/>
            <w:hideMark/>
            <w:tcPrChange w:id="3631" w:author="Gannon, Hugh (Allianz Global Life)" w:date="2026-06-30T11:32:00Z" w16du:dateUtc="2026-06-30T10:32:00Z">
              <w:tcPr>
                <w:tcW w:w="927" w:type="dxa"/>
                <w:gridSpan w:val="2"/>
                <w:tcBorders>
                  <w:top w:val="nil"/>
                  <w:left w:val="nil"/>
                  <w:bottom w:val="nil"/>
                  <w:right w:val="nil"/>
                </w:tcBorders>
                <w:shd w:val="clear" w:color="000000" w:fill="D9D9D9"/>
                <w:noWrap/>
                <w:vAlign w:val="center"/>
                <w:hideMark/>
              </w:tcPr>
            </w:tcPrChange>
          </w:tcPr>
          <w:p w14:paraId="61CD089B" w14:textId="77777777" w:rsidR="009B43A2" w:rsidRDefault="009B43A2">
            <w:pPr>
              <w:jc w:val="center"/>
              <w:rPr>
                <w:ins w:id="3632" w:author="Gannon, Hugh (Allianz Global Life)" w:date="2026-06-30T11:31:00Z" w16du:dateUtc="2026-06-30T10:31:00Z"/>
                <w:rFonts w:ascii="Arial" w:hAnsi="Arial" w:cs="Arial"/>
                <w:color w:val="000000"/>
                <w:sz w:val="16"/>
                <w:szCs w:val="16"/>
              </w:rPr>
            </w:pPr>
            <w:ins w:id="3633" w:author="Gannon, Hugh (Allianz Global Life)" w:date="2026-06-30T11:31:00Z" w16du:dateUtc="2026-06-30T10:31:00Z">
              <w:r>
                <w:rPr>
                  <w:rFonts w:ascii="Arial" w:hAnsi="Arial" w:cs="Arial"/>
                  <w:color w:val="000000"/>
                  <w:sz w:val="16"/>
                  <w:szCs w:val="16"/>
                </w:rPr>
                <w:t>100%</w:t>
              </w:r>
            </w:ins>
          </w:p>
        </w:tc>
        <w:tc>
          <w:tcPr>
            <w:tcW w:w="1061" w:type="dxa"/>
            <w:tcBorders>
              <w:top w:val="nil"/>
              <w:left w:val="nil"/>
              <w:bottom w:val="nil"/>
              <w:right w:val="nil"/>
            </w:tcBorders>
            <w:shd w:val="clear" w:color="000000" w:fill="D9D9D9"/>
            <w:noWrap/>
            <w:vAlign w:val="center"/>
            <w:hideMark/>
            <w:tcPrChange w:id="3634" w:author="Gannon, Hugh (Allianz Global Life)" w:date="2026-06-30T11:32:00Z" w16du:dateUtc="2026-06-30T10:32:00Z">
              <w:tcPr>
                <w:tcW w:w="1135" w:type="dxa"/>
                <w:gridSpan w:val="2"/>
                <w:tcBorders>
                  <w:top w:val="nil"/>
                  <w:left w:val="nil"/>
                  <w:bottom w:val="nil"/>
                  <w:right w:val="nil"/>
                </w:tcBorders>
                <w:shd w:val="clear" w:color="000000" w:fill="D9D9D9"/>
                <w:noWrap/>
                <w:vAlign w:val="center"/>
                <w:hideMark/>
              </w:tcPr>
            </w:tcPrChange>
          </w:tcPr>
          <w:p w14:paraId="11CFFF73" w14:textId="77777777" w:rsidR="009B43A2" w:rsidRDefault="009B43A2">
            <w:pPr>
              <w:jc w:val="center"/>
              <w:rPr>
                <w:ins w:id="3635" w:author="Gannon, Hugh (Allianz Global Life)" w:date="2026-06-30T11:31:00Z" w16du:dateUtc="2026-06-30T10:31:00Z"/>
                <w:rFonts w:ascii="Arial" w:hAnsi="Arial" w:cs="Arial"/>
                <w:color w:val="000000"/>
                <w:sz w:val="16"/>
                <w:szCs w:val="16"/>
              </w:rPr>
            </w:pPr>
            <w:ins w:id="3636" w:author="Gannon, Hugh (Allianz Global Life)" w:date="2026-06-30T11:31:00Z" w16du:dateUtc="2026-06-30T10:31:00Z">
              <w:r>
                <w:rPr>
                  <w:rFonts w:ascii="Arial" w:hAnsi="Arial" w:cs="Arial"/>
                  <w:color w:val="000000"/>
                  <w:sz w:val="16"/>
                  <w:szCs w:val="16"/>
                </w:rPr>
                <w:t>15%</w:t>
              </w:r>
            </w:ins>
          </w:p>
        </w:tc>
        <w:tc>
          <w:tcPr>
            <w:tcW w:w="1139" w:type="dxa"/>
            <w:tcBorders>
              <w:top w:val="nil"/>
              <w:left w:val="nil"/>
              <w:bottom w:val="nil"/>
              <w:right w:val="nil"/>
            </w:tcBorders>
            <w:shd w:val="clear" w:color="000000" w:fill="D9D9D9"/>
            <w:noWrap/>
            <w:vAlign w:val="center"/>
            <w:hideMark/>
            <w:tcPrChange w:id="3637" w:author="Gannon, Hugh (Allianz Global Life)" w:date="2026-06-30T11:32:00Z" w16du:dateUtc="2026-06-30T10:32:00Z">
              <w:tcPr>
                <w:tcW w:w="1221" w:type="dxa"/>
                <w:gridSpan w:val="2"/>
                <w:tcBorders>
                  <w:top w:val="nil"/>
                  <w:left w:val="nil"/>
                  <w:bottom w:val="nil"/>
                  <w:right w:val="nil"/>
                </w:tcBorders>
                <w:shd w:val="clear" w:color="000000" w:fill="D9D9D9"/>
                <w:noWrap/>
                <w:vAlign w:val="center"/>
                <w:hideMark/>
              </w:tcPr>
            </w:tcPrChange>
          </w:tcPr>
          <w:p w14:paraId="738789C9" w14:textId="77777777" w:rsidR="009B43A2" w:rsidRDefault="009B43A2">
            <w:pPr>
              <w:jc w:val="center"/>
              <w:rPr>
                <w:ins w:id="3638" w:author="Gannon, Hugh (Allianz Global Life)" w:date="2026-06-30T11:31:00Z" w16du:dateUtc="2026-06-30T10:31:00Z"/>
                <w:rFonts w:ascii="Arial" w:hAnsi="Arial" w:cs="Arial"/>
                <w:color w:val="000000"/>
                <w:sz w:val="16"/>
                <w:szCs w:val="16"/>
              </w:rPr>
            </w:pPr>
            <w:ins w:id="3639" w:author="Gannon, Hugh (Allianz Global Life)" w:date="2026-06-30T11:31:00Z" w16du:dateUtc="2026-06-30T10:31:00Z">
              <w:r>
                <w:rPr>
                  <w:rFonts w:ascii="Arial" w:hAnsi="Arial" w:cs="Arial"/>
                  <w:color w:val="000000"/>
                  <w:sz w:val="16"/>
                  <w:szCs w:val="16"/>
                </w:rPr>
                <w:t>0.25%</w:t>
              </w:r>
            </w:ins>
          </w:p>
        </w:tc>
        <w:tc>
          <w:tcPr>
            <w:tcW w:w="992" w:type="dxa"/>
            <w:tcBorders>
              <w:top w:val="nil"/>
              <w:left w:val="nil"/>
              <w:bottom w:val="nil"/>
              <w:right w:val="nil"/>
            </w:tcBorders>
            <w:shd w:val="clear" w:color="000000" w:fill="D9D9D9"/>
            <w:noWrap/>
            <w:vAlign w:val="center"/>
            <w:hideMark/>
            <w:tcPrChange w:id="3640" w:author="Gannon, Hugh (Allianz Global Life)" w:date="2026-06-30T11:32:00Z" w16du:dateUtc="2026-06-30T10:32:00Z">
              <w:tcPr>
                <w:tcW w:w="898" w:type="dxa"/>
                <w:gridSpan w:val="2"/>
                <w:tcBorders>
                  <w:top w:val="nil"/>
                  <w:left w:val="nil"/>
                  <w:bottom w:val="nil"/>
                  <w:right w:val="nil"/>
                </w:tcBorders>
                <w:shd w:val="clear" w:color="000000" w:fill="D9D9D9"/>
                <w:noWrap/>
                <w:vAlign w:val="center"/>
                <w:hideMark/>
              </w:tcPr>
            </w:tcPrChange>
          </w:tcPr>
          <w:p w14:paraId="31BDC7E6" w14:textId="77777777" w:rsidR="009B43A2" w:rsidRDefault="009B43A2">
            <w:pPr>
              <w:jc w:val="center"/>
              <w:rPr>
                <w:ins w:id="3641" w:author="Gannon, Hugh (Allianz Global Life)" w:date="2026-06-30T11:31:00Z" w16du:dateUtc="2026-06-30T10:31:00Z"/>
                <w:rFonts w:ascii="Arial" w:hAnsi="Arial" w:cs="Arial"/>
                <w:color w:val="000000"/>
                <w:sz w:val="16"/>
                <w:szCs w:val="16"/>
              </w:rPr>
            </w:pPr>
            <w:ins w:id="3642" w:author="Gannon, Hugh (Allianz Global Life)" w:date="2026-06-30T11:31:00Z" w16du:dateUtc="2026-06-30T10:31:00Z">
              <w:r>
                <w:rPr>
                  <w:rFonts w:ascii="Arial" w:hAnsi="Arial" w:cs="Arial"/>
                  <w:color w:val="000000"/>
                  <w:sz w:val="16"/>
                  <w:szCs w:val="16"/>
                </w:rPr>
                <w:t>1.15%</w:t>
              </w:r>
            </w:ins>
          </w:p>
        </w:tc>
        <w:tc>
          <w:tcPr>
            <w:tcW w:w="1417" w:type="dxa"/>
            <w:tcBorders>
              <w:top w:val="nil"/>
              <w:left w:val="nil"/>
              <w:bottom w:val="nil"/>
              <w:right w:val="single" w:sz="8" w:space="0" w:color="auto"/>
            </w:tcBorders>
            <w:shd w:val="clear" w:color="000000" w:fill="D9D9D9"/>
            <w:vAlign w:val="center"/>
            <w:hideMark/>
            <w:tcPrChange w:id="3643" w:author="Gannon, Hugh (Allianz Global Life)" w:date="2026-06-30T11:32:00Z" w16du:dateUtc="2026-06-30T10:32:00Z">
              <w:tcPr>
                <w:tcW w:w="1327" w:type="dxa"/>
                <w:gridSpan w:val="2"/>
                <w:tcBorders>
                  <w:top w:val="nil"/>
                  <w:left w:val="nil"/>
                  <w:bottom w:val="nil"/>
                  <w:right w:val="single" w:sz="8" w:space="0" w:color="auto"/>
                </w:tcBorders>
                <w:shd w:val="clear" w:color="000000" w:fill="D9D9D9"/>
                <w:vAlign w:val="center"/>
                <w:hideMark/>
              </w:tcPr>
            </w:tcPrChange>
          </w:tcPr>
          <w:p w14:paraId="58AAA156" w14:textId="77777777" w:rsidR="009B43A2" w:rsidRDefault="009B43A2">
            <w:pPr>
              <w:jc w:val="center"/>
              <w:rPr>
                <w:ins w:id="3644" w:author="Gannon, Hugh (Allianz Global Life)" w:date="2026-06-30T11:31:00Z" w16du:dateUtc="2026-06-30T10:31:00Z"/>
                <w:rFonts w:ascii="Arial" w:hAnsi="Arial" w:cs="Arial"/>
                <w:color w:val="000000"/>
                <w:sz w:val="16"/>
                <w:szCs w:val="16"/>
              </w:rPr>
            </w:pPr>
            <w:ins w:id="3645" w:author="Gannon, Hugh (Allianz Global Life)" w:date="2026-06-30T11:31:00Z" w16du:dateUtc="2026-06-30T10:31:00Z">
              <w:r>
                <w:rPr>
                  <w:rFonts w:ascii="Arial" w:hAnsi="Arial" w:cs="Arial"/>
                  <w:color w:val="000000"/>
                  <w:sz w:val="16"/>
                  <w:szCs w:val="16"/>
                </w:rPr>
                <w:t>Surr Pen on Single Premium / Clawback on Regular Premium</w:t>
              </w:r>
            </w:ins>
          </w:p>
        </w:tc>
      </w:tr>
      <w:tr w:rsidR="009B43A2" w14:paraId="418B9DF0" w14:textId="77777777" w:rsidTr="009B43A2">
        <w:trPr>
          <w:trHeight w:val="900"/>
          <w:ins w:id="3646" w:author="Gannon, Hugh (Allianz Global Life)" w:date="2026-06-30T11:31:00Z"/>
          <w:trPrChange w:id="3647" w:author="Gannon, Hugh (Allianz Global Life)" w:date="2026-06-30T11:32:00Z" w16du:dateUtc="2026-06-30T10:32:00Z">
            <w:trPr>
              <w:trHeight w:val="900"/>
            </w:trPr>
          </w:trPrChange>
        </w:trPr>
        <w:tc>
          <w:tcPr>
            <w:tcW w:w="841" w:type="dxa"/>
            <w:vMerge w:val="restart"/>
            <w:tcBorders>
              <w:top w:val="nil"/>
              <w:left w:val="single" w:sz="8" w:space="0" w:color="auto"/>
              <w:bottom w:val="single" w:sz="8" w:space="0" w:color="000000"/>
              <w:right w:val="nil"/>
            </w:tcBorders>
            <w:noWrap/>
            <w:vAlign w:val="center"/>
            <w:hideMark/>
            <w:tcPrChange w:id="3648" w:author="Gannon, Hugh (Allianz Global Life)" w:date="2026-06-30T11:32:00Z" w16du:dateUtc="2026-06-30T10:32:00Z">
              <w:tcPr>
                <w:tcW w:w="904" w:type="dxa"/>
                <w:gridSpan w:val="2"/>
                <w:vMerge w:val="restart"/>
                <w:tcBorders>
                  <w:top w:val="nil"/>
                  <w:left w:val="single" w:sz="8" w:space="0" w:color="auto"/>
                  <w:bottom w:val="single" w:sz="8" w:space="0" w:color="000000"/>
                  <w:right w:val="nil"/>
                </w:tcBorders>
                <w:noWrap/>
                <w:vAlign w:val="center"/>
                <w:hideMark/>
              </w:tcPr>
            </w:tcPrChange>
          </w:tcPr>
          <w:p w14:paraId="7FC235F4" w14:textId="77777777" w:rsidR="009B43A2" w:rsidRDefault="009B43A2">
            <w:pPr>
              <w:jc w:val="center"/>
              <w:rPr>
                <w:ins w:id="3649" w:author="Gannon, Hugh (Allianz Global Life)" w:date="2026-06-30T11:31:00Z" w16du:dateUtc="2026-06-30T10:31:00Z"/>
                <w:rFonts w:ascii="Arial" w:hAnsi="Arial" w:cs="Arial"/>
                <w:color w:val="000000"/>
                <w:sz w:val="16"/>
                <w:szCs w:val="16"/>
              </w:rPr>
            </w:pPr>
            <w:ins w:id="3650" w:author="Gannon, Hugh (Allianz Global Life)" w:date="2026-06-30T11:31:00Z" w16du:dateUtc="2026-06-30T10:31:00Z">
              <w:r>
                <w:rPr>
                  <w:rFonts w:ascii="Arial" w:hAnsi="Arial" w:cs="Arial"/>
                  <w:color w:val="000000"/>
                  <w:sz w:val="16"/>
                  <w:szCs w:val="16"/>
                </w:rPr>
                <w:t>M</w:t>
              </w:r>
            </w:ins>
          </w:p>
        </w:tc>
        <w:tc>
          <w:tcPr>
            <w:tcW w:w="850" w:type="dxa"/>
            <w:tcBorders>
              <w:top w:val="nil"/>
              <w:left w:val="nil"/>
              <w:bottom w:val="nil"/>
              <w:right w:val="nil"/>
            </w:tcBorders>
            <w:noWrap/>
            <w:vAlign w:val="center"/>
            <w:hideMark/>
            <w:tcPrChange w:id="3651" w:author="Gannon, Hugh (Allianz Global Life)" w:date="2026-06-30T11:32:00Z" w16du:dateUtc="2026-06-30T10:32:00Z">
              <w:tcPr>
                <w:tcW w:w="905" w:type="dxa"/>
                <w:gridSpan w:val="2"/>
                <w:tcBorders>
                  <w:top w:val="nil"/>
                  <w:left w:val="nil"/>
                  <w:bottom w:val="nil"/>
                  <w:right w:val="nil"/>
                </w:tcBorders>
                <w:noWrap/>
                <w:vAlign w:val="center"/>
                <w:hideMark/>
              </w:tcPr>
            </w:tcPrChange>
          </w:tcPr>
          <w:p w14:paraId="589CDEF4" w14:textId="77777777" w:rsidR="009B43A2" w:rsidRDefault="009B43A2">
            <w:pPr>
              <w:jc w:val="center"/>
              <w:rPr>
                <w:ins w:id="3652" w:author="Gannon, Hugh (Allianz Global Life)" w:date="2026-06-30T11:31:00Z" w16du:dateUtc="2026-06-30T10:31:00Z"/>
                <w:rFonts w:ascii="Arial" w:hAnsi="Arial" w:cs="Arial"/>
                <w:color w:val="000000"/>
                <w:sz w:val="16"/>
                <w:szCs w:val="16"/>
              </w:rPr>
            </w:pPr>
            <w:ins w:id="3653" w:author="Gannon, Hugh (Allianz Global Life)" w:date="2026-06-30T11:31:00Z" w16du:dateUtc="2026-06-30T10:31:00Z">
              <w:r>
                <w:rPr>
                  <w:rFonts w:ascii="Arial" w:hAnsi="Arial" w:cs="Arial"/>
                  <w:color w:val="000000"/>
                  <w:sz w:val="16"/>
                  <w:szCs w:val="16"/>
                </w:rPr>
                <w:t>M1</w:t>
              </w:r>
            </w:ins>
          </w:p>
        </w:tc>
        <w:tc>
          <w:tcPr>
            <w:tcW w:w="1010" w:type="dxa"/>
            <w:tcBorders>
              <w:top w:val="nil"/>
              <w:left w:val="nil"/>
              <w:bottom w:val="nil"/>
              <w:right w:val="nil"/>
            </w:tcBorders>
            <w:noWrap/>
            <w:vAlign w:val="center"/>
            <w:hideMark/>
            <w:tcPrChange w:id="3654" w:author="Gannon, Hugh (Allianz Global Life)" w:date="2026-06-30T11:32:00Z" w16du:dateUtc="2026-06-30T10:32:00Z">
              <w:tcPr>
                <w:tcW w:w="892" w:type="dxa"/>
                <w:tcBorders>
                  <w:top w:val="nil"/>
                  <w:left w:val="nil"/>
                  <w:bottom w:val="nil"/>
                  <w:right w:val="nil"/>
                </w:tcBorders>
                <w:noWrap/>
                <w:vAlign w:val="center"/>
                <w:hideMark/>
              </w:tcPr>
            </w:tcPrChange>
          </w:tcPr>
          <w:p w14:paraId="152226A9" w14:textId="77777777" w:rsidR="009B43A2" w:rsidRDefault="009B43A2">
            <w:pPr>
              <w:jc w:val="center"/>
              <w:rPr>
                <w:ins w:id="3655" w:author="Gannon, Hugh (Allianz Global Life)" w:date="2026-06-30T11:31:00Z" w16du:dateUtc="2026-06-30T10:31:00Z"/>
                <w:rFonts w:ascii="Arial" w:hAnsi="Arial" w:cs="Arial"/>
                <w:color w:val="000000"/>
                <w:sz w:val="16"/>
                <w:szCs w:val="16"/>
              </w:rPr>
            </w:pPr>
            <w:ins w:id="3656" w:author="Gannon, Hugh (Allianz Global Life)" w:date="2026-06-30T11:31:00Z" w16du:dateUtc="2026-06-30T10:31:00Z">
              <w:r>
                <w:rPr>
                  <w:rFonts w:ascii="Arial" w:hAnsi="Arial" w:cs="Arial"/>
                  <w:color w:val="000000"/>
                  <w:sz w:val="16"/>
                  <w:szCs w:val="16"/>
                </w:rPr>
                <w:t>2.50%</w:t>
              </w:r>
            </w:ins>
          </w:p>
        </w:tc>
        <w:tc>
          <w:tcPr>
            <w:tcW w:w="924" w:type="dxa"/>
            <w:tcBorders>
              <w:top w:val="nil"/>
              <w:left w:val="nil"/>
              <w:bottom w:val="nil"/>
              <w:right w:val="nil"/>
            </w:tcBorders>
            <w:noWrap/>
            <w:vAlign w:val="center"/>
            <w:hideMark/>
            <w:tcPrChange w:id="3657" w:author="Gannon, Hugh (Allianz Global Life)" w:date="2026-06-30T11:32:00Z" w16du:dateUtc="2026-06-30T10:32:00Z">
              <w:tcPr>
                <w:tcW w:w="924" w:type="dxa"/>
                <w:tcBorders>
                  <w:top w:val="nil"/>
                  <w:left w:val="nil"/>
                  <w:bottom w:val="nil"/>
                  <w:right w:val="nil"/>
                </w:tcBorders>
                <w:noWrap/>
                <w:vAlign w:val="center"/>
                <w:hideMark/>
              </w:tcPr>
            </w:tcPrChange>
          </w:tcPr>
          <w:p w14:paraId="5A31EA13" w14:textId="77777777" w:rsidR="009B43A2" w:rsidRDefault="009B43A2">
            <w:pPr>
              <w:jc w:val="center"/>
              <w:rPr>
                <w:ins w:id="3658" w:author="Gannon, Hugh (Allianz Global Life)" w:date="2026-06-30T11:31:00Z" w16du:dateUtc="2026-06-30T10:31:00Z"/>
                <w:rFonts w:ascii="Arial" w:hAnsi="Arial" w:cs="Arial"/>
                <w:color w:val="000000"/>
                <w:sz w:val="16"/>
                <w:szCs w:val="16"/>
              </w:rPr>
            </w:pPr>
            <w:ins w:id="3659" w:author="Gannon, Hugh (Allianz Global Life)" w:date="2026-06-30T11:31:00Z" w16du:dateUtc="2026-06-30T10:31:00Z">
              <w:r>
                <w:rPr>
                  <w:rFonts w:ascii="Arial" w:hAnsi="Arial" w:cs="Arial"/>
                  <w:color w:val="000000"/>
                  <w:sz w:val="16"/>
                  <w:szCs w:val="16"/>
                </w:rPr>
                <w:t>0% to 4%</w:t>
              </w:r>
            </w:ins>
          </w:p>
        </w:tc>
        <w:tc>
          <w:tcPr>
            <w:tcW w:w="1043" w:type="dxa"/>
            <w:tcBorders>
              <w:top w:val="nil"/>
              <w:left w:val="nil"/>
              <w:bottom w:val="nil"/>
              <w:right w:val="nil"/>
            </w:tcBorders>
            <w:noWrap/>
            <w:vAlign w:val="center"/>
            <w:hideMark/>
            <w:tcPrChange w:id="3660" w:author="Gannon, Hugh (Allianz Global Life)" w:date="2026-06-30T11:32:00Z" w16du:dateUtc="2026-06-30T10:32:00Z">
              <w:tcPr>
                <w:tcW w:w="1427" w:type="dxa"/>
                <w:gridSpan w:val="2"/>
                <w:tcBorders>
                  <w:top w:val="nil"/>
                  <w:left w:val="nil"/>
                  <w:bottom w:val="nil"/>
                  <w:right w:val="nil"/>
                </w:tcBorders>
                <w:noWrap/>
                <w:vAlign w:val="center"/>
                <w:hideMark/>
              </w:tcPr>
            </w:tcPrChange>
          </w:tcPr>
          <w:p w14:paraId="47EDBC16" w14:textId="77777777" w:rsidR="009B43A2" w:rsidRDefault="009B43A2">
            <w:pPr>
              <w:jc w:val="center"/>
              <w:rPr>
                <w:ins w:id="3661" w:author="Gannon, Hugh (Allianz Global Life)" w:date="2026-06-30T11:31:00Z" w16du:dateUtc="2026-06-30T10:31:00Z"/>
                <w:rFonts w:ascii="Arial" w:hAnsi="Arial" w:cs="Arial"/>
                <w:color w:val="000000"/>
                <w:sz w:val="16"/>
                <w:szCs w:val="16"/>
              </w:rPr>
            </w:pPr>
            <w:ins w:id="3662" w:author="Gannon, Hugh (Allianz Global Life)" w:date="2026-06-30T11:31:00Z" w16du:dateUtc="2026-06-30T10:31:00Z">
              <w:r>
                <w:rPr>
                  <w:rFonts w:ascii="Arial" w:hAnsi="Arial" w:cs="Arial"/>
                  <w:color w:val="000000"/>
                  <w:sz w:val="16"/>
                  <w:szCs w:val="16"/>
                </w:rPr>
                <w:t>99.50% to 103.50%</w:t>
              </w:r>
            </w:ins>
          </w:p>
        </w:tc>
        <w:tc>
          <w:tcPr>
            <w:tcW w:w="919" w:type="dxa"/>
            <w:tcBorders>
              <w:top w:val="nil"/>
              <w:left w:val="nil"/>
              <w:bottom w:val="nil"/>
              <w:right w:val="nil"/>
            </w:tcBorders>
            <w:noWrap/>
            <w:vAlign w:val="center"/>
            <w:hideMark/>
            <w:tcPrChange w:id="3663" w:author="Gannon, Hugh (Allianz Global Life)" w:date="2026-06-30T11:32:00Z" w16du:dateUtc="2026-06-30T10:32:00Z">
              <w:tcPr>
                <w:tcW w:w="927" w:type="dxa"/>
                <w:gridSpan w:val="2"/>
                <w:tcBorders>
                  <w:top w:val="nil"/>
                  <w:left w:val="nil"/>
                  <w:bottom w:val="nil"/>
                  <w:right w:val="nil"/>
                </w:tcBorders>
                <w:noWrap/>
                <w:vAlign w:val="center"/>
                <w:hideMark/>
              </w:tcPr>
            </w:tcPrChange>
          </w:tcPr>
          <w:p w14:paraId="06556206" w14:textId="77777777" w:rsidR="009B43A2" w:rsidRDefault="009B43A2">
            <w:pPr>
              <w:jc w:val="center"/>
              <w:rPr>
                <w:ins w:id="3664" w:author="Gannon, Hugh (Allianz Global Life)" w:date="2026-06-30T11:31:00Z" w16du:dateUtc="2026-06-30T10:31:00Z"/>
                <w:rFonts w:ascii="Arial" w:hAnsi="Arial" w:cs="Arial"/>
                <w:color w:val="000000"/>
                <w:sz w:val="16"/>
                <w:szCs w:val="16"/>
              </w:rPr>
            </w:pPr>
            <w:ins w:id="3665" w:author="Gannon, Hugh (Allianz Global Life)" w:date="2026-06-30T11:31:00Z" w16du:dateUtc="2026-06-30T10:31:00Z">
              <w:r>
                <w:rPr>
                  <w:rFonts w:ascii="Arial" w:hAnsi="Arial" w:cs="Arial"/>
                  <w:color w:val="000000"/>
                  <w:sz w:val="16"/>
                  <w:szCs w:val="16"/>
                </w:rPr>
                <w:t>101%</w:t>
              </w:r>
            </w:ins>
          </w:p>
        </w:tc>
        <w:tc>
          <w:tcPr>
            <w:tcW w:w="1061" w:type="dxa"/>
            <w:tcBorders>
              <w:top w:val="nil"/>
              <w:left w:val="nil"/>
              <w:bottom w:val="nil"/>
              <w:right w:val="nil"/>
            </w:tcBorders>
            <w:noWrap/>
            <w:vAlign w:val="center"/>
            <w:hideMark/>
            <w:tcPrChange w:id="3666" w:author="Gannon, Hugh (Allianz Global Life)" w:date="2026-06-30T11:32:00Z" w16du:dateUtc="2026-06-30T10:32:00Z">
              <w:tcPr>
                <w:tcW w:w="1135" w:type="dxa"/>
                <w:gridSpan w:val="2"/>
                <w:tcBorders>
                  <w:top w:val="nil"/>
                  <w:left w:val="nil"/>
                  <w:bottom w:val="nil"/>
                  <w:right w:val="nil"/>
                </w:tcBorders>
                <w:noWrap/>
                <w:vAlign w:val="center"/>
                <w:hideMark/>
              </w:tcPr>
            </w:tcPrChange>
          </w:tcPr>
          <w:p w14:paraId="149E4557" w14:textId="77777777" w:rsidR="009B43A2" w:rsidRDefault="009B43A2">
            <w:pPr>
              <w:jc w:val="center"/>
              <w:rPr>
                <w:ins w:id="3667" w:author="Gannon, Hugh (Allianz Global Life)" w:date="2026-06-30T11:31:00Z" w16du:dateUtc="2026-06-30T10:31:00Z"/>
                <w:rFonts w:ascii="Arial" w:hAnsi="Arial" w:cs="Arial"/>
                <w:color w:val="000000"/>
                <w:sz w:val="16"/>
                <w:szCs w:val="16"/>
              </w:rPr>
            </w:pPr>
            <w:ins w:id="3668" w:author="Gannon, Hugh (Allianz Global Life)" w:date="2026-06-30T11:31:00Z" w16du:dateUtc="2026-06-30T10:31:00Z">
              <w:r>
                <w:rPr>
                  <w:rFonts w:ascii="Arial" w:hAnsi="Arial" w:cs="Arial"/>
                  <w:color w:val="000000"/>
                  <w:sz w:val="16"/>
                  <w:szCs w:val="16"/>
                </w:rPr>
                <w:t>10%</w:t>
              </w:r>
            </w:ins>
          </w:p>
        </w:tc>
        <w:tc>
          <w:tcPr>
            <w:tcW w:w="1139" w:type="dxa"/>
            <w:tcBorders>
              <w:top w:val="nil"/>
              <w:left w:val="nil"/>
              <w:bottom w:val="nil"/>
              <w:right w:val="nil"/>
            </w:tcBorders>
            <w:noWrap/>
            <w:vAlign w:val="center"/>
            <w:hideMark/>
            <w:tcPrChange w:id="3669" w:author="Gannon, Hugh (Allianz Global Life)" w:date="2026-06-30T11:32:00Z" w16du:dateUtc="2026-06-30T10:32:00Z">
              <w:tcPr>
                <w:tcW w:w="1221" w:type="dxa"/>
                <w:gridSpan w:val="2"/>
                <w:tcBorders>
                  <w:top w:val="nil"/>
                  <w:left w:val="nil"/>
                  <w:bottom w:val="nil"/>
                  <w:right w:val="nil"/>
                </w:tcBorders>
                <w:noWrap/>
                <w:vAlign w:val="center"/>
                <w:hideMark/>
              </w:tcPr>
            </w:tcPrChange>
          </w:tcPr>
          <w:p w14:paraId="16D6E72F" w14:textId="77777777" w:rsidR="009B43A2" w:rsidRDefault="009B43A2">
            <w:pPr>
              <w:jc w:val="center"/>
              <w:rPr>
                <w:ins w:id="3670" w:author="Gannon, Hugh (Allianz Global Life)" w:date="2026-06-30T11:31:00Z" w16du:dateUtc="2026-06-30T10:31:00Z"/>
                <w:rFonts w:ascii="Arial" w:hAnsi="Arial" w:cs="Arial"/>
                <w:color w:val="000000"/>
                <w:sz w:val="16"/>
                <w:szCs w:val="16"/>
              </w:rPr>
            </w:pPr>
            <w:ins w:id="3671" w:author="Gannon, Hugh (Allianz Global Life)" w:date="2026-06-30T11:31:00Z" w16du:dateUtc="2026-06-30T10:31:00Z">
              <w:r>
                <w:rPr>
                  <w:rFonts w:ascii="Arial" w:hAnsi="Arial" w:cs="Arial"/>
                  <w:color w:val="000000"/>
                  <w:sz w:val="16"/>
                  <w:szCs w:val="16"/>
                </w:rPr>
                <w:t>0.50%</w:t>
              </w:r>
            </w:ins>
          </w:p>
        </w:tc>
        <w:tc>
          <w:tcPr>
            <w:tcW w:w="992" w:type="dxa"/>
            <w:tcBorders>
              <w:top w:val="nil"/>
              <w:left w:val="nil"/>
              <w:bottom w:val="nil"/>
              <w:right w:val="nil"/>
            </w:tcBorders>
            <w:noWrap/>
            <w:vAlign w:val="center"/>
            <w:hideMark/>
            <w:tcPrChange w:id="3672" w:author="Gannon, Hugh (Allianz Global Life)" w:date="2026-06-30T11:32:00Z" w16du:dateUtc="2026-06-30T10:32:00Z">
              <w:tcPr>
                <w:tcW w:w="898" w:type="dxa"/>
                <w:gridSpan w:val="2"/>
                <w:tcBorders>
                  <w:top w:val="nil"/>
                  <w:left w:val="nil"/>
                  <w:bottom w:val="nil"/>
                  <w:right w:val="nil"/>
                </w:tcBorders>
                <w:noWrap/>
                <w:vAlign w:val="center"/>
                <w:hideMark/>
              </w:tcPr>
            </w:tcPrChange>
          </w:tcPr>
          <w:p w14:paraId="4D6FC1FA" w14:textId="77777777" w:rsidR="009B43A2" w:rsidRDefault="009B43A2">
            <w:pPr>
              <w:jc w:val="center"/>
              <w:rPr>
                <w:ins w:id="3673" w:author="Gannon, Hugh (Allianz Global Life)" w:date="2026-06-30T11:31:00Z" w16du:dateUtc="2026-06-30T10:31:00Z"/>
                <w:rFonts w:ascii="Arial" w:hAnsi="Arial" w:cs="Arial"/>
                <w:color w:val="000000"/>
                <w:sz w:val="16"/>
                <w:szCs w:val="16"/>
              </w:rPr>
            </w:pPr>
            <w:ins w:id="3674" w:author="Gannon, Hugh (Allianz Global Life)" w:date="2026-06-30T11:31:00Z" w16du:dateUtc="2026-06-30T10:31:00Z">
              <w:r>
                <w:rPr>
                  <w:rFonts w:ascii="Arial" w:hAnsi="Arial" w:cs="Arial"/>
                  <w:color w:val="000000"/>
                  <w:sz w:val="16"/>
                  <w:szCs w:val="16"/>
                </w:rPr>
                <w:t>1.40%</w:t>
              </w:r>
            </w:ins>
          </w:p>
        </w:tc>
        <w:tc>
          <w:tcPr>
            <w:tcW w:w="1417" w:type="dxa"/>
            <w:tcBorders>
              <w:top w:val="nil"/>
              <w:left w:val="nil"/>
              <w:bottom w:val="nil"/>
              <w:right w:val="single" w:sz="8" w:space="0" w:color="auto"/>
            </w:tcBorders>
            <w:vAlign w:val="center"/>
            <w:hideMark/>
            <w:tcPrChange w:id="3675" w:author="Gannon, Hugh (Allianz Global Life)" w:date="2026-06-30T11:32:00Z" w16du:dateUtc="2026-06-30T10:32:00Z">
              <w:tcPr>
                <w:tcW w:w="1327" w:type="dxa"/>
                <w:gridSpan w:val="2"/>
                <w:tcBorders>
                  <w:top w:val="nil"/>
                  <w:left w:val="nil"/>
                  <w:bottom w:val="nil"/>
                  <w:right w:val="single" w:sz="8" w:space="0" w:color="auto"/>
                </w:tcBorders>
                <w:vAlign w:val="center"/>
                <w:hideMark/>
              </w:tcPr>
            </w:tcPrChange>
          </w:tcPr>
          <w:p w14:paraId="53716DBC" w14:textId="77777777" w:rsidR="009B43A2" w:rsidRDefault="009B43A2">
            <w:pPr>
              <w:jc w:val="center"/>
              <w:rPr>
                <w:ins w:id="3676" w:author="Gannon, Hugh (Allianz Global Life)" w:date="2026-06-30T11:31:00Z" w16du:dateUtc="2026-06-30T10:31:00Z"/>
                <w:rFonts w:ascii="Arial" w:hAnsi="Arial" w:cs="Arial"/>
                <w:color w:val="000000"/>
                <w:sz w:val="16"/>
                <w:szCs w:val="16"/>
              </w:rPr>
            </w:pPr>
            <w:ins w:id="3677" w:author="Gannon, Hugh (Allianz Global Life)" w:date="2026-06-30T11:31:00Z" w16du:dateUtc="2026-06-30T10:31:00Z">
              <w:r>
                <w:rPr>
                  <w:rFonts w:ascii="Arial" w:hAnsi="Arial" w:cs="Arial"/>
                  <w:color w:val="000000"/>
                  <w:sz w:val="16"/>
                  <w:szCs w:val="16"/>
                </w:rPr>
                <w:t>Surr Pen on Single Premium / Clawback on Regular Premium</w:t>
              </w:r>
            </w:ins>
          </w:p>
        </w:tc>
      </w:tr>
      <w:tr w:rsidR="009B43A2" w14:paraId="6608E713" w14:textId="77777777" w:rsidTr="009B43A2">
        <w:trPr>
          <w:trHeight w:val="915"/>
          <w:ins w:id="3678" w:author="Gannon, Hugh (Allianz Global Life)" w:date="2026-06-30T11:31:00Z"/>
          <w:trPrChange w:id="3679" w:author="Gannon, Hugh (Allianz Global Life)" w:date="2026-06-30T11:32:00Z" w16du:dateUtc="2026-06-30T10:32:00Z">
            <w:trPr>
              <w:trHeight w:val="915"/>
            </w:trPr>
          </w:trPrChange>
        </w:trPr>
        <w:tc>
          <w:tcPr>
            <w:tcW w:w="841" w:type="dxa"/>
            <w:vMerge/>
            <w:tcBorders>
              <w:top w:val="nil"/>
              <w:left w:val="single" w:sz="8" w:space="0" w:color="auto"/>
              <w:bottom w:val="single" w:sz="8" w:space="0" w:color="000000"/>
              <w:right w:val="nil"/>
            </w:tcBorders>
            <w:vAlign w:val="center"/>
            <w:hideMark/>
            <w:tcPrChange w:id="3680" w:author="Gannon, Hugh (Allianz Global Life)" w:date="2026-06-30T11:32:00Z" w16du:dateUtc="2026-06-30T10:32:00Z">
              <w:tcPr>
                <w:tcW w:w="904" w:type="dxa"/>
                <w:gridSpan w:val="2"/>
                <w:vMerge/>
                <w:tcBorders>
                  <w:top w:val="nil"/>
                  <w:left w:val="single" w:sz="8" w:space="0" w:color="auto"/>
                  <w:bottom w:val="single" w:sz="8" w:space="0" w:color="000000"/>
                  <w:right w:val="nil"/>
                </w:tcBorders>
                <w:vAlign w:val="center"/>
                <w:hideMark/>
              </w:tcPr>
            </w:tcPrChange>
          </w:tcPr>
          <w:p w14:paraId="2436D575" w14:textId="77777777" w:rsidR="009B43A2" w:rsidRDefault="009B43A2">
            <w:pPr>
              <w:rPr>
                <w:ins w:id="3681" w:author="Gannon, Hugh (Allianz Global Life)" w:date="2026-06-30T11:31:00Z" w16du:dateUtc="2026-06-30T10:31:00Z"/>
                <w:rFonts w:ascii="Arial" w:hAnsi="Arial" w:cs="Arial"/>
                <w:color w:val="000000"/>
                <w:sz w:val="16"/>
                <w:szCs w:val="16"/>
              </w:rPr>
            </w:pPr>
          </w:p>
        </w:tc>
        <w:tc>
          <w:tcPr>
            <w:tcW w:w="850" w:type="dxa"/>
            <w:tcBorders>
              <w:top w:val="nil"/>
              <w:left w:val="nil"/>
              <w:bottom w:val="single" w:sz="8" w:space="0" w:color="auto"/>
              <w:right w:val="nil"/>
            </w:tcBorders>
            <w:noWrap/>
            <w:vAlign w:val="center"/>
            <w:hideMark/>
            <w:tcPrChange w:id="3682" w:author="Gannon, Hugh (Allianz Global Life)" w:date="2026-06-30T11:32:00Z" w16du:dateUtc="2026-06-30T10:32:00Z">
              <w:tcPr>
                <w:tcW w:w="905" w:type="dxa"/>
                <w:gridSpan w:val="2"/>
                <w:tcBorders>
                  <w:top w:val="nil"/>
                  <w:left w:val="nil"/>
                  <w:bottom w:val="single" w:sz="8" w:space="0" w:color="auto"/>
                  <w:right w:val="nil"/>
                </w:tcBorders>
                <w:noWrap/>
                <w:vAlign w:val="center"/>
                <w:hideMark/>
              </w:tcPr>
            </w:tcPrChange>
          </w:tcPr>
          <w:p w14:paraId="66A7B81A" w14:textId="77777777" w:rsidR="009B43A2" w:rsidRDefault="009B43A2">
            <w:pPr>
              <w:jc w:val="center"/>
              <w:rPr>
                <w:ins w:id="3683" w:author="Gannon, Hugh (Allianz Global Life)" w:date="2026-06-30T11:31:00Z" w16du:dateUtc="2026-06-30T10:31:00Z"/>
                <w:rFonts w:ascii="Arial" w:hAnsi="Arial" w:cs="Arial"/>
                <w:color w:val="000000"/>
                <w:sz w:val="16"/>
                <w:szCs w:val="16"/>
              </w:rPr>
            </w:pPr>
            <w:ins w:id="3684" w:author="Gannon, Hugh (Allianz Global Life)" w:date="2026-06-30T11:31:00Z" w16du:dateUtc="2026-06-30T10:31:00Z">
              <w:r>
                <w:rPr>
                  <w:rFonts w:ascii="Arial" w:hAnsi="Arial" w:cs="Arial"/>
                  <w:color w:val="000000"/>
                  <w:sz w:val="16"/>
                  <w:szCs w:val="16"/>
                </w:rPr>
                <w:t>M2</w:t>
              </w:r>
            </w:ins>
          </w:p>
        </w:tc>
        <w:tc>
          <w:tcPr>
            <w:tcW w:w="1010" w:type="dxa"/>
            <w:tcBorders>
              <w:top w:val="nil"/>
              <w:left w:val="nil"/>
              <w:bottom w:val="single" w:sz="8" w:space="0" w:color="auto"/>
              <w:right w:val="nil"/>
            </w:tcBorders>
            <w:noWrap/>
            <w:vAlign w:val="center"/>
            <w:hideMark/>
            <w:tcPrChange w:id="3685" w:author="Gannon, Hugh (Allianz Global Life)" w:date="2026-06-30T11:32:00Z" w16du:dateUtc="2026-06-30T10:32:00Z">
              <w:tcPr>
                <w:tcW w:w="892" w:type="dxa"/>
                <w:tcBorders>
                  <w:top w:val="nil"/>
                  <w:left w:val="nil"/>
                  <w:bottom w:val="single" w:sz="8" w:space="0" w:color="auto"/>
                  <w:right w:val="nil"/>
                </w:tcBorders>
                <w:noWrap/>
                <w:vAlign w:val="center"/>
                <w:hideMark/>
              </w:tcPr>
            </w:tcPrChange>
          </w:tcPr>
          <w:p w14:paraId="4B4EAC0A" w14:textId="77777777" w:rsidR="009B43A2" w:rsidRDefault="009B43A2">
            <w:pPr>
              <w:jc w:val="center"/>
              <w:rPr>
                <w:ins w:id="3686" w:author="Gannon, Hugh (Allianz Global Life)" w:date="2026-06-30T11:31:00Z" w16du:dateUtc="2026-06-30T10:31:00Z"/>
                <w:rFonts w:ascii="Arial" w:hAnsi="Arial" w:cs="Arial"/>
                <w:color w:val="000000"/>
                <w:sz w:val="16"/>
                <w:szCs w:val="16"/>
              </w:rPr>
            </w:pPr>
            <w:ins w:id="3687" w:author="Gannon, Hugh (Allianz Global Life)" w:date="2026-06-30T11:31:00Z" w16du:dateUtc="2026-06-30T10:31:00Z">
              <w:r>
                <w:rPr>
                  <w:rFonts w:ascii="Arial" w:hAnsi="Arial" w:cs="Arial"/>
                  <w:color w:val="000000"/>
                  <w:sz w:val="16"/>
                  <w:szCs w:val="16"/>
                </w:rPr>
                <w:t>3.50%</w:t>
              </w:r>
            </w:ins>
          </w:p>
        </w:tc>
        <w:tc>
          <w:tcPr>
            <w:tcW w:w="924" w:type="dxa"/>
            <w:tcBorders>
              <w:top w:val="nil"/>
              <w:left w:val="nil"/>
              <w:bottom w:val="single" w:sz="8" w:space="0" w:color="auto"/>
              <w:right w:val="nil"/>
            </w:tcBorders>
            <w:noWrap/>
            <w:vAlign w:val="center"/>
            <w:hideMark/>
            <w:tcPrChange w:id="3688" w:author="Gannon, Hugh (Allianz Global Life)" w:date="2026-06-30T11:32:00Z" w16du:dateUtc="2026-06-30T10:32:00Z">
              <w:tcPr>
                <w:tcW w:w="924" w:type="dxa"/>
                <w:tcBorders>
                  <w:top w:val="nil"/>
                  <w:left w:val="nil"/>
                  <w:bottom w:val="single" w:sz="8" w:space="0" w:color="auto"/>
                  <w:right w:val="nil"/>
                </w:tcBorders>
                <w:noWrap/>
                <w:vAlign w:val="center"/>
                <w:hideMark/>
              </w:tcPr>
            </w:tcPrChange>
          </w:tcPr>
          <w:p w14:paraId="242AD95F" w14:textId="77777777" w:rsidR="009B43A2" w:rsidRDefault="009B43A2">
            <w:pPr>
              <w:jc w:val="center"/>
              <w:rPr>
                <w:ins w:id="3689" w:author="Gannon, Hugh (Allianz Global Life)" w:date="2026-06-30T11:31:00Z" w16du:dateUtc="2026-06-30T10:31:00Z"/>
                <w:rFonts w:ascii="Arial" w:hAnsi="Arial" w:cs="Arial"/>
                <w:color w:val="000000"/>
                <w:sz w:val="16"/>
                <w:szCs w:val="16"/>
              </w:rPr>
            </w:pPr>
            <w:ins w:id="3690" w:author="Gannon, Hugh (Allianz Global Life)" w:date="2026-06-30T11:31:00Z" w16du:dateUtc="2026-06-30T10:31:00Z">
              <w:r>
                <w:rPr>
                  <w:rFonts w:ascii="Arial" w:hAnsi="Arial" w:cs="Arial"/>
                  <w:color w:val="000000"/>
                  <w:sz w:val="16"/>
                  <w:szCs w:val="16"/>
                </w:rPr>
                <w:t>0% to 4%</w:t>
              </w:r>
            </w:ins>
          </w:p>
        </w:tc>
        <w:tc>
          <w:tcPr>
            <w:tcW w:w="1043" w:type="dxa"/>
            <w:tcBorders>
              <w:top w:val="nil"/>
              <w:left w:val="nil"/>
              <w:bottom w:val="single" w:sz="8" w:space="0" w:color="auto"/>
              <w:right w:val="nil"/>
            </w:tcBorders>
            <w:noWrap/>
            <w:vAlign w:val="center"/>
            <w:hideMark/>
            <w:tcPrChange w:id="3691" w:author="Gannon, Hugh (Allianz Global Life)" w:date="2026-06-30T11:32:00Z" w16du:dateUtc="2026-06-30T10:32:00Z">
              <w:tcPr>
                <w:tcW w:w="1427" w:type="dxa"/>
                <w:gridSpan w:val="2"/>
                <w:tcBorders>
                  <w:top w:val="nil"/>
                  <w:left w:val="nil"/>
                  <w:bottom w:val="single" w:sz="8" w:space="0" w:color="auto"/>
                  <w:right w:val="nil"/>
                </w:tcBorders>
                <w:noWrap/>
                <w:vAlign w:val="center"/>
                <w:hideMark/>
              </w:tcPr>
            </w:tcPrChange>
          </w:tcPr>
          <w:p w14:paraId="1AE1CDE8" w14:textId="77777777" w:rsidR="009B43A2" w:rsidRDefault="009B43A2">
            <w:pPr>
              <w:jc w:val="center"/>
              <w:rPr>
                <w:ins w:id="3692" w:author="Gannon, Hugh (Allianz Global Life)" w:date="2026-06-30T11:31:00Z" w16du:dateUtc="2026-06-30T10:31:00Z"/>
                <w:rFonts w:ascii="Arial" w:hAnsi="Arial" w:cs="Arial"/>
                <w:color w:val="000000"/>
                <w:sz w:val="16"/>
                <w:szCs w:val="16"/>
              </w:rPr>
            </w:pPr>
            <w:ins w:id="3693" w:author="Gannon, Hugh (Allianz Global Life)" w:date="2026-06-30T11:31:00Z" w16du:dateUtc="2026-06-30T10:31:00Z">
              <w:r>
                <w:rPr>
                  <w:rFonts w:ascii="Arial" w:hAnsi="Arial" w:cs="Arial"/>
                  <w:color w:val="000000"/>
                  <w:sz w:val="16"/>
                  <w:szCs w:val="16"/>
                </w:rPr>
                <w:t>99.5% to 103.50%</w:t>
              </w:r>
            </w:ins>
          </w:p>
        </w:tc>
        <w:tc>
          <w:tcPr>
            <w:tcW w:w="919" w:type="dxa"/>
            <w:tcBorders>
              <w:top w:val="nil"/>
              <w:left w:val="nil"/>
              <w:bottom w:val="single" w:sz="8" w:space="0" w:color="auto"/>
              <w:right w:val="nil"/>
            </w:tcBorders>
            <w:noWrap/>
            <w:vAlign w:val="center"/>
            <w:hideMark/>
            <w:tcPrChange w:id="3694" w:author="Gannon, Hugh (Allianz Global Life)" w:date="2026-06-30T11:32:00Z" w16du:dateUtc="2026-06-30T10:32:00Z">
              <w:tcPr>
                <w:tcW w:w="927" w:type="dxa"/>
                <w:gridSpan w:val="2"/>
                <w:tcBorders>
                  <w:top w:val="nil"/>
                  <w:left w:val="nil"/>
                  <w:bottom w:val="single" w:sz="8" w:space="0" w:color="auto"/>
                  <w:right w:val="nil"/>
                </w:tcBorders>
                <w:noWrap/>
                <w:vAlign w:val="center"/>
                <w:hideMark/>
              </w:tcPr>
            </w:tcPrChange>
          </w:tcPr>
          <w:p w14:paraId="63A50031" w14:textId="77777777" w:rsidR="009B43A2" w:rsidRDefault="009B43A2">
            <w:pPr>
              <w:jc w:val="center"/>
              <w:rPr>
                <w:ins w:id="3695" w:author="Gannon, Hugh (Allianz Global Life)" w:date="2026-06-30T11:31:00Z" w16du:dateUtc="2026-06-30T10:31:00Z"/>
                <w:rFonts w:ascii="Arial" w:hAnsi="Arial" w:cs="Arial"/>
                <w:color w:val="000000"/>
                <w:sz w:val="16"/>
                <w:szCs w:val="16"/>
              </w:rPr>
            </w:pPr>
            <w:ins w:id="3696" w:author="Gannon, Hugh (Allianz Global Life)" w:date="2026-06-30T11:31:00Z" w16du:dateUtc="2026-06-30T10:31:00Z">
              <w:r>
                <w:rPr>
                  <w:rFonts w:ascii="Arial" w:hAnsi="Arial" w:cs="Arial"/>
                  <w:color w:val="000000"/>
                  <w:sz w:val="16"/>
                  <w:szCs w:val="16"/>
                </w:rPr>
                <w:t>100%</w:t>
              </w:r>
            </w:ins>
          </w:p>
        </w:tc>
        <w:tc>
          <w:tcPr>
            <w:tcW w:w="1061" w:type="dxa"/>
            <w:tcBorders>
              <w:top w:val="nil"/>
              <w:left w:val="nil"/>
              <w:bottom w:val="single" w:sz="8" w:space="0" w:color="auto"/>
              <w:right w:val="nil"/>
            </w:tcBorders>
            <w:noWrap/>
            <w:vAlign w:val="center"/>
            <w:hideMark/>
            <w:tcPrChange w:id="3697" w:author="Gannon, Hugh (Allianz Global Life)" w:date="2026-06-30T11:32:00Z" w16du:dateUtc="2026-06-30T10:32:00Z">
              <w:tcPr>
                <w:tcW w:w="1135" w:type="dxa"/>
                <w:gridSpan w:val="2"/>
                <w:tcBorders>
                  <w:top w:val="nil"/>
                  <w:left w:val="nil"/>
                  <w:bottom w:val="single" w:sz="8" w:space="0" w:color="auto"/>
                  <w:right w:val="nil"/>
                </w:tcBorders>
                <w:noWrap/>
                <w:vAlign w:val="center"/>
                <w:hideMark/>
              </w:tcPr>
            </w:tcPrChange>
          </w:tcPr>
          <w:p w14:paraId="4C053982" w14:textId="77777777" w:rsidR="009B43A2" w:rsidRDefault="009B43A2">
            <w:pPr>
              <w:jc w:val="center"/>
              <w:rPr>
                <w:ins w:id="3698" w:author="Gannon, Hugh (Allianz Global Life)" w:date="2026-06-30T11:31:00Z" w16du:dateUtc="2026-06-30T10:31:00Z"/>
                <w:rFonts w:ascii="Arial" w:hAnsi="Arial" w:cs="Arial"/>
                <w:color w:val="000000"/>
                <w:sz w:val="16"/>
                <w:szCs w:val="16"/>
              </w:rPr>
            </w:pPr>
            <w:ins w:id="3699" w:author="Gannon, Hugh (Allianz Global Life)" w:date="2026-06-30T11:31:00Z" w16du:dateUtc="2026-06-30T10:31:00Z">
              <w:r>
                <w:rPr>
                  <w:rFonts w:ascii="Arial" w:hAnsi="Arial" w:cs="Arial"/>
                  <w:color w:val="000000"/>
                  <w:sz w:val="16"/>
                  <w:szCs w:val="16"/>
                </w:rPr>
                <w:t>15%</w:t>
              </w:r>
            </w:ins>
          </w:p>
        </w:tc>
        <w:tc>
          <w:tcPr>
            <w:tcW w:w="1139" w:type="dxa"/>
            <w:tcBorders>
              <w:top w:val="nil"/>
              <w:left w:val="nil"/>
              <w:bottom w:val="single" w:sz="8" w:space="0" w:color="auto"/>
              <w:right w:val="nil"/>
            </w:tcBorders>
            <w:noWrap/>
            <w:vAlign w:val="center"/>
            <w:hideMark/>
            <w:tcPrChange w:id="3700" w:author="Gannon, Hugh (Allianz Global Life)" w:date="2026-06-30T11:32:00Z" w16du:dateUtc="2026-06-30T10:32:00Z">
              <w:tcPr>
                <w:tcW w:w="1221" w:type="dxa"/>
                <w:gridSpan w:val="2"/>
                <w:tcBorders>
                  <w:top w:val="nil"/>
                  <w:left w:val="nil"/>
                  <w:bottom w:val="single" w:sz="8" w:space="0" w:color="auto"/>
                  <w:right w:val="nil"/>
                </w:tcBorders>
                <w:noWrap/>
                <w:vAlign w:val="center"/>
                <w:hideMark/>
              </w:tcPr>
            </w:tcPrChange>
          </w:tcPr>
          <w:p w14:paraId="7F7C04AB" w14:textId="77777777" w:rsidR="009B43A2" w:rsidRDefault="009B43A2">
            <w:pPr>
              <w:jc w:val="center"/>
              <w:rPr>
                <w:ins w:id="3701" w:author="Gannon, Hugh (Allianz Global Life)" w:date="2026-06-30T11:31:00Z" w16du:dateUtc="2026-06-30T10:31:00Z"/>
                <w:rFonts w:ascii="Arial" w:hAnsi="Arial" w:cs="Arial"/>
                <w:color w:val="000000"/>
                <w:sz w:val="16"/>
                <w:szCs w:val="16"/>
              </w:rPr>
            </w:pPr>
            <w:ins w:id="3702" w:author="Gannon, Hugh (Allianz Global Life)" w:date="2026-06-30T11:31:00Z" w16du:dateUtc="2026-06-30T10:31:00Z">
              <w:r>
                <w:rPr>
                  <w:rFonts w:ascii="Arial" w:hAnsi="Arial" w:cs="Arial"/>
                  <w:color w:val="000000"/>
                  <w:sz w:val="16"/>
                  <w:szCs w:val="16"/>
                </w:rPr>
                <w:t>0.50%</w:t>
              </w:r>
            </w:ins>
          </w:p>
        </w:tc>
        <w:tc>
          <w:tcPr>
            <w:tcW w:w="992" w:type="dxa"/>
            <w:tcBorders>
              <w:top w:val="nil"/>
              <w:left w:val="nil"/>
              <w:bottom w:val="single" w:sz="8" w:space="0" w:color="auto"/>
              <w:right w:val="nil"/>
            </w:tcBorders>
            <w:noWrap/>
            <w:vAlign w:val="center"/>
            <w:hideMark/>
            <w:tcPrChange w:id="3703" w:author="Gannon, Hugh (Allianz Global Life)" w:date="2026-06-30T11:32:00Z" w16du:dateUtc="2026-06-30T10:32:00Z">
              <w:tcPr>
                <w:tcW w:w="898" w:type="dxa"/>
                <w:gridSpan w:val="2"/>
                <w:tcBorders>
                  <w:top w:val="nil"/>
                  <w:left w:val="nil"/>
                  <w:bottom w:val="single" w:sz="8" w:space="0" w:color="auto"/>
                  <w:right w:val="nil"/>
                </w:tcBorders>
                <w:noWrap/>
                <w:vAlign w:val="center"/>
                <w:hideMark/>
              </w:tcPr>
            </w:tcPrChange>
          </w:tcPr>
          <w:p w14:paraId="53CC0929" w14:textId="77777777" w:rsidR="009B43A2" w:rsidRDefault="009B43A2">
            <w:pPr>
              <w:jc w:val="center"/>
              <w:rPr>
                <w:ins w:id="3704" w:author="Gannon, Hugh (Allianz Global Life)" w:date="2026-06-30T11:31:00Z" w16du:dateUtc="2026-06-30T10:31:00Z"/>
                <w:rFonts w:ascii="Arial" w:hAnsi="Arial" w:cs="Arial"/>
                <w:color w:val="000000"/>
                <w:sz w:val="16"/>
                <w:szCs w:val="16"/>
              </w:rPr>
            </w:pPr>
            <w:ins w:id="3705" w:author="Gannon, Hugh (Allianz Global Life)" w:date="2026-06-30T11:31:00Z" w16du:dateUtc="2026-06-30T10:31:00Z">
              <w:r>
                <w:rPr>
                  <w:rFonts w:ascii="Arial" w:hAnsi="Arial" w:cs="Arial"/>
                  <w:color w:val="000000"/>
                  <w:sz w:val="16"/>
                  <w:szCs w:val="16"/>
                </w:rPr>
                <w:t>1.40%</w:t>
              </w:r>
            </w:ins>
          </w:p>
        </w:tc>
        <w:tc>
          <w:tcPr>
            <w:tcW w:w="1417" w:type="dxa"/>
            <w:tcBorders>
              <w:top w:val="nil"/>
              <w:left w:val="nil"/>
              <w:bottom w:val="single" w:sz="8" w:space="0" w:color="auto"/>
              <w:right w:val="single" w:sz="8" w:space="0" w:color="auto"/>
            </w:tcBorders>
            <w:vAlign w:val="center"/>
            <w:hideMark/>
            <w:tcPrChange w:id="3706" w:author="Gannon, Hugh (Allianz Global Life)" w:date="2026-06-30T11:32:00Z" w16du:dateUtc="2026-06-30T10:32:00Z">
              <w:tcPr>
                <w:tcW w:w="1327" w:type="dxa"/>
                <w:gridSpan w:val="2"/>
                <w:tcBorders>
                  <w:top w:val="nil"/>
                  <w:left w:val="nil"/>
                  <w:bottom w:val="single" w:sz="8" w:space="0" w:color="auto"/>
                  <w:right w:val="single" w:sz="8" w:space="0" w:color="auto"/>
                </w:tcBorders>
                <w:vAlign w:val="center"/>
                <w:hideMark/>
              </w:tcPr>
            </w:tcPrChange>
          </w:tcPr>
          <w:p w14:paraId="5588393E" w14:textId="77777777" w:rsidR="009B43A2" w:rsidRDefault="009B43A2">
            <w:pPr>
              <w:jc w:val="center"/>
              <w:rPr>
                <w:ins w:id="3707" w:author="Gannon, Hugh (Allianz Global Life)" w:date="2026-06-30T11:31:00Z" w16du:dateUtc="2026-06-30T10:31:00Z"/>
                <w:rFonts w:ascii="Arial" w:hAnsi="Arial" w:cs="Arial"/>
                <w:color w:val="000000"/>
                <w:sz w:val="16"/>
                <w:szCs w:val="16"/>
              </w:rPr>
            </w:pPr>
            <w:ins w:id="3708" w:author="Gannon, Hugh (Allianz Global Life)" w:date="2026-06-30T11:31:00Z" w16du:dateUtc="2026-06-30T10:31:00Z">
              <w:r>
                <w:rPr>
                  <w:rFonts w:ascii="Arial" w:hAnsi="Arial" w:cs="Arial"/>
                  <w:color w:val="000000"/>
                  <w:sz w:val="16"/>
                  <w:szCs w:val="16"/>
                </w:rPr>
                <w:t>Surr Pen on Single Premium / Clawback on Regular Premium</w:t>
              </w:r>
            </w:ins>
          </w:p>
        </w:tc>
      </w:tr>
    </w:tbl>
    <w:p w14:paraId="77028E66" w14:textId="77777777" w:rsidR="00D86886" w:rsidRPr="00E80521" w:rsidRDefault="00D86886" w:rsidP="00E80521">
      <w:pPr>
        <w:rPr>
          <w:lang w:eastAsia="en-US" w:bidi="ar-SA"/>
        </w:rPr>
      </w:pPr>
    </w:p>
    <w:sectPr w:rsidR="00D86886" w:rsidRPr="00E80521" w:rsidSect="00B15CE0">
      <w:headerReference w:type="default" r:id="rId18"/>
      <w:footerReference w:type="default" r:id="rId19"/>
      <w:headerReference w:type="first" r:id="rId20"/>
      <w:pgSz w:w="11906" w:h="16838"/>
      <w:pgMar w:top="1134" w:right="1418" w:bottom="1418" w:left="1418"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George Harding" w:date="2026-04-07T15:32:00Z" w:initials="GH">
    <w:p w14:paraId="3257C9AC" w14:textId="77777777" w:rsidR="00A8367E" w:rsidRDefault="00A8367E" w:rsidP="00A8367E">
      <w:pPr>
        <w:pStyle w:val="CommentText"/>
      </w:pPr>
      <w:r>
        <w:rPr>
          <w:rStyle w:val="CommentReference"/>
        </w:rPr>
        <w:annotationRef/>
      </w:r>
      <w:r>
        <w:rPr>
          <w:lang w:val="en-IE"/>
        </w:rPr>
        <w:t>Confirm if following this approach</w:t>
      </w:r>
    </w:p>
  </w:comment>
  <w:comment w:id="19" w:author="Gannon, Hugh (Allianz Global Life)" w:date="2026-06-25T10:58:00Z" w:initials="HG">
    <w:p w14:paraId="652EDD37" w14:textId="77777777" w:rsidR="006123EC" w:rsidRDefault="006123EC" w:rsidP="006123EC">
      <w:pPr>
        <w:pStyle w:val="CommentText"/>
      </w:pPr>
      <w:r>
        <w:rPr>
          <w:rStyle w:val="CommentReference"/>
        </w:rPr>
        <w:annotationRef/>
      </w:r>
      <w:r>
        <w:t>Confirmed</w:t>
      </w:r>
    </w:p>
  </w:comment>
  <w:comment w:id="59" w:author="Gannon, Hugh (Allianz Global Life)" w:date="2026-04-23T13:35:00Z" w:initials="HG">
    <w:p w14:paraId="4A444BE1" w14:textId="77777777" w:rsidR="00D632FA" w:rsidRDefault="00D632FA" w:rsidP="00D632FA">
      <w:pPr>
        <w:pStyle w:val="CommentText"/>
      </w:pPr>
      <w:r>
        <w:rPr>
          <w:rStyle w:val="CommentReference"/>
        </w:rPr>
        <w:annotationRef/>
      </w:r>
      <w:r>
        <w:t>We need to restrict topups to be on the same commission/charge option as the original premium so that the on-going charge is the same across the policy, as per ARFs and PRSAs</w:t>
      </w:r>
    </w:p>
  </w:comment>
  <w:comment w:id="146" w:author="Gannon, Hugh (Allianz Global Life)" w:date="2026-04-23T13:36:00Z" w:initials="HG">
    <w:p w14:paraId="21A62595" w14:textId="77777777" w:rsidR="005D4122" w:rsidRDefault="005D4122" w:rsidP="005D4122">
      <w:pPr>
        <w:pStyle w:val="CommentText"/>
      </w:pPr>
      <w:r>
        <w:rPr>
          <w:rStyle w:val="CommentReference"/>
        </w:rPr>
        <w:annotationRef/>
      </w:r>
      <w:r>
        <w:t>See comment above on part surrenders</w:t>
      </w:r>
    </w:p>
  </w:comment>
  <w:comment w:id="1043" w:author="George Harding" w:date="2026-04-07T15:36:00Z" w:initials="GH">
    <w:p w14:paraId="2321B35D" w14:textId="4FC04405" w:rsidR="00423A53" w:rsidRDefault="008B4243" w:rsidP="00423A53">
      <w:pPr>
        <w:pStyle w:val="CommentText"/>
      </w:pPr>
      <w:r>
        <w:rPr>
          <w:rStyle w:val="CommentReference"/>
        </w:rPr>
        <w:annotationRef/>
      </w:r>
      <w:r w:rsidR="00423A53">
        <w:rPr>
          <w:lang w:val="en-IE"/>
        </w:rPr>
        <w:t>This is inconsistent with section on initial commission under ULNG - “Topups may choose a different commission option to the initial premium or other topups.”</w:t>
      </w:r>
    </w:p>
    <w:p w14:paraId="4944BC8F" w14:textId="77777777" w:rsidR="00423A53" w:rsidRDefault="00423A53" w:rsidP="00423A53">
      <w:pPr>
        <w:pStyle w:val="CommentText"/>
      </w:pPr>
      <w:r>
        <w:rPr>
          <w:lang w:val="en-IE"/>
        </w:rPr>
        <w:br/>
        <w:t>Confirm which approach is correct?</w:t>
      </w:r>
    </w:p>
  </w:comment>
  <w:comment w:id="1044" w:author="Gannon, Hugh (Allianz Global Life)" w:date="2026-04-23T13:37:00Z" w:initials="HG">
    <w:p w14:paraId="4D7716CB" w14:textId="77777777" w:rsidR="009C5AAC" w:rsidRDefault="005D4122" w:rsidP="009C5AAC">
      <w:pPr>
        <w:pStyle w:val="CommentText"/>
      </w:pPr>
      <w:r>
        <w:rPr>
          <w:rStyle w:val="CommentReference"/>
        </w:rPr>
        <w:annotationRef/>
      </w:r>
      <w:r w:rsidR="009C5AAC">
        <w:t>Topups must have the same charge/commission option as the original topup. Changed section in the UL Upfront Commission section below</w:t>
      </w:r>
    </w:p>
  </w:comment>
  <w:comment w:id="1115" w:author="George Harding" w:date="2026-04-08T17:32:00Z" w:initials="GH">
    <w:p w14:paraId="43054854" w14:textId="77777777" w:rsidR="00D20B1A" w:rsidRDefault="00D20B1A" w:rsidP="00D20B1A">
      <w:pPr>
        <w:pStyle w:val="CommentText"/>
        <w:rPr>
          <w:lang w:val="en-IE"/>
        </w:rPr>
      </w:pPr>
      <w:r>
        <w:rPr>
          <w:rStyle w:val="CommentReference"/>
        </w:rPr>
        <w:annotationRef/>
      </w:r>
      <w:r>
        <w:rPr>
          <w:lang w:val="en-IE"/>
        </w:rPr>
        <w:t>Clarify if there will be circumstances where you will apply commission or extra allocation without surrender penalties, but exercise clawback instead (e.g. low allocation rates of 101 or 102%) as flagged in initial IB email.  Having that capability (e.g. with strict limits around total gross allocation that can be allowed without surrender penalties) may be helpful flexibility to have over time and seems consistent with what is offered in the market.</w:t>
      </w:r>
    </w:p>
    <w:p w14:paraId="626B8771" w14:textId="4D4CFC08" w:rsidR="00651A62" w:rsidRDefault="00651A62" w:rsidP="00D20B1A">
      <w:pPr>
        <w:pStyle w:val="CommentText"/>
      </w:pPr>
    </w:p>
  </w:comment>
  <w:comment w:id="1116" w:author="George Harding" w:date="2026-04-08T17:33:00Z" w:initials="GH">
    <w:p w14:paraId="20C08AC0" w14:textId="77777777" w:rsidR="00D20B1A" w:rsidRDefault="00D20B1A" w:rsidP="00D20B1A">
      <w:pPr>
        <w:pStyle w:val="CommentText"/>
      </w:pPr>
      <w:r>
        <w:rPr>
          <w:rStyle w:val="CommentReference"/>
        </w:rPr>
        <w:annotationRef/>
      </w:r>
      <w:r>
        <w:rPr>
          <w:lang w:val="en-IE"/>
        </w:rPr>
        <w:t>Decide which versions of the product codes to offer this on if including it as an option</w:t>
      </w:r>
    </w:p>
  </w:comment>
  <w:comment w:id="1216" w:author="George Harding" w:date="2026-04-08T10:29:00Z" w:initials="GH">
    <w:p w14:paraId="7078C226" w14:textId="77777777" w:rsidR="00345A01" w:rsidRDefault="00345A01" w:rsidP="00345A01">
      <w:pPr>
        <w:pStyle w:val="CommentText"/>
      </w:pPr>
      <w:r>
        <w:rPr>
          <w:rStyle w:val="CommentReference"/>
        </w:rPr>
        <w:annotationRef/>
      </w:r>
      <w:r>
        <w:t>Do these need to be populated?</w:t>
      </w:r>
    </w:p>
  </w:comment>
  <w:comment w:id="1217" w:author="Gannon, Hugh (Allianz Global Life)" w:date="2026-04-23T13:41:00Z" w:initials="HG">
    <w:p w14:paraId="19D43162" w14:textId="77777777" w:rsidR="00144237" w:rsidRDefault="00144237" w:rsidP="00144237">
      <w:pPr>
        <w:pStyle w:val="CommentText"/>
      </w:pPr>
      <w:r>
        <w:rPr>
          <w:rStyle w:val="CommentReference"/>
        </w:rPr>
        <w:annotationRef/>
      </w:r>
      <w:r>
        <w:t>Assume they will be covered in the separate policyholder tax document</w:t>
      </w:r>
    </w:p>
  </w:comment>
  <w:comment w:id="1701" w:author="Gannon, Hugh (Allianz Global Life)" w:date="2026-04-23T13:45:00Z" w:initials="HG">
    <w:p w14:paraId="18D94867" w14:textId="77777777" w:rsidR="009C5AAC" w:rsidRDefault="009C5AAC" w:rsidP="009C5AAC">
      <w:pPr>
        <w:pStyle w:val="CommentText"/>
      </w:pPr>
      <w:r>
        <w:rPr>
          <w:rStyle w:val="CommentReference"/>
        </w:rPr>
        <w:annotationRef/>
      </w:r>
      <w:r>
        <w:t>Changed this to be consistent with PRSA and ARfs</w:t>
      </w:r>
    </w:p>
  </w:comment>
  <w:comment w:id="1702" w:author="George Harding" w:date="2026-04-07T15:46:00Z" w:initials="GH">
    <w:p w14:paraId="324215C8" w14:textId="750B093F" w:rsidR="005A2D5D" w:rsidRDefault="005A2D5D" w:rsidP="005A2D5D">
      <w:pPr>
        <w:pStyle w:val="CommentText"/>
      </w:pPr>
      <w:r>
        <w:rPr>
          <w:rStyle w:val="CommentReference"/>
        </w:rPr>
        <w:annotationRef/>
      </w:r>
      <w:r>
        <w:rPr>
          <w:lang w:val="en-IE"/>
        </w:rPr>
        <w:t>Should this be 30 days also?</w:t>
      </w:r>
    </w:p>
  </w:comment>
  <w:comment w:id="1703" w:author="Gannon, Hugh (Allianz Global Life)" w:date="2026-04-23T13:43:00Z" w:initials="HG">
    <w:p w14:paraId="7316C728" w14:textId="77777777" w:rsidR="0051408F" w:rsidRDefault="0051408F" w:rsidP="0051408F">
      <w:pPr>
        <w:pStyle w:val="CommentText"/>
      </w:pPr>
      <w:r>
        <w:rPr>
          <w:rStyle w:val="CommentReference"/>
        </w:rPr>
        <w:annotationRef/>
      </w:r>
      <w:r>
        <w:t>Yes</w:t>
      </w:r>
    </w:p>
  </w:comment>
  <w:comment w:id="2126" w:author="George Harding" w:date="2026-04-07T15:27:00Z" w:initials="GH">
    <w:p w14:paraId="1F3E79B9" w14:textId="5F7B7BA7" w:rsidR="00FA7367" w:rsidRDefault="00FA7367" w:rsidP="00FA7367">
      <w:pPr>
        <w:pStyle w:val="CommentText"/>
      </w:pPr>
      <w:r>
        <w:rPr>
          <w:rStyle w:val="CommentReference"/>
        </w:rPr>
        <w:annotationRef/>
      </w:r>
      <w:r>
        <w:rPr>
          <w:lang w:val="en-IE"/>
        </w:rPr>
        <w:t>I presume this can just be deleted</w:t>
      </w:r>
    </w:p>
  </w:comment>
  <w:comment w:id="2127" w:author="Gannon, Hugh (Allianz Global Life)" w:date="2026-04-23T13:59:00Z" w:initials="HG">
    <w:p w14:paraId="29A4B6ED" w14:textId="77777777" w:rsidR="00473C8C" w:rsidRDefault="00473C8C" w:rsidP="00473C8C">
      <w:pPr>
        <w:pStyle w:val="CommentText"/>
      </w:pPr>
      <w:r>
        <w:rPr>
          <w:rStyle w:val="CommentReference"/>
        </w:rPr>
        <w:annotationRef/>
      </w:r>
      <w:r>
        <w:t>Yes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57C9AC" w15:done="1"/>
  <w15:commentEx w15:paraId="652EDD37" w15:paraIdParent="3257C9AC" w15:done="1"/>
  <w15:commentEx w15:paraId="4A444BE1" w15:done="1"/>
  <w15:commentEx w15:paraId="21A62595" w15:done="0"/>
  <w15:commentEx w15:paraId="4944BC8F" w15:done="0"/>
  <w15:commentEx w15:paraId="4D7716CB" w15:paraIdParent="4944BC8F" w15:done="0"/>
  <w15:commentEx w15:paraId="626B8771" w15:done="1"/>
  <w15:commentEx w15:paraId="20C08AC0" w15:paraIdParent="626B8771" w15:done="1"/>
  <w15:commentEx w15:paraId="7078C226" w15:done="0"/>
  <w15:commentEx w15:paraId="19D43162" w15:paraIdParent="7078C226" w15:done="0"/>
  <w15:commentEx w15:paraId="18D94867" w15:done="0"/>
  <w15:commentEx w15:paraId="324215C8" w15:done="0"/>
  <w15:commentEx w15:paraId="7316C728" w15:paraIdParent="324215C8" w15:done="0"/>
  <w15:commentEx w15:paraId="1F3E79B9" w15:done="0"/>
  <w15:commentEx w15:paraId="29A4B6ED" w15:paraIdParent="1F3E79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3E9014" w16cex:dateUtc="2026-04-07T14:32:00Z"/>
  <w16cex:commentExtensible w16cex:durableId="057EBB8C" w16cex:dateUtc="2026-06-25T09:58:00Z"/>
  <w16cex:commentExtensible w16cex:durableId="48894D3B" w16cex:dateUtc="2026-04-23T12:35:00Z"/>
  <w16cex:commentExtensible w16cex:durableId="24005443" w16cex:dateUtc="2026-04-23T12:36:00Z"/>
  <w16cex:commentExtensible w16cex:durableId="3B6E8F6C" w16cex:dateUtc="2026-04-07T14:36:00Z"/>
  <w16cex:commentExtensible w16cex:durableId="497F6FEA" w16cex:dateUtc="2026-04-23T12:37:00Z"/>
  <w16cex:commentExtensible w16cex:durableId="0F8F9F59" w16cex:dateUtc="2026-04-08T16:32:00Z"/>
  <w16cex:commentExtensible w16cex:durableId="6C5A446A" w16cex:dateUtc="2026-04-08T16:33:00Z"/>
  <w16cex:commentExtensible w16cex:durableId="07D51B06" w16cex:dateUtc="2026-04-08T09:29:00Z"/>
  <w16cex:commentExtensible w16cex:durableId="537C1C96" w16cex:dateUtc="2026-04-23T12:41:00Z"/>
  <w16cex:commentExtensible w16cex:durableId="6A4C35FB" w16cex:dateUtc="2026-04-23T12:45:00Z"/>
  <w16cex:commentExtensible w16cex:durableId="07D0CCB4" w16cex:dateUtc="2026-04-07T14:46:00Z"/>
  <w16cex:commentExtensible w16cex:durableId="6E39BA56" w16cex:dateUtc="2026-04-23T12:43:00Z"/>
  <w16cex:commentExtensible w16cex:durableId="6C89F2CA" w16cex:dateUtc="2026-04-07T14:27:00Z"/>
  <w16cex:commentExtensible w16cex:durableId="02F71369" w16cex:dateUtc="2026-04-23T12: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57C9AC" w16cid:durableId="053E9014"/>
  <w16cid:commentId w16cid:paraId="652EDD37" w16cid:durableId="057EBB8C"/>
  <w16cid:commentId w16cid:paraId="4A444BE1" w16cid:durableId="48894D3B"/>
  <w16cid:commentId w16cid:paraId="21A62595" w16cid:durableId="24005443"/>
  <w16cid:commentId w16cid:paraId="4944BC8F" w16cid:durableId="3B6E8F6C"/>
  <w16cid:commentId w16cid:paraId="4D7716CB" w16cid:durableId="497F6FEA"/>
  <w16cid:commentId w16cid:paraId="626B8771" w16cid:durableId="0F8F9F59"/>
  <w16cid:commentId w16cid:paraId="20C08AC0" w16cid:durableId="6C5A446A"/>
  <w16cid:commentId w16cid:paraId="7078C226" w16cid:durableId="07D51B06"/>
  <w16cid:commentId w16cid:paraId="19D43162" w16cid:durableId="537C1C96"/>
  <w16cid:commentId w16cid:paraId="18D94867" w16cid:durableId="6A4C35FB"/>
  <w16cid:commentId w16cid:paraId="324215C8" w16cid:durableId="07D0CCB4"/>
  <w16cid:commentId w16cid:paraId="7316C728" w16cid:durableId="6E39BA56"/>
  <w16cid:commentId w16cid:paraId="1F3E79B9" w16cid:durableId="6C89F2CA"/>
  <w16cid:commentId w16cid:paraId="29A4B6ED" w16cid:durableId="02F713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005BA" w14:textId="77777777" w:rsidR="00B508BF" w:rsidRDefault="00B508BF" w:rsidP="00B46C2C">
      <w:r>
        <w:separator/>
      </w:r>
    </w:p>
  </w:endnote>
  <w:endnote w:type="continuationSeparator" w:id="0">
    <w:p w14:paraId="527E4A41" w14:textId="77777777" w:rsidR="00B508BF" w:rsidRDefault="00B508BF" w:rsidP="00B46C2C">
      <w:r>
        <w:continuationSeparator/>
      </w:r>
    </w:p>
  </w:endnote>
  <w:endnote w:type="continuationNotice" w:id="1">
    <w:p w14:paraId="06A67060" w14:textId="77777777" w:rsidR="00B508BF" w:rsidRDefault="00B508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Yu Mincho">
    <w:charset w:val="80"/>
    <w:family w:val="roman"/>
    <w:pitch w:val="variable"/>
    <w:sig w:usb0="800002E7" w:usb1="2AC7FCFF" w:usb2="00000012" w:usb3="00000000" w:csb0="0002009F" w:csb1="00000000"/>
  </w:font>
  <w:font w:name="Allianz Sans Light">
    <w:altName w:val="Calibri"/>
    <w:charset w:val="00"/>
    <w:family w:val="auto"/>
    <w:pitch w:val="variable"/>
    <w:sig w:usb0="A00000AF" w:usb1="5000E96A"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82635" w14:textId="77777777" w:rsidR="00E30572" w:rsidRDefault="00B46C2C">
    <w:pPr>
      <w:ind w:right="260"/>
      <w:rPr>
        <w:color w:val="222A35" w:themeColor="text2" w:themeShade="80"/>
        <w:sz w:val="26"/>
        <w:szCs w:val="26"/>
      </w:rPr>
    </w:pPr>
    <w:r>
      <w:rPr>
        <w:noProof/>
        <w:color w:val="44546A" w:themeColor="text2"/>
        <w:sz w:val="26"/>
        <w:szCs w:val="26"/>
        <w:lang w:val="en-IE" w:eastAsia="en-IE"/>
      </w:rPr>
      <mc:AlternateContent>
        <mc:Choice Requires="wps">
          <w:drawing>
            <wp:anchor distT="0" distB="0" distL="114300" distR="114300" simplePos="0" relativeHeight="251658241" behindDoc="0" locked="0" layoutInCell="1" allowOverlap="1" wp14:anchorId="4D40A441" wp14:editId="43EA3EB5">
              <wp:simplePos x="0" y="0"/>
              <mc:AlternateContent>
                <mc:Choice Requires="wp14">
                  <wp:positionH relativeFrom="page">
                    <wp14:pctPosHOffset>91000</wp14:pctPosHOffset>
                  </wp:positionH>
                </mc:Choice>
                <mc:Fallback>
                  <wp:positionH relativeFrom="page">
                    <wp:posOffset>6879590</wp:posOffset>
                  </wp:positionH>
                </mc:Fallback>
              </mc:AlternateContent>
              <mc:AlternateContent>
                <mc:Choice Requires="wp14">
                  <wp:positionV relativeFrom="page">
                    <wp14:pctPosVOffset>93000</wp14:pctPosVOffset>
                  </wp:positionV>
                </mc:Choice>
                <mc:Fallback>
                  <wp:positionV relativeFrom="page">
                    <wp:posOffset>9943465</wp:posOffset>
                  </wp:positionV>
                </mc:Fallback>
              </mc:AlternateContent>
              <wp:extent cx="388620" cy="313055"/>
              <wp:effectExtent l="0" t="0" r="0" b="0"/>
              <wp:wrapNone/>
              <wp:docPr id="49" name="Text Box 49"/>
              <wp:cNvGraphicFramePr/>
              <a:graphic xmlns:a="http://schemas.openxmlformats.org/drawingml/2006/main">
                <a:graphicData uri="http://schemas.microsoft.com/office/word/2010/wordprocessingShape">
                  <wps:wsp>
                    <wps:cNvSpPr txBox="1"/>
                    <wps:spPr>
                      <a:xfrm>
                        <a:off x="0" y="0"/>
                        <a:ext cx="388620" cy="3130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24CF567" w14:textId="77777777" w:rsidR="00E30572" w:rsidRDefault="00B46C2C">
                          <w:pPr>
                            <w:jc w:val="center"/>
                            <w:rPr>
                              <w:color w:val="222A35" w:themeColor="text2" w:themeShade="80"/>
                              <w:sz w:val="26"/>
                              <w:szCs w:val="26"/>
                            </w:rPr>
                          </w:pPr>
                          <w:r>
                            <w:rPr>
                              <w:color w:val="222A35" w:themeColor="text2" w:themeShade="80"/>
                              <w:sz w:val="26"/>
                              <w:szCs w:val="26"/>
                            </w:rPr>
                            <w:fldChar w:fldCharType="begin"/>
                          </w:r>
                          <w:r>
                            <w:rPr>
                              <w:color w:val="222A35" w:themeColor="text2" w:themeShade="80"/>
                              <w:sz w:val="26"/>
                              <w:szCs w:val="26"/>
                            </w:rPr>
                            <w:instrText xml:space="preserve"> PAGE  \* Arabic  \* MERGEFORMAT </w:instrText>
                          </w:r>
                          <w:r>
                            <w:rPr>
                              <w:color w:val="222A35" w:themeColor="text2" w:themeShade="80"/>
                              <w:sz w:val="26"/>
                              <w:szCs w:val="26"/>
                            </w:rPr>
                            <w:fldChar w:fldCharType="separate"/>
                          </w:r>
                          <w:r>
                            <w:rPr>
                              <w:noProof/>
                              <w:color w:val="222A35" w:themeColor="text2" w:themeShade="80"/>
                              <w:sz w:val="26"/>
                              <w:szCs w:val="26"/>
                            </w:rPr>
                            <w:t>4</w:t>
                          </w:r>
                          <w:r>
                            <w:rPr>
                              <w:color w:val="222A35" w:themeColor="text2" w:themeShade="80"/>
                              <w:sz w:val="26"/>
                              <w:szCs w:val="26"/>
                            </w:rPr>
                            <w:fldChar w:fldCharType="end"/>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spAutoFit/>
                    </wps:bodyPr>
                  </wps:wsp>
                </a:graphicData>
              </a:graphic>
              <wp14:sizeRelH relativeFrom="page">
                <wp14:pctWidth>5000</wp14:pctWidth>
              </wp14:sizeRelH>
              <wp14:sizeRelV relativeFrom="page">
                <wp14:pctHeight>5000</wp14:pctHeight>
              </wp14:sizeRelV>
            </wp:anchor>
          </w:drawing>
        </mc:Choice>
        <mc:Fallback>
          <w:pict>
            <v:shapetype w14:anchorId="4D40A441" id="_x0000_t202" coordsize="21600,21600" o:spt="202" path="m,l,21600r21600,l21600,xe">
              <v:stroke joinstyle="miter"/>
              <v:path gradientshapeok="t" o:connecttype="rect"/>
            </v:shapetype>
            <v:shape id="Text Box 49" o:spid="_x0000_s1028" type="#_x0000_t202" style="position:absolute;margin-left:0;margin-top:0;width:30.6pt;height:24.65pt;z-index:251658241;visibility:visible;mso-wrap-style:square;mso-width-percent:50;mso-height-percent:50;mso-left-percent:910;mso-top-percent:930;mso-wrap-distance-left:9pt;mso-wrap-distance-top:0;mso-wrap-distance-right:9pt;mso-wrap-distance-bottom:0;mso-position-horizontal-relative:page;mso-position-vertical-relative:page;mso-width-percent:50;mso-height-percent:50;mso-left-percent:910;mso-top-percent:9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" fillcolor="white [3201]" stroked="f" strokeweight=".5pt">
              <v:textbox style="mso-fit-shape-to-text:t" inset="0,,0">
                <w:txbxContent>
                  <w:p w14:paraId="724CF567" w14:textId="77777777" w:rsidR="00E30572" w:rsidRDefault="00B46C2C">
                    <w:pPr>
                      <w:jc w:val="center"/>
                      <w:rPr>
                        <w:color w:val="222A35" w:themeColor="text2" w:themeShade="80"/>
                        <w:sz w:val="26"/>
                        <w:szCs w:val="26"/>
                      </w:rPr>
                    </w:pPr>
                    <w:r>
                      <w:rPr>
                        <w:color w:val="222A35" w:themeColor="text2" w:themeShade="80"/>
                        <w:sz w:val="26"/>
                        <w:szCs w:val="26"/>
                      </w:rPr>
                      <w:fldChar w:fldCharType="begin"/>
                    </w:r>
                    <w:r>
                      <w:rPr>
                        <w:color w:val="222A35" w:themeColor="text2" w:themeShade="80"/>
                        <w:sz w:val="26"/>
                        <w:szCs w:val="26"/>
                      </w:rPr>
                      <w:instrText xml:space="preserve"> PAGE  \* Arabic  \* MERGEFORMAT </w:instrText>
                    </w:r>
                    <w:r>
                      <w:rPr>
                        <w:color w:val="222A35" w:themeColor="text2" w:themeShade="80"/>
                        <w:sz w:val="26"/>
                        <w:szCs w:val="26"/>
                      </w:rPr>
                      <w:fldChar w:fldCharType="separate"/>
                    </w:r>
                    <w:r>
                      <w:rPr>
                        <w:noProof/>
                        <w:color w:val="222A35" w:themeColor="text2" w:themeShade="80"/>
                        <w:sz w:val="26"/>
                        <w:szCs w:val="26"/>
                      </w:rPr>
                      <w:t>4</w:t>
                    </w:r>
                    <w:r>
                      <w:rPr>
                        <w:color w:val="222A35" w:themeColor="text2" w:themeShade="80"/>
                        <w:sz w:val="26"/>
                        <w:szCs w:val="26"/>
                      </w:rPr>
                      <w:fldChar w:fldCharType="end"/>
                    </w:r>
                  </w:p>
                </w:txbxContent>
              </v:textbox>
              <w10:wrap anchorx="page" anchory="page"/>
            </v:shape>
          </w:pict>
        </mc:Fallback>
      </mc:AlternateContent>
    </w:r>
  </w:p>
  <w:p w14:paraId="005E86D1" w14:textId="77777777" w:rsidR="00E30572" w:rsidRDefault="00E305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D3FE8" w14:textId="77777777" w:rsidR="00B508BF" w:rsidRDefault="00B508BF" w:rsidP="00B46C2C">
      <w:r>
        <w:separator/>
      </w:r>
    </w:p>
  </w:footnote>
  <w:footnote w:type="continuationSeparator" w:id="0">
    <w:p w14:paraId="17BFB97F" w14:textId="77777777" w:rsidR="00B508BF" w:rsidRDefault="00B508BF" w:rsidP="00B46C2C">
      <w:r>
        <w:continuationSeparator/>
      </w:r>
    </w:p>
  </w:footnote>
  <w:footnote w:type="continuationNotice" w:id="1">
    <w:p w14:paraId="6708807C" w14:textId="77777777" w:rsidR="00B508BF" w:rsidRDefault="00B508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3A712" w14:textId="77777777" w:rsidR="00E30572" w:rsidRPr="00D93ECA" w:rsidRDefault="00B46C2C">
    <w:pPr>
      <w:pStyle w:val="Header"/>
      <w:rPr>
        <w:lang w:val="en-IE"/>
      </w:rPr>
    </w:pPr>
    <w:r>
      <w:rPr>
        <w:noProof/>
        <w:lang w:val="en-IE" w:eastAsia="en-IE"/>
      </w:rPr>
      <mc:AlternateContent>
        <mc:Choice Requires="wps">
          <w:drawing>
            <wp:anchor distT="0" distB="0" distL="114300" distR="114300" simplePos="0" relativeHeight="251658244" behindDoc="0" locked="0" layoutInCell="0" allowOverlap="1" wp14:anchorId="79E73C56" wp14:editId="3702B91C">
              <wp:simplePos x="0" y="0"/>
              <wp:positionH relativeFrom="page">
                <wp:posOffset>0</wp:posOffset>
              </wp:positionH>
              <wp:positionV relativeFrom="page">
                <wp:posOffset>190500</wp:posOffset>
              </wp:positionV>
              <wp:extent cx="7560310" cy="273050"/>
              <wp:effectExtent l="0" t="0" r="0" b="12700"/>
              <wp:wrapNone/>
              <wp:docPr id="1" name="Text Box 1" descr="{&quot;HashCode&quot;:417909460,&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0936A38" w14:textId="77777777" w:rsidR="00E30572" w:rsidRPr="006F4089" w:rsidRDefault="00B46C2C" w:rsidP="00B15CE0">
                          <w:pPr>
                            <w:jc w:val="center"/>
                            <w:rPr>
                              <w:rFonts w:ascii="Calibri" w:hAnsi="Calibri" w:cs="Calibri"/>
                              <w:color w:val="000000"/>
                              <w:sz w:val="20"/>
                            </w:rPr>
                          </w:pPr>
                          <w:r w:rsidRPr="006F4089">
                            <w:rPr>
                              <w:rFonts w:ascii="Calibri" w:hAnsi="Calibri" w:cs="Calibri"/>
                              <w:color w:val="000000"/>
                              <w:sz w:val="20"/>
                            </w:rPr>
                            <w:t>Internal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79E73C56" id="_x0000_t202" coordsize="21600,21600" o:spt="202" path="m,l,21600r21600,l21600,xe">
              <v:stroke joinstyle="miter"/>
              <v:path gradientshapeok="t" o:connecttype="rect"/>
            </v:shapetype>
            <v:shape id="Text Box 1" o:spid="_x0000_s1026" type="#_x0000_t202" alt="{&quot;HashCode&quot;:417909460,&quot;Height&quot;:841.0,&quot;Width&quot;:595.0,&quot;Placement&quot;:&quot;Header&quot;,&quot;Index&quot;:&quot;Primary&quot;,&quot;Section&quot;:1,&quot;Top&quot;:0.0,&quot;Left&quot;:0.0}" style="position:absolute;margin-left:0;margin-top:15pt;width:595.3pt;height:21.5pt;z-index:2516582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60936A38" w14:textId="77777777" w:rsidR="00E30572" w:rsidRPr="006F4089" w:rsidRDefault="00B46C2C" w:rsidP="00B15CE0">
                    <w:pPr>
                      <w:jc w:val="center"/>
                      <w:rPr>
                        <w:rFonts w:ascii="Calibri" w:hAnsi="Calibri" w:cs="Calibri"/>
                        <w:color w:val="000000"/>
                        <w:sz w:val="20"/>
                      </w:rPr>
                    </w:pPr>
                    <w:r w:rsidRPr="006F4089">
                      <w:rPr>
                        <w:rFonts w:ascii="Calibri" w:hAnsi="Calibri" w:cs="Calibri"/>
                        <w:color w:val="000000"/>
                        <w:sz w:val="20"/>
                      </w:rPr>
                      <w:t>Internal</w:t>
                    </w:r>
                  </w:p>
                </w:txbxContent>
              </v:textbox>
              <w10:wrap anchorx="page" anchory="page"/>
            </v:shape>
          </w:pict>
        </mc:Fallback>
      </mc:AlternateContent>
    </w:r>
    <w:r>
      <w:rPr>
        <w:noProof/>
        <w:lang w:val="en-IE" w:eastAsia="en-IE"/>
      </w:rPr>
      <mc:AlternateContent>
        <mc:Choice Requires="wps">
          <w:drawing>
            <wp:anchor distT="0" distB="0" distL="114300" distR="114300" simplePos="0" relativeHeight="251658242" behindDoc="0" locked="0" layoutInCell="0" allowOverlap="1" wp14:anchorId="7E844966" wp14:editId="3400D347">
              <wp:simplePos x="0" y="0"/>
              <wp:positionH relativeFrom="page">
                <wp:posOffset>0</wp:posOffset>
              </wp:positionH>
              <wp:positionV relativeFrom="page">
                <wp:posOffset>190500</wp:posOffset>
              </wp:positionV>
              <wp:extent cx="7560310" cy="273050"/>
              <wp:effectExtent l="0" t="0" r="0" b="12700"/>
              <wp:wrapNone/>
              <wp:docPr id="9" name="Text Box 9" descr="{&quot;HashCode&quot;:417909460,&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B97735C" w14:textId="77777777" w:rsidR="00E30572" w:rsidRPr="00B951EC" w:rsidRDefault="00B46C2C" w:rsidP="00B15CE0">
                          <w:pPr>
                            <w:jc w:val="center"/>
                            <w:rPr>
                              <w:rFonts w:ascii="Calibri" w:hAnsi="Calibri" w:cs="Calibri"/>
                              <w:color w:val="000000"/>
                              <w:sz w:val="20"/>
                            </w:rPr>
                          </w:pPr>
                          <w:r w:rsidRPr="00B951EC">
                            <w:rPr>
                              <w:rFonts w:ascii="Calibri" w:hAnsi="Calibri" w:cs="Calibri"/>
                              <w:color w:val="000000"/>
                              <w:sz w:val="20"/>
                            </w:rPr>
                            <w:t>Internal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 w14:anchorId="7E844966" id="Text Box 9" o:spid="_x0000_s1027" type="#_x0000_t202" alt="{&quot;HashCode&quot;:417909460,&quot;Height&quot;:841.0,&quot;Width&quot;:595.0,&quot;Placement&quot;:&quot;Header&quot;,&quot;Index&quot;:&quot;Primary&quot;,&quot;Section&quot;:1,&quot;Top&quot;:0.0,&quot;Left&quot;:0.0}" style="position:absolute;margin-left:0;margin-top:15pt;width:595.3pt;height:21.5pt;z-index:25165824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" o:allowincell="f" filled="f" stroked="f" strokeweight=".5pt">
              <v:textbox inset=",0,,0">
                <w:txbxContent>
                  <w:p w14:paraId="5B97735C" w14:textId="77777777" w:rsidR="00E30572" w:rsidRPr="00B951EC" w:rsidRDefault="00B46C2C" w:rsidP="00B15CE0">
                    <w:pPr>
                      <w:jc w:val="center"/>
                      <w:rPr>
                        <w:rFonts w:ascii="Calibri" w:hAnsi="Calibri" w:cs="Calibri"/>
                        <w:color w:val="000000"/>
                        <w:sz w:val="20"/>
                      </w:rPr>
                    </w:pPr>
                    <w:r w:rsidRPr="00B951EC">
                      <w:rPr>
                        <w:rFonts w:ascii="Calibri" w:hAnsi="Calibri" w:cs="Calibri"/>
                        <w:color w:val="000000"/>
                        <w:sz w:val="20"/>
                      </w:rPr>
                      <w:t>Internal</w:t>
                    </w:r>
                  </w:p>
                </w:txbxContent>
              </v:textbox>
              <w10:wrap anchorx="page" anchory="page"/>
            </v:shape>
          </w:pict>
        </mc:Fallback>
      </mc:AlternateContent>
    </w:r>
    <w:r>
      <w:rPr>
        <w:noProof/>
        <w:lang w:val="en-IE" w:eastAsia="en-IE"/>
      </w:rPr>
      <w:drawing>
        <wp:anchor distT="0" distB="0" distL="114300" distR="114300" simplePos="0" relativeHeight="251658240" behindDoc="0" locked="0" layoutInCell="0" allowOverlap="1" wp14:anchorId="1EB62323" wp14:editId="4C6EAF1C">
          <wp:simplePos x="0" y="0"/>
          <wp:positionH relativeFrom="column">
            <wp:posOffset>5037503</wp:posOffset>
          </wp:positionH>
          <wp:positionV relativeFrom="paragraph">
            <wp:posOffset>-272511</wp:posOffset>
          </wp:positionV>
          <wp:extent cx="1315085" cy="34353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5085" cy="343535"/>
                  </a:xfrm>
                  <a:prstGeom prst="rect">
                    <a:avLst/>
                  </a:prstGeom>
                  <a:noFill/>
                </pic:spPr>
              </pic:pic>
            </a:graphicData>
          </a:graphic>
          <wp14:sizeRelH relativeFrom="page">
            <wp14:pctWidth>0</wp14:pctWidth>
          </wp14:sizeRelH>
          <wp14:sizeRelV relativeFrom="page">
            <wp14:pctHeight>0</wp14:pctHeight>
          </wp14:sizeRelV>
        </wp:anchor>
      </w:drawing>
    </w:r>
    <w:r>
      <w:rPr>
        <w:lang w:val="en-IE"/>
      </w:rPr>
      <w:tab/>
    </w:r>
    <w:r>
      <w:rPr>
        <w:lang w:val="en-IE"/>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F03B3" w14:textId="77777777" w:rsidR="00E30572" w:rsidRDefault="00B46C2C">
    <w:pPr>
      <w:pStyle w:val="Header"/>
    </w:pPr>
    <w:r>
      <w:rPr>
        <w:noProof/>
      </w:rPr>
      <mc:AlternateContent>
        <mc:Choice Requires="wps">
          <w:drawing>
            <wp:anchor distT="0" distB="0" distL="114300" distR="114300" simplePos="0" relativeHeight="251658245" behindDoc="0" locked="0" layoutInCell="0" allowOverlap="1" wp14:anchorId="0C749194" wp14:editId="6F019CDA">
              <wp:simplePos x="0" y="0"/>
              <wp:positionH relativeFrom="page">
                <wp:posOffset>0</wp:posOffset>
              </wp:positionH>
              <wp:positionV relativeFrom="page">
                <wp:posOffset>190500</wp:posOffset>
              </wp:positionV>
              <wp:extent cx="7560310" cy="273050"/>
              <wp:effectExtent l="0" t="0" r="0" b="12700"/>
              <wp:wrapNone/>
              <wp:docPr id="2" name="Text Box 2" descr="{&quot;HashCode&quot;:417909460,&quot;Height&quot;:841.0,&quot;Width&quot;:595.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2FC06A8" w14:textId="77777777" w:rsidR="00E30572" w:rsidRPr="006F4089" w:rsidRDefault="00B46C2C" w:rsidP="00B15CE0">
                          <w:pPr>
                            <w:jc w:val="center"/>
                            <w:rPr>
                              <w:rFonts w:ascii="Calibri" w:hAnsi="Calibri" w:cs="Calibri"/>
                              <w:color w:val="000000"/>
                              <w:sz w:val="20"/>
                            </w:rPr>
                          </w:pPr>
                          <w:r w:rsidRPr="006F4089">
                            <w:rPr>
                              <w:rFonts w:ascii="Calibri" w:hAnsi="Calibri" w:cs="Calibri"/>
                              <w:color w:val="000000"/>
                              <w:sz w:val="20"/>
                            </w:rPr>
                            <w:t>Internal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0C749194" id="_x0000_t202" coordsize="21600,21600" o:spt="202" path="m,l,21600r21600,l21600,xe">
              <v:stroke joinstyle="miter"/>
              <v:path gradientshapeok="t" o:connecttype="rect"/>
            </v:shapetype>
            <v:shape id="Text Box 2" o:spid="_x0000_s1029" type="#_x0000_t202" alt="{&quot;HashCode&quot;:417909460,&quot;Height&quot;:841.0,&quot;Width&quot;:595.0,&quot;Placement&quot;:&quot;Header&quot;,&quot;Index&quot;:&quot;FirstPage&quot;,&quot;Section&quot;:1,&quot;Top&quot;:0.0,&quot;Left&quot;:0.0}" style="position:absolute;margin-left:0;margin-top:15pt;width:595.3pt;height:21.5pt;z-index:251658245;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" o:allowincell="f" filled="f" stroked="f" strokeweight=".5pt">
              <v:textbox inset=",0,,0">
                <w:txbxContent>
                  <w:p w14:paraId="02FC06A8" w14:textId="77777777" w:rsidR="00E30572" w:rsidRPr="006F4089" w:rsidRDefault="00B46C2C" w:rsidP="00B15CE0">
                    <w:pPr>
                      <w:jc w:val="center"/>
                      <w:rPr>
                        <w:rFonts w:ascii="Calibri" w:hAnsi="Calibri" w:cs="Calibri"/>
                        <w:color w:val="000000"/>
                        <w:sz w:val="20"/>
                      </w:rPr>
                    </w:pPr>
                    <w:r w:rsidRPr="006F4089">
                      <w:rPr>
                        <w:rFonts w:ascii="Calibri" w:hAnsi="Calibri" w:cs="Calibri"/>
                        <w:color w:val="000000"/>
                        <w:sz w:val="20"/>
                      </w:rPr>
                      <w:t>Internal</w:t>
                    </w:r>
                  </w:p>
                </w:txbxContent>
              </v:textbox>
              <w10:wrap anchorx="page" anchory="page"/>
            </v:shape>
          </w:pict>
        </mc:Fallback>
      </mc:AlternateContent>
    </w:r>
    <w:r>
      <w:rPr>
        <w:noProof/>
      </w:rPr>
      <mc:AlternateContent>
        <mc:Choice Requires="wps">
          <w:drawing>
            <wp:anchor distT="0" distB="0" distL="114300" distR="114300" simplePos="0" relativeHeight="251658243" behindDoc="0" locked="0" layoutInCell="0" allowOverlap="1" wp14:anchorId="2BEB38FA" wp14:editId="79F5AA4E">
              <wp:simplePos x="0" y="0"/>
              <wp:positionH relativeFrom="page">
                <wp:posOffset>0</wp:posOffset>
              </wp:positionH>
              <wp:positionV relativeFrom="page">
                <wp:posOffset>190500</wp:posOffset>
              </wp:positionV>
              <wp:extent cx="7560310" cy="273050"/>
              <wp:effectExtent l="0" t="0" r="0" b="12700"/>
              <wp:wrapNone/>
              <wp:docPr id="10" name="Text Box 10" descr="{&quot;HashCode&quot;:417909460,&quot;Height&quot;:841.0,&quot;Width&quot;:595.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963038B" w14:textId="77777777" w:rsidR="00E30572" w:rsidRPr="00B951EC" w:rsidRDefault="00B46C2C" w:rsidP="00B15CE0">
                          <w:pPr>
                            <w:jc w:val="center"/>
                            <w:rPr>
                              <w:rFonts w:ascii="Calibri" w:hAnsi="Calibri" w:cs="Calibri"/>
                              <w:color w:val="000000"/>
                              <w:sz w:val="20"/>
                            </w:rPr>
                          </w:pPr>
                          <w:r w:rsidRPr="00B951EC">
                            <w:rPr>
                              <w:rFonts w:ascii="Calibri" w:hAnsi="Calibri" w:cs="Calibri"/>
                              <w:color w:val="000000"/>
                              <w:sz w:val="20"/>
                            </w:rPr>
                            <w:t>Internal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 w14:anchorId="2BEB38FA" id="Text Box 10" o:spid="_x0000_s1030" type="#_x0000_t202" alt="{&quot;HashCode&quot;:417909460,&quot;Height&quot;:841.0,&quot;Width&quot;:595.0,&quot;Placement&quot;:&quot;Header&quot;,&quot;Index&quot;:&quot;FirstPage&quot;,&quot;Section&quot;:1,&quot;Top&quot;:0.0,&quot;Left&quot;:0.0}" style="position:absolute;margin-left:0;margin-top:15pt;width:595.3pt;height:21.5pt;z-index:251658243;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" o:allowincell="f" filled="f" stroked="f" strokeweight=".5pt">
              <v:textbox inset=",0,,0">
                <w:txbxContent>
                  <w:p w14:paraId="7963038B" w14:textId="77777777" w:rsidR="00E30572" w:rsidRPr="00B951EC" w:rsidRDefault="00B46C2C" w:rsidP="00B15CE0">
                    <w:pPr>
                      <w:jc w:val="center"/>
                      <w:rPr>
                        <w:rFonts w:ascii="Calibri" w:hAnsi="Calibri" w:cs="Calibri"/>
                        <w:color w:val="000000"/>
                        <w:sz w:val="20"/>
                      </w:rPr>
                    </w:pPr>
                    <w:r w:rsidRPr="00B951EC">
                      <w:rPr>
                        <w:rFonts w:ascii="Calibri" w:hAnsi="Calibri" w:cs="Calibri"/>
                        <w:color w:val="000000"/>
                        <w:sz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7A20A22"/>
    <w:lvl w:ilvl="0">
      <w:start w:val="1"/>
      <w:numFmt w:val="bullet"/>
      <w:pStyle w:val="Formatvorlageberschrift3Arial"/>
      <w:lvlText w:val=""/>
      <w:lvlJc w:val="left"/>
      <w:pPr>
        <w:tabs>
          <w:tab w:val="num" w:pos="360"/>
        </w:tabs>
        <w:ind w:left="360" w:hanging="360"/>
      </w:pPr>
      <w:rPr>
        <w:rFonts w:ascii="Symbol" w:hAnsi="Symbol" w:hint="default"/>
      </w:rPr>
    </w:lvl>
  </w:abstractNum>
  <w:abstractNum w:abstractNumId="1" w15:restartNumberingAfterBreak="0">
    <w:nsid w:val="00CF3D5D"/>
    <w:multiLevelType w:val="hybridMultilevel"/>
    <w:tmpl w:val="D256DF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B47B2B"/>
    <w:multiLevelType w:val="hybridMultilevel"/>
    <w:tmpl w:val="A428FCF0"/>
    <w:lvl w:ilvl="0" w:tplc="28BE5E64">
      <w:start w:val="2"/>
      <w:numFmt w:val="bullet"/>
      <w:lvlText w:val="-"/>
      <w:lvlJc w:val="left"/>
      <w:pPr>
        <w:ind w:left="720" w:hanging="360"/>
      </w:pPr>
      <w:rPr>
        <w:rFonts w:ascii="Calibri" w:eastAsia="MS Minch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B04CF2"/>
    <w:multiLevelType w:val="hybridMultilevel"/>
    <w:tmpl w:val="886C14BC"/>
    <w:lvl w:ilvl="0" w:tplc="0409000B">
      <w:start w:val="1"/>
      <w:numFmt w:val="bullet"/>
      <w:lvlText w:val=""/>
      <w:lvlJc w:val="left"/>
      <w:pPr>
        <w:ind w:left="1080" w:hanging="360"/>
      </w:pPr>
      <w:rPr>
        <w:rFonts w:ascii="Wingdings" w:hAnsi="Wingdings"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4" w15:restartNumberingAfterBreak="0">
    <w:nsid w:val="0BE50B13"/>
    <w:multiLevelType w:val="hybridMultilevel"/>
    <w:tmpl w:val="8500F0A2"/>
    <w:lvl w:ilvl="0" w:tplc="778A830E">
      <w:start w:val="1"/>
      <w:numFmt w:val="bullet"/>
      <w:pStyle w:val="Spiegelstrich"/>
      <w:lvlText w:val="-"/>
      <w:lvlJc w:val="left"/>
      <w:pPr>
        <w:tabs>
          <w:tab w:val="num" w:pos="397"/>
        </w:tabs>
        <w:ind w:left="397" w:hanging="397"/>
      </w:pPr>
      <w:rPr>
        <w:rFonts w:ascii="Arial" w:hAnsi="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430D1F"/>
    <w:multiLevelType w:val="hybridMultilevel"/>
    <w:tmpl w:val="983EFF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E463CA4"/>
    <w:multiLevelType w:val="hybridMultilevel"/>
    <w:tmpl w:val="2B0CCB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F8D42D4"/>
    <w:multiLevelType w:val="hybridMultilevel"/>
    <w:tmpl w:val="23E2ED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2C65E6F"/>
    <w:multiLevelType w:val="multilevel"/>
    <w:tmpl w:val="E21E34F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14151750"/>
    <w:multiLevelType w:val="multilevel"/>
    <w:tmpl w:val="CF1E6744"/>
    <w:styleLink w:val="StyleList-JB"/>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rPr>
    </w:lvl>
    <w:lvl w:ilvl="3">
      <w:start w:val="1"/>
      <w:numFmt w:val="decimal"/>
      <w:pStyle w:val="Heading4"/>
      <w:lvlText w:val="%1.%2.%3.%4"/>
      <w:lvlJc w:val="left"/>
      <w:pPr>
        <w:ind w:left="1440" w:hanging="1440"/>
      </w:pPr>
      <w:rPr>
        <w:rFonts w:hint="default"/>
      </w:rPr>
    </w:lvl>
    <w:lvl w:ilvl="4">
      <w:start w:val="1"/>
      <w:numFmt w:val="decimal"/>
      <w:pStyle w:val="Heading5"/>
      <w:lvlText w:val="%1.%2.%3.%4.%5"/>
      <w:lvlJc w:val="left"/>
      <w:pPr>
        <w:ind w:left="1800" w:hanging="1800"/>
      </w:pPr>
      <w:rPr>
        <w:rFonts w:hint="default"/>
      </w:rPr>
    </w:lvl>
    <w:lvl w:ilvl="5">
      <w:start w:val="1"/>
      <w:numFmt w:val="lowerRoman"/>
      <w:pStyle w:val="Heading6"/>
      <w:lvlText w:val="(%6)"/>
      <w:lvlJc w:val="left"/>
      <w:pPr>
        <w:ind w:left="2160" w:hanging="360"/>
      </w:pPr>
      <w:rPr>
        <w:rFonts w:hint="default"/>
      </w:rPr>
    </w:lvl>
    <w:lvl w:ilvl="6">
      <w:start w:val="1"/>
      <w:numFmt w:val="decimal"/>
      <w:pStyle w:val="Heading7"/>
      <w:lvlText w:val="%7."/>
      <w:lvlJc w:val="left"/>
      <w:pPr>
        <w:ind w:left="2520" w:hanging="360"/>
      </w:pPr>
      <w:rPr>
        <w:rFonts w:hint="default"/>
      </w:rPr>
    </w:lvl>
    <w:lvl w:ilvl="7">
      <w:start w:val="1"/>
      <w:numFmt w:val="lowerLetter"/>
      <w:pStyle w:val="Heading8"/>
      <w:lvlText w:val="%8."/>
      <w:lvlJc w:val="left"/>
      <w:pPr>
        <w:ind w:left="2880" w:hanging="360"/>
      </w:pPr>
      <w:rPr>
        <w:rFonts w:hint="default"/>
      </w:rPr>
    </w:lvl>
    <w:lvl w:ilvl="8">
      <w:start w:val="1"/>
      <w:numFmt w:val="lowerRoman"/>
      <w:pStyle w:val="Heading9"/>
      <w:lvlText w:val="%9."/>
      <w:lvlJc w:val="left"/>
      <w:pPr>
        <w:ind w:left="3240" w:hanging="360"/>
      </w:pPr>
      <w:rPr>
        <w:rFonts w:hint="default"/>
      </w:rPr>
    </w:lvl>
  </w:abstractNum>
  <w:abstractNum w:abstractNumId="10" w15:restartNumberingAfterBreak="0">
    <w:nsid w:val="1BFC4B99"/>
    <w:multiLevelType w:val="hybridMultilevel"/>
    <w:tmpl w:val="FE48B72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D30768D"/>
    <w:multiLevelType w:val="multilevel"/>
    <w:tmpl w:val="A70E4408"/>
    <w:lvl w:ilvl="0">
      <w:start w:val="2"/>
      <w:numFmt w:val="decimal"/>
      <w:lvlText w:val="%1"/>
      <w:lvlJc w:val="left"/>
      <w:pPr>
        <w:ind w:left="360" w:hanging="360"/>
      </w:pPr>
      <w:rPr>
        <w:rFonts w:hint="default"/>
      </w:rPr>
    </w:lvl>
    <w:lvl w:ilvl="1">
      <w:start w:val="1"/>
      <w:numFmt w:val="decimal"/>
      <w:lvlText w:val="%1.%2"/>
      <w:lvlJc w:val="left"/>
      <w:pPr>
        <w:ind w:left="2520" w:hanging="36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200" w:hanging="72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1880" w:hanging="108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560" w:hanging="1440"/>
      </w:pPr>
      <w:rPr>
        <w:rFonts w:hint="default"/>
      </w:rPr>
    </w:lvl>
    <w:lvl w:ilvl="8">
      <w:start w:val="1"/>
      <w:numFmt w:val="decimal"/>
      <w:lvlText w:val="%1.%2.%3.%4.%5.%6.%7.%8.%9"/>
      <w:lvlJc w:val="left"/>
      <w:pPr>
        <w:ind w:left="19080" w:hanging="1800"/>
      </w:pPr>
      <w:rPr>
        <w:rFonts w:hint="default"/>
      </w:rPr>
    </w:lvl>
  </w:abstractNum>
  <w:abstractNum w:abstractNumId="12" w15:restartNumberingAfterBreak="0">
    <w:nsid w:val="1F0667C6"/>
    <w:multiLevelType w:val="hybridMultilevel"/>
    <w:tmpl w:val="58B4857C"/>
    <w:lvl w:ilvl="0" w:tplc="6C6AB3DA">
      <w:start w:val="53"/>
      <w:numFmt w:val="bullet"/>
      <w:lvlText w:val="-"/>
      <w:lvlJc w:val="left"/>
      <w:pPr>
        <w:ind w:left="720" w:hanging="360"/>
      </w:pPr>
      <w:rPr>
        <w:rFonts w:ascii="Calibri" w:eastAsia="MS Minch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574A5C"/>
    <w:multiLevelType w:val="hybridMultilevel"/>
    <w:tmpl w:val="E35E4878"/>
    <w:lvl w:ilvl="0" w:tplc="74EC1BF4">
      <w:start w:val="2"/>
      <w:numFmt w:val="bullet"/>
      <w:lvlText w:val="-"/>
      <w:lvlJc w:val="left"/>
      <w:pPr>
        <w:ind w:left="720" w:hanging="360"/>
      </w:pPr>
      <w:rPr>
        <w:rFonts w:ascii="Calibri" w:eastAsia="MS Mincho" w:hAnsi="Calibri" w:cs="Calibri"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24A46186"/>
    <w:multiLevelType w:val="hybridMultilevel"/>
    <w:tmpl w:val="8BF6DE5E"/>
    <w:lvl w:ilvl="0" w:tplc="3732F4EC">
      <w:start w:val="1"/>
      <w:numFmt w:val="decimal"/>
      <w:pStyle w:val="1Num"/>
      <w:lvlText w:val="%1."/>
      <w:lvlJc w:val="left"/>
      <w:pPr>
        <w:tabs>
          <w:tab w:val="num" w:pos="397"/>
        </w:tabs>
        <w:ind w:left="397" w:hanging="397"/>
      </w:pPr>
      <w:rPr>
        <w:rFonts w:ascii="Arial" w:hAnsi="Arial" w:hint="default"/>
        <w:b w:val="0"/>
        <w:i w:val="0"/>
        <w:sz w:val="18"/>
        <w:szCs w:val="18"/>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5" w15:restartNumberingAfterBreak="0">
    <w:nsid w:val="254044AD"/>
    <w:multiLevelType w:val="hybridMultilevel"/>
    <w:tmpl w:val="C7CEDF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E275B7"/>
    <w:multiLevelType w:val="hybridMultilevel"/>
    <w:tmpl w:val="C84809D2"/>
    <w:lvl w:ilvl="0" w:tplc="92509DA8">
      <w:start w:val="1"/>
      <w:numFmt w:val="bullet"/>
      <w:lvlText w:val="-"/>
      <w:lvlJc w:val="left"/>
      <w:pPr>
        <w:ind w:left="720" w:hanging="360"/>
      </w:pPr>
      <w:rPr>
        <w:rFonts w:ascii="Calibri" w:eastAsia="MS Mincho"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C4F1BC9"/>
    <w:multiLevelType w:val="hybridMultilevel"/>
    <w:tmpl w:val="499E9936"/>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18" w15:restartNumberingAfterBreak="0">
    <w:nsid w:val="36DE2DDF"/>
    <w:multiLevelType w:val="multilevel"/>
    <w:tmpl w:val="E21E34F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38F673A6"/>
    <w:multiLevelType w:val="hybridMultilevel"/>
    <w:tmpl w:val="1CF8A50E"/>
    <w:lvl w:ilvl="0" w:tplc="C87A67E4">
      <w:start w:val="3"/>
      <w:numFmt w:val="bullet"/>
      <w:lvlText w:val=""/>
      <w:lvlJc w:val="left"/>
      <w:pPr>
        <w:ind w:left="720" w:hanging="360"/>
      </w:pPr>
      <w:rPr>
        <w:rFonts w:ascii="Symbol" w:eastAsia="Times New Roman"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7733AC"/>
    <w:multiLevelType w:val="hybridMultilevel"/>
    <w:tmpl w:val="186EB884"/>
    <w:lvl w:ilvl="0" w:tplc="D820FC84">
      <w:start w:val="2009"/>
      <w:numFmt w:val="bullet"/>
      <w:lvlText w:val="-"/>
      <w:lvlJc w:val="left"/>
      <w:pPr>
        <w:ind w:left="720" w:hanging="360"/>
      </w:pPr>
      <w:rPr>
        <w:rFonts w:ascii="Calibri" w:eastAsia="MS Mincho"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1" w15:restartNumberingAfterBreak="0">
    <w:nsid w:val="3FE74C2D"/>
    <w:multiLevelType w:val="singleLevel"/>
    <w:tmpl w:val="E5987DF2"/>
    <w:lvl w:ilvl="0">
      <w:start w:val="1"/>
      <w:numFmt w:val="bullet"/>
      <w:pStyle w:val="ListBullet"/>
      <w:lvlText w:val=""/>
      <w:lvlJc w:val="left"/>
      <w:pPr>
        <w:tabs>
          <w:tab w:val="num" w:pos="360"/>
        </w:tabs>
        <w:ind w:left="360" w:hanging="360"/>
      </w:pPr>
      <w:rPr>
        <w:rFonts w:ascii="Symbol" w:hAnsi="Symbol" w:hint="default"/>
      </w:rPr>
    </w:lvl>
  </w:abstractNum>
  <w:abstractNum w:abstractNumId="22" w15:restartNumberingAfterBreak="0">
    <w:nsid w:val="431F305A"/>
    <w:multiLevelType w:val="hybridMultilevel"/>
    <w:tmpl w:val="64E6498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58C4EAC"/>
    <w:multiLevelType w:val="hybridMultilevel"/>
    <w:tmpl w:val="B62E70F4"/>
    <w:lvl w:ilvl="0" w:tplc="D96ECADA">
      <w:start w:val="1"/>
      <w:numFmt w:val="bullet"/>
      <w:pStyle w:val="SpiegelstrichEinrck2"/>
      <w:lvlText w:val="-"/>
      <w:lvlJc w:val="left"/>
      <w:pPr>
        <w:tabs>
          <w:tab w:val="num" w:pos="510"/>
        </w:tabs>
        <w:ind w:left="510" w:hanging="113"/>
      </w:pPr>
      <w:rPr>
        <w:rFonts w:ascii="Arial" w:hAnsi="Arial" w:hint="default"/>
        <w:sz w:val="18"/>
        <w:szCs w:val="18"/>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5C1532D"/>
    <w:multiLevelType w:val="hybridMultilevel"/>
    <w:tmpl w:val="759E9D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A6D6E03"/>
    <w:multiLevelType w:val="hybridMultilevel"/>
    <w:tmpl w:val="21681B22"/>
    <w:lvl w:ilvl="0" w:tplc="15247670">
      <w:numFmt w:val="bullet"/>
      <w:lvlText w:val="-"/>
      <w:lvlJc w:val="left"/>
      <w:pPr>
        <w:ind w:left="720" w:hanging="360"/>
      </w:pPr>
      <w:rPr>
        <w:rFonts w:ascii="Calibri" w:eastAsia="MS Minch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DE7AA6"/>
    <w:multiLevelType w:val="multilevel"/>
    <w:tmpl w:val="E6E801A2"/>
    <w:styleLink w:val="ListStyleJB"/>
    <w:lvl w:ilvl="0">
      <w:start w:val="1"/>
      <w:numFmt w:val="decimal"/>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56E72D56"/>
    <w:multiLevelType w:val="hybridMultilevel"/>
    <w:tmpl w:val="AAD2AF06"/>
    <w:lvl w:ilvl="0" w:tplc="10808570">
      <w:start w:val="2"/>
      <w:numFmt w:val="bullet"/>
      <w:lvlText w:val="-"/>
      <w:lvlJc w:val="left"/>
      <w:pPr>
        <w:ind w:left="720" w:hanging="360"/>
      </w:pPr>
      <w:rPr>
        <w:rFonts w:ascii="Calibri" w:eastAsia="MS Mincho"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4C469C"/>
    <w:multiLevelType w:val="hybridMultilevel"/>
    <w:tmpl w:val="CA92FD0E"/>
    <w:lvl w:ilvl="0" w:tplc="D8B67160">
      <w:numFmt w:val="bullet"/>
      <w:lvlText w:val="-"/>
      <w:lvlJc w:val="left"/>
      <w:pPr>
        <w:ind w:left="720" w:hanging="360"/>
      </w:pPr>
      <w:rPr>
        <w:rFonts w:ascii="Calibri" w:eastAsia="MS Minch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A70814"/>
    <w:multiLevelType w:val="hybridMultilevel"/>
    <w:tmpl w:val="0E74C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5A6B66"/>
    <w:multiLevelType w:val="hybridMultilevel"/>
    <w:tmpl w:val="5D12ED84"/>
    <w:lvl w:ilvl="0" w:tplc="06C29B0A">
      <w:start w:val="53"/>
      <w:numFmt w:val="bullet"/>
      <w:lvlText w:val="-"/>
      <w:lvlJc w:val="left"/>
      <w:pPr>
        <w:ind w:left="720" w:hanging="360"/>
      </w:pPr>
      <w:rPr>
        <w:rFonts w:ascii="Calibri" w:eastAsia="MS Minch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FC43F0"/>
    <w:multiLevelType w:val="hybridMultilevel"/>
    <w:tmpl w:val="6A28F074"/>
    <w:lvl w:ilvl="0" w:tplc="7866544C">
      <w:start w:val="1"/>
      <w:numFmt w:val="decimal"/>
      <w:lvlText w:val="%1"/>
      <w:lvlJc w:val="left"/>
      <w:pPr>
        <w:ind w:left="2400" w:hanging="20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0875D0B"/>
    <w:multiLevelType w:val="hybridMultilevel"/>
    <w:tmpl w:val="CC6E3B54"/>
    <w:lvl w:ilvl="0" w:tplc="A5F4F5E4">
      <w:start w:val="1"/>
      <w:numFmt w:val="decimal"/>
      <w:lvlText w:val="%1"/>
      <w:lvlJc w:val="left"/>
      <w:pPr>
        <w:ind w:left="2085" w:hanging="172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B003B7B"/>
    <w:multiLevelType w:val="hybridMultilevel"/>
    <w:tmpl w:val="2F3EAA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A8C0E3F"/>
    <w:multiLevelType w:val="hybridMultilevel"/>
    <w:tmpl w:val="42DAF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CDC53EA"/>
    <w:multiLevelType w:val="hybridMultilevel"/>
    <w:tmpl w:val="667AE73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36" w15:restartNumberingAfterBreak="0">
    <w:nsid w:val="7E12458E"/>
    <w:multiLevelType w:val="hybridMultilevel"/>
    <w:tmpl w:val="1A3CF36C"/>
    <w:lvl w:ilvl="0" w:tplc="08090001">
      <w:start w:val="1"/>
      <w:numFmt w:val="bullet"/>
      <w:lvlText w:val=""/>
      <w:lvlJc w:val="left"/>
      <w:pPr>
        <w:ind w:left="1425" w:hanging="360"/>
      </w:pPr>
      <w:rPr>
        <w:rFonts w:ascii="Symbol" w:hAnsi="Symbol" w:hint="default"/>
      </w:rPr>
    </w:lvl>
    <w:lvl w:ilvl="1" w:tplc="08090003" w:tentative="1">
      <w:start w:val="1"/>
      <w:numFmt w:val="bullet"/>
      <w:lvlText w:val="o"/>
      <w:lvlJc w:val="left"/>
      <w:pPr>
        <w:ind w:left="2145" w:hanging="360"/>
      </w:pPr>
      <w:rPr>
        <w:rFonts w:ascii="Courier New" w:hAnsi="Courier New" w:cs="Courier New" w:hint="default"/>
      </w:rPr>
    </w:lvl>
    <w:lvl w:ilvl="2" w:tplc="08090005" w:tentative="1">
      <w:start w:val="1"/>
      <w:numFmt w:val="bullet"/>
      <w:lvlText w:val=""/>
      <w:lvlJc w:val="left"/>
      <w:pPr>
        <w:ind w:left="2865" w:hanging="360"/>
      </w:pPr>
      <w:rPr>
        <w:rFonts w:ascii="Wingdings" w:hAnsi="Wingdings" w:hint="default"/>
      </w:rPr>
    </w:lvl>
    <w:lvl w:ilvl="3" w:tplc="08090001" w:tentative="1">
      <w:start w:val="1"/>
      <w:numFmt w:val="bullet"/>
      <w:lvlText w:val=""/>
      <w:lvlJc w:val="left"/>
      <w:pPr>
        <w:ind w:left="3585" w:hanging="360"/>
      </w:pPr>
      <w:rPr>
        <w:rFonts w:ascii="Symbol" w:hAnsi="Symbol" w:hint="default"/>
      </w:rPr>
    </w:lvl>
    <w:lvl w:ilvl="4" w:tplc="08090003" w:tentative="1">
      <w:start w:val="1"/>
      <w:numFmt w:val="bullet"/>
      <w:lvlText w:val="o"/>
      <w:lvlJc w:val="left"/>
      <w:pPr>
        <w:ind w:left="4305" w:hanging="360"/>
      </w:pPr>
      <w:rPr>
        <w:rFonts w:ascii="Courier New" w:hAnsi="Courier New" w:cs="Courier New" w:hint="default"/>
      </w:rPr>
    </w:lvl>
    <w:lvl w:ilvl="5" w:tplc="08090005" w:tentative="1">
      <w:start w:val="1"/>
      <w:numFmt w:val="bullet"/>
      <w:lvlText w:val=""/>
      <w:lvlJc w:val="left"/>
      <w:pPr>
        <w:ind w:left="5025" w:hanging="360"/>
      </w:pPr>
      <w:rPr>
        <w:rFonts w:ascii="Wingdings" w:hAnsi="Wingdings" w:hint="default"/>
      </w:rPr>
    </w:lvl>
    <w:lvl w:ilvl="6" w:tplc="08090001" w:tentative="1">
      <w:start w:val="1"/>
      <w:numFmt w:val="bullet"/>
      <w:lvlText w:val=""/>
      <w:lvlJc w:val="left"/>
      <w:pPr>
        <w:ind w:left="5745" w:hanging="360"/>
      </w:pPr>
      <w:rPr>
        <w:rFonts w:ascii="Symbol" w:hAnsi="Symbol" w:hint="default"/>
      </w:rPr>
    </w:lvl>
    <w:lvl w:ilvl="7" w:tplc="08090003" w:tentative="1">
      <w:start w:val="1"/>
      <w:numFmt w:val="bullet"/>
      <w:lvlText w:val="o"/>
      <w:lvlJc w:val="left"/>
      <w:pPr>
        <w:ind w:left="6465" w:hanging="360"/>
      </w:pPr>
      <w:rPr>
        <w:rFonts w:ascii="Courier New" w:hAnsi="Courier New" w:cs="Courier New" w:hint="default"/>
      </w:rPr>
    </w:lvl>
    <w:lvl w:ilvl="8" w:tplc="08090005" w:tentative="1">
      <w:start w:val="1"/>
      <w:numFmt w:val="bullet"/>
      <w:lvlText w:val=""/>
      <w:lvlJc w:val="left"/>
      <w:pPr>
        <w:ind w:left="7185" w:hanging="360"/>
      </w:pPr>
      <w:rPr>
        <w:rFonts w:ascii="Wingdings" w:hAnsi="Wingdings" w:hint="default"/>
      </w:rPr>
    </w:lvl>
  </w:abstractNum>
  <w:abstractNum w:abstractNumId="37" w15:restartNumberingAfterBreak="0">
    <w:nsid w:val="7E136583"/>
    <w:multiLevelType w:val="hybridMultilevel"/>
    <w:tmpl w:val="51EC26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29398803">
    <w:abstractNumId w:val="26"/>
  </w:num>
  <w:num w:numId="2" w16cid:durableId="596795059">
    <w:abstractNumId w:val="9"/>
    <w:lvlOverride w:ilvl="2">
      <w:lvl w:ilvl="2">
        <w:start w:val="1"/>
        <w:numFmt w:val="decimal"/>
        <w:pStyle w:val="Heading3"/>
        <w:lvlText w:val="%1.%2.%3"/>
        <w:lvlJc w:val="left"/>
        <w:pPr>
          <w:ind w:left="1080" w:hanging="1080"/>
        </w:pPr>
        <w:rPr>
          <w:rFonts w:hint="default"/>
          <w:lang w:val="en-US"/>
        </w:rPr>
      </w:lvl>
    </w:lvlOverride>
  </w:num>
  <w:num w:numId="3" w16cid:durableId="1230798765">
    <w:abstractNumId w:val="13"/>
  </w:num>
  <w:num w:numId="4" w16cid:durableId="1709260378">
    <w:abstractNumId w:val="20"/>
  </w:num>
  <w:num w:numId="5" w16cid:durableId="1416123090">
    <w:abstractNumId w:val="16"/>
  </w:num>
  <w:num w:numId="6" w16cid:durableId="2071878991">
    <w:abstractNumId w:val="10"/>
  </w:num>
  <w:num w:numId="7" w16cid:durableId="1985426304">
    <w:abstractNumId w:val="37"/>
  </w:num>
  <w:num w:numId="8" w16cid:durableId="2063628627">
    <w:abstractNumId w:val="6"/>
  </w:num>
  <w:num w:numId="9" w16cid:durableId="1029721327">
    <w:abstractNumId w:val="1"/>
  </w:num>
  <w:num w:numId="10" w16cid:durableId="657537885">
    <w:abstractNumId w:val="0"/>
  </w:num>
  <w:num w:numId="11" w16cid:durableId="608051774">
    <w:abstractNumId w:val="4"/>
  </w:num>
  <w:num w:numId="12" w16cid:durableId="1872912283">
    <w:abstractNumId w:val="21"/>
  </w:num>
  <w:num w:numId="13" w16cid:durableId="233468763">
    <w:abstractNumId w:val="14"/>
  </w:num>
  <w:num w:numId="14" w16cid:durableId="1259367885">
    <w:abstractNumId w:val="23"/>
  </w:num>
  <w:num w:numId="15" w16cid:durableId="588468103">
    <w:abstractNumId w:val="17"/>
  </w:num>
  <w:num w:numId="16" w16cid:durableId="1161777948">
    <w:abstractNumId w:val="36"/>
  </w:num>
  <w:num w:numId="17" w16cid:durableId="573785925">
    <w:abstractNumId w:val="24"/>
  </w:num>
  <w:num w:numId="18" w16cid:durableId="1647782827">
    <w:abstractNumId w:val="7"/>
  </w:num>
  <w:num w:numId="19" w16cid:durableId="1778057600">
    <w:abstractNumId w:val="25"/>
  </w:num>
  <w:num w:numId="20" w16cid:durableId="1131440055">
    <w:abstractNumId w:val="34"/>
  </w:num>
  <w:num w:numId="21" w16cid:durableId="725760670">
    <w:abstractNumId w:val="2"/>
  </w:num>
  <w:num w:numId="22" w16cid:durableId="1950240096">
    <w:abstractNumId w:val="27"/>
  </w:num>
  <w:num w:numId="23" w16cid:durableId="372464026">
    <w:abstractNumId w:val="29"/>
  </w:num>
  <w:num w:numId="24" w16cid:durableId="1053888948">
    <w:abstractNumId w:val="3"/>
  </w:num>
  <w:num w:numId="25" w16cid:durableId="1382942994">
    <w:abstractNumId w:val="15"/>
  </w:num>
  <w:num w:numId="26" w16cid:durableId="605961225">
    <w:abstractNumId w:val="28"/>
  </w:num>
  <w:num w:numId="27" w16cid:durableId="1843660077">
    <w:abstractNumId w:val="33"/>
  </w:num>
  <w:num w:numId="28" w16cid:durableId="1308784249">
    <w:abstractNumId w:val="22"/>
  </w:num>
  <w:num w:numId="29" w16cid:durableId="1668552202">
    <w:abstractNumId w:val="35"/>
  </w:num>
  <w:num w:numId="30" w16cid:durableId="755907339">
    <w:abstractNumId w:val="30"/>
  </w:num>
  <w:num w:numId="31" w16cid:durableId="1679234592">
    <w:abstractNumId w:val="12"/>
  </w:num>
  <w:num w:numId="32" w16cid:durableId="1112167871">
    <w:abstractNumId w:val="32"/>
  </w:num>
  <w:num w:numId="33" w16cid:durableId="1318415578">
    <w:abstractNumId w:val="31"/>
  </w:num>
  <w:num w:numId="34" w16cid:durableId="1420757375">
    <w:abstractNumId w:val="9"/>
  </w:num>
  <w:num w:numId="35" w16cid:durableId="1633636242">
    <w:abstractNumId w:val="5"/>
  </w:num>
  <w:num w:numId="36" w16cid:durableId="509367721">
    <w:abstractNumId w:val="11"/>
  </w:num>
  <w:num w:numId="37" w16cid:durableId="1293246445">
    <w:abstractNumId w:val="18"/>
  </w:num>
  <w:num w:numId="38" w16cid:durableId="74936228">
    <w:abstractNumId w:val="8"/>
  </w:num>
  <w:num w:numId="39" w16cid:durableId="221141257">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nnon, Hugh (Allianz Global Life)">
    <w15:presenceInfo w15:providerId="AD" w15:userId="S::hugh.gannon@allianzgloballife.com::42bc41ad-9187-4281-993e-773985323004"/>
  </w15:person>
  <w15:person w15:author="Hughes, Gearoid (Allianz Global Life)">
    <w15:presenceInfo w15:providerId="AD" w15:userId="S::gearoid.hughes@allianzgloballife.com::7e6a347e-1018-4f9c-b3f2-8a1b8c6de79f"/>
  </w15:person>
  <w15:person w15:author="George Harding">
    <w15:presenceInfo w15:providerId="AD" w15:userId="S::george.harding@milliman.com::720c92cb-0f10-4f1b-976f-8885c9f008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C2C"/>
    <w:rsid w:val="00001389"/>
    <w:rsid w:val="0000151D"/>
    <w:rsid w:val="00002439"/>
    <w:rsid w:val="00002AA2"/>
    <w:rsid w:val="00006384"/>
    <w:rsid w:val="00006532"/>
    <w:rsid w:val="00007275"/>
    <w:rsid w:val="00013996"/>
    <w:rsid w:val="00017B1A"/>
    <w:rsid w:val="00020234"/>
    <w:rsid w:val="000238F2"/>
    <w:rsid w:val="00024B0F"/>
    <w:rsid w:val="0002503E"/>
    <w:rsid w:val="0002671D"/>
    <w:rsid w:val="00027548"/>
    <w:rsid w:val="000279FE"/>
    <w:rsid w:val="00031A34"/>
    <w:rsid w:val="0003237B"/>
    <w:rsid w:val="00033914"/>
    <w:rsid w:val="00034FB3"/>
    <w:rsid w:val="000372D5"/>
    <w:rsid w:val="00037FF4"/>
    <w:rsid w:val="000406D4"/>
    <w:rsid w:val="00040829"/>
    <w:rsid w:val="0004098B"/>
    <w:rsid w:val="0004278C"/>
    <w:rsid w:val="00044E8B"/>
    <w:rsid w:val="00044EB0"/>
    <w:rsid w:val="000458B9"/>
    <w:rsid w:val="0004772B"/>
    <w:rsid w:val="0005060F"/>
    <w:rsid w:val="00051C52"/>
    <w:rsid w:val="00051DA7"/>
    <w:rsid w:val="000524D3"/>
    <w:rsid w:val="0005344C"/>
    <w:rsid w:val="00054179"/>
    <w:rsid w:val="00054D2F"/>
    <w:rsid w:val="00054E88"/>
    <w:rsid w:val="000567A0"/>
    <w:rsid w:val="0005770D"/>
    <w:rsid w:val="00057F79"/>
    <w:rsid w:val="00061913"/>
    <w:rsid w:val="00062883"/>
    <w:rsid w:val="00062C35"/>
    <w:rsid w:val="00064FDB"/>
    <w:rsid w:val="000651B8"/>
    <w:rsid w:val="0006520B"/>
    <w:rsid w:val="00065B1D"/>
    <w:rsid w:val="000665F0"/>
    <w:rsid w:val="000665F5"/>
    <w:rsid w:val="000703E7"/>
    <w:rsid w:val="0007123E"/>
    <w:rsid w:val="0007192A"/>
    <w:rsid w:val="000719C8"/>
    <w:rsid w:val="00071B38"/>
    <w:rsid w:val="00072586"/>
    <w:rsid w:val="000725A6"/>
    <w:rsid w:val="00073711"/>
    <w:rsid w:val="000739C8"/>
    <w:rsid w:val="00073FF2"/>
    <w:rsid w:val="00074268"/>
    <w:rsid w:val="00075115"/>
    <w:rsid w:val="00080021"/>
    <w:rsid w:val="000801A0"/>
    <w:rsid w:val="0008135C"/>
    <w:rsid w:val="00081685"/>
    <w:rsid w:val="000816B0"/>
    <w:rsid w:val="00081BCB"/>
    <w:rsid w:val="000827C5"/>
    <w:rsid w:val="00082ECA"/>
    <w:rsid w:val="0008398C"/>
    <w:rsid w:val="00084A0A"/>
    <w:rsid w:val="00085A04"/>
    <w:rsid w:val="00085E76"/>
    <w:rsid w:val="0008681A"/>
    <w:rsid w:val="00087F5D"/>
    <w:rsid w:val="000911E6"/>
    <w:rsid w:val="00092438"/>
    <w:rsid w:val="000942D4"/>
    <w:rsid w:val="00095F41"/>
    <w:rsid w:val="000973DA"/>
    <w:rsid w:val="000A05F6"/>
    <w:rsid w:val="000A17D1"/>
    <w:rsid w:val="000A1BFE"/>
    <w:rsid w:val="000A1FF2"/>
    <w:rsid w:val="000A423A"/>
    <w:rsid w:val="000B2270"/>
    <w:rsid w:val="000B270B"/>
    <w:rsid w:val="000B4C4E"/>
    <w:rsid w:val="000B4FC6"/>
    <w:rsid w:val="000B5280"/>
    <w:rsid w:val="000B5708"/>
    <w:rsid w:val="000B65AE"/>
    <w:rsid w:val="000C264C"/>
    <w:rsid w:val="000C328C"/>
    <w:rsid w:val="000C5C84"/>
    <w:rsid w:val="000C7773"/>
    <w:rsid w:val="000D1622"/>
    <w:rsid w:val="000D36A3"/>
    <w:rsid w:val="000D6836"/>
    <w:rsid w:val="000E048F"/>
    <w:rsid w:val="000E1395"/>
    <w:rsid w:val="000E3345"/>
    <w:rsid w:val="000E3F7D"/>
    <w:rsid w:val="000E48D1"/>
    <w:rsid w:val="000E5873"/>
    <w:rsid w:val="000E64E2"/>
    <w:rsid w:val="000E6913"/>
    <w:rsid w:val="000F3407"/>
    <w:rsid w:val="000F3695"/>
    <w:rsid w:val="000F51B7"/>
    <w:rsid w:val="000F5905"/>
    <w:rsid w:val="000F5A17"/>
    <w:rsid w:val="000F6FF1"/>
    <w:rsid w:val="00100ABA"/>
    <w:rsid w:val="00100E61"/>
    <w:rsid w:val="00101584"/>
    <w:rsid w:val="00101E45"/>
    <w:rsid w:val="00102F4C"/>
    <w:rsid w:val="00107B6A"/>
    <w:rsid w:val="00110451"/>
    <w:rsid w:val="0011098E"/>
    <w:rsid w:val="00110FA4"/>
    <w:rsid w:val="00112D2D"/>
    <w:rsid w:val="0011350D"/>
    <w:rsid w:val="00113E20"/>
    <w:rsid w:val="0011462B"/>
    <w:rsid w:val="00116C06"/>
    <w:rsid w:val="00116E3F"/>
    <w:rsid w:val="001200FC"/>
    <w:rsid w:val="00124280"/>
    <w:rsid w:val="0012522E"/>
    <w:rsid w:val="00125D37"/>
    <w:rsid w:val="00126775"/>
    <w:rsid w:val="00126C0A"/>
    <w:rsid w:val="00126CFE"/>
    <w:rsid w:val="0013002C"/>
    <w:rsid w:val="00133449"/>
    <w:rsid w:val="001334B7"/>
    <w:rsid w:val="00135231"/>
    <w:rsid w:val="0014106D"/>
    <w:rsid w:val="00141A8C"/>
    <w:rsid w:val="001420F6"/>
    <w:rsid w:val="00144237"/>
    <w:rsid w:val="00145DF6"/>
    <w:rsid w:val="00153629"/>
    <w:rsid w:val="0015470B"/>
    <w:rsid w:val="001557FA"/>
    <w:rsid w:val="00155DB7"/>
    <w:rsid w:val="00155EDD"/>
    <w:rsid w:val="00156953"/>
    <w:rsid w:val="001570B1"/>
    <w:rsid w:val="0016094F"/>
    <w:rsid w:val="0016112D"/>
    <w:rsid w:val="00162243"/>
    <w:rsid w:val="001709B3"/>
    <w:rsid w:val="00170EA1"/>
    <w:rsid w:val="001721E8"/>
    <w:rsid w:val="00173336"/>
    <w:rsid w:val="00173FC9"/>
    <w:rsid w:val="00174A9E"/>
    <w:rsid w:val="0017650C"/>
    <w:rsid w:val="00180AD3"/>
    <w:rsid w:val="00181AD0"/>
    <w:rsid w:val="00181CC3"/>
    <w:rsid w:val="0018352A"/>
    <w:rsid w:val="0018384D"/>
    <w:rsid w:val="00183A9C"/>
    <w:rsid w:val="00187656"/>
    <w:rsid w:val="00190BB3"/>
    <w:rsid w:val="00190F16"/>
    <w:rsid w:val="00190F48"/>
    <w:rsid w:val="00191A4B"/>
    <w:rsid w:val="00193EFE"/>
    <w:rsid w:val="00194196"/>
    <w:rsid w:val="00194267"/>
    <w:rsid w:val="001947D7"/>
    <w:rsid w:val="00195B2A"/>
    <w:rsid w:val="00195CA4"/>
    <w:rsid w:val="00196313"/>
    <w:rsid w:val="0019702A"/>
    <w:rsid w:val="00197A0C"/>
    <w:rsid w:val="00197C40"/>
    <w:rsid w:val="001A067A"/>
    <w:rsid w:val="001A0DF4"/>
    <w:rsid w:val="001A6914"/>
    <w:rsid w:val="001B0BD1"/>
    <w:rsid w:val="001B0E74"/>
    <w:rsid w:val="001B4C36"/>
    <w:rsid w:val="001B61E1"/>
    <w:rsid w:val="001B61EC"/>
    <w:rsid w:val="001C03C9"/>
    <w:rsid w:val="001C1310"/>
    <w:rsid w:val="001C29C4"/>
    <w:rsid w:val="001C3A2E"/>
    <w:rsid w:val="001C3E06"/>
    <w:rsid w:val="001C3E66"/>
    <w:rsid w:val="001C719F"/>
    <w:rsid w:val="001C7EE8"/>
    <w:rsid w:val="001D252A"/>
    <w:rsid w:val="001D44F0"/>
    <w:rsid w:val="001D70BD"/>
    <w:rsid w:val="001E042F"/>
    <w:rsid w:val="001E384A"/>
    <w:rsid w:val="001E50D7"/>
    <w:rsid w:val="001E6FFC"/>
    <w:rsid w:val="001F0096"/>
    <w:rsid w:val="001F0D5E"/>
    <w:rsid w:val="001F30DC"/>
    <w:rsid w:val="001F4081"/>
    <w:rsid w:val="001F41E1"/>
    <w:rsid w:val="001F50BC"/>
    <w:rsid w:val="001F7670"/>
    <w:rsid w:val="0020002A"/>
    <w:rsid w:val="00203377"/>
    <w:rsid w:val="0020567D"/>
    <w:rsid w:val="002063B4"/>
    <w:rsid w:val="002116B4"/>
    <w:rsid w:val="00212FB2"/>
    <w:rsid w:val="00214B0A"/>
    <w:rsid w:val="00216C7B"/>
    <w:rsid w:val="00217D2B"/>
    <w:rsid w:val="002206A5"/>
    <w:rsid w:val="0022227B"/>
    <w:rsid w:val="00224150"/>
    <w:rsid w:val="002243AF"/>
    <w:rsid w:val="00224BAC"/>
    <w:rsid w:val="00225BDF"/>
    <w:rsid w:val="002261F3"/>
    <w:rsid w:val="00227002"/>
    <w:rsid w:val="00230F65"/>
    <w:rsid w:val="00231233"/>
    <w:rsid w:val="00231C02"/>
    <w:rsid w:val="00232C12"/>
    <w:rsid w:val="00234445"/>
    <w:rsid w:val="0024056B"/>
    <w:rsid w:val="002407A9"/>
    <w:rsid w:val="0024118B"/>
    <w:rsid w:val="00241F18"/>
    <w:rsid w:val="002420D2"/>
    <w:rsid w:val="0024226B"/>
    <w:rsid w:val="002441F9"/>
    <w:rsid w:val="00244AD5"/>
    <w:rsid w:val="00244B91"/>
    <w:rsid w:val="00246C9F"/>
    <w:rsid w:val="0025564F"/>
    <w:rsid w:val="00257A8C"/>
    <w:rsid w:val="0026034F"/>
    <w:rsid w:val="002608F5"/>
    <w:rsid w:val="00260A83"/>
    <w:rsid w:val="00263471"/>
    <w:rsid w:val="00266001"/>
    <w:rsid w:val="00271F66"/>
    <w:rsid w:val="00273165"/>
    <w:rsid w:val="002772C3"/>
    <w:rsid w:val="002802B1"/>
    <w:rsid w:val="0028190C"/>
    <w:rsid w:val="0028197C"/>
    <w:rsid w:val="002849B3"/>
    <w:rsid w:val="0028532D"/>
    <w:rsid w:val="00286C23"/>
    <w:rsid w:val="00287496"/>
    <w:rsid w:val="00290CCF"/>
    <w:rsid w:val="00290DD7"/>
    <w:rsid w:val="0029217A"/>
    <w:rsid w:val="0029236A"/>
    <w:rsid w:val="002931DC"/>
    <w:rsid w:val="002944D7"/>
    <w:rsid w:val="002948D2"/>
    <w:rsid w:val="00294E99"/>
    <w:rsid w:val="00295193"/>
    <w:rsid w:val="0029632E"/>
    <w:rsid w:val="00296419"/>
    <w:rsid w:val="00297A05"/>
    <w:rsid w:val="002A14D2"/>
    <w:rsid w:val="002A2DEC"/>
    <w:rsid w:val="002A4CA0"/>
    <w:rsid w:val="002A6CA9"/>
    <w:rsid w:val="002A73FC"/>
    <w:rsid w:val="002A740C"/>
    <w:rsid w:val="002B0208"/>
    <w:rsid w:val="002B07A7"/>
    <w:rsid w:val="002B2442"/>
    <w:rsid w:val="002B4FC0"/>
    <w:rsid w:val="002B6495"/>
    <w:rsid w:val="002B7564"/>
    <w:rsid w:val="002B7A46"/>
    <w:rsid w:val="002B7BF7"/>
    <w:rsid w:val="002B7C2F"/>
    <w:rsid w:val="002B7EFC"/>
    <w:rsid w:val="002C4CF8"/>
    <w:rsid w:val="002D0A75"/>
    <w:rsid w:val="002D16F7"/>
    <w:rsid w:val="002D1C61"/>
    <w:rsid w:val="002D321F"/>
    <w:rsid w:val="002D51BB"/>
    <w:rsid w:val="002D5EC8"/>
    <w:rsid w:val="002E1286"/>
    <w:rsid w:val="002E3BED"/>
    <w:rsid w:val="002E4319"/>
    <w:rsid w:val="002E554C"/>
    <w:rsid w:val="002E6791"/>
    <w:rsid w:val="002E68A1"/>
    <w:rsid w:val="002E721A"/>
    <w:rsid w:val="002F21C2"/>
    <w:rsid w:val="002F30C2"/>
    <w:rsid w:val="002F3261"/>
    <w:rsid w:val="00300829"/>
    <w:rsid w:val="0030187C"/>
    <w:rsid w:val="003021D0"/>
    <w:rsid w:val="00303463"/>
    <w:rsid w:val="003048DA"/>
    <w:rsid w:val="0030517F"/>
    <w:rsid w:val="003062EC"/>
    <w:rsid w:val="00307AC3"/>
    <w:rsid w:val="00311DD1"/>
    <w:rsid w:val="00311F3D"/>
    <w:rsid w:val="00313262"/>
    <w:rsid w:val="00317095"/>
    <w:rsid w:val="00321302"/>
    <w:rsid w:val="00322BF1"/>
    <w:rsid w:val="0032361D"/>
    <w:rsid w:val="00324ADE"/>
    <w:rsid w:val="00324F3B"/>
    <w:rsid w:val="00324FCB"/>
    <w:rsid w:val="00326345"/>
    <w:rsid w:val="00327BA2"/>
    <w:rsid w:val="00327C76"/>
    <w:rsid w:val="0033039C"/>
    <w:rsid w:val="003321BF"/>
    <w:rsid w:val="003327A6"/>
    <w:rsid w:val="00333E1C"/>
    <w:rsid w:val="00334DDE"/>
    <w:rsid w:val="00336796"/>
    <w:rsid w:val="00337A3B"/>
    <w:rsid w:val="00337EC4"/>
    <w:rsid w:val="003407E2"/>
    <w:rsid w:val="00342CE9"/>
    <w:rsid w:val="00345A01"/>
    <w:rsid w:val="00347013"/>
    <w:rsid w:val="003522D8"/>
    <w:rsid w:val="003529F5"/>
    <w:rsid w:val="0035367A"/>
    <w:rsid w:val="00353977"/>
    <w:rsid w:val="00353AFE"/>
    <w:rsid w:val="0035482D"/>
    <w:rsid w:val="00355BF9"/>
    <w:rsid w:val="0035657B"/>
    <w:rsid w:val="00357947"/>
    <w:rsid w:val="00357E22"/>
    <w:rsid w:val="00357F9D"/>
    <w:rsid w:val="003606D0"/>
    <w:rsid w:val="00361713"/>
    <w:rsid w:val="00361D35"/>
    <w:rsid w:val="00363B76"/>
    <w:rsid w:val="00365023"/>
    <w:rsid w:val="0036713C"/>
    <w:rsid w:val="00367DE7"/>
    <w:rsid w:val="00370CEE"/>
    <w:rsid w:val="00370EC0"/>
    <w:rsid w:val="0037109E"/>
    <w:rsid w:val="00377FF7"/>
    <w:rsid w:val="00381F9E"/>
    <w:rsid w:val="00382B12"/>
    <w:rsid w:val="0038435E"/>
    <w:rsid w:val="00384E4C"/>
    <w:rsid w:val="003864F1"/>
    <w:rsid w:val="0038675B"/>
    <w:rsid w:val="00386AFC"/>
    <w:rsid w:val="0038781D"/>
    <w:rsid w:val="0039068C"/>
    <w:rsid w:val="00393AFF"/>
    <w:rsid w:val="003948E9"/>
    <w:rsid w:val="00394DD1"/>
    <w:rsid w:val="00394E23"/>
    <w:rsid w:val="003966FC"/>
    <w:rsid w:val="00396F2D"/>
    <w:rsid w:val="003A0479"/>
    <w:rsid w:val="003A25D4"/>
    <w:rsid w:val="003A4FFB"/>
    <w:rsid w:val="003A5213"/>
    <w:rsid w:val="003A6AB0"/>
    <w:rsid w:val="003A6E88"/>
    <w:rsid w:val="003B2EE9"/>
    <w:rsid w:val="003B535B"/>
    <w:rsid w:val="003C0EAC"/>
    <w:rsid w:val="003C1C9B"/>
    <w:rsid w:val="003C2054"/>
    <w:rsid w:val="003C47E4"/>
    <w:rsid w:val="003C483E"/>
    <w:rsid w:val="003C51D7"/>
    <w:rsid w:val="003D0B81"/>
    <w:rsid w:val="003D0FEC"/>
    <w:rsid w:val="003D2E8D"/>
    <w:rsid w:val="003D5F06"/>
    <w:rsid w:val="003E06D8"/>
    <w:rsid w:val="003E1C6B"/>
    <w:rsid w:val="003E2791"/>
    <w:rsid w:val="003E29D6"/>
    <w:rsid w:val="003E6004"/>
    <w:rsid w:val="003E6E83"/>
    <w:rsid w:val="003F1F79"/>
    <w:rsid w:val="003F48A9"/>
    <w:rsid w:val="003F61B8"/>
    <w:rsid w:val="003F71BE"/>
    <w:rsid w:val="00400F06"/>
    <w:rsid w:val="00401BDD"/>
    <w:rsid w:val="00402707"/>
    <w:rsid w:val="004042CC"/>
    <w:rsid w:val="004047B7"/>
    <w:rsid w:val="004048F5"/>
    <w:rsid w:val="00405AF1"/>
    <w:rsid w:val="00407F01"/>
    <w:rsid w:val="0041230E"/>
    <w:rsid w:val="0041311C"/>
    <w:rsid w:val="00413210"/>
    <w:rsid w:val="004137AD"/>
    <w:rsid w:val="0041650B"/>
    <w:rsid w:val="00416C12"/>
    <w:rsid w:val="004207E6"/>
    <w:rsid w:val="004211E7"/>
    <w:rsid w:val="00422ED6"/>
    <w:rsid w:val="004238FA"/>
    <w:rsid w:val="00423A53"/>
    <w:rsid w:val="00424487"/>
    <w:rsid w:val="00425144"/>
    <w:rsid w:val="00431DE1"/>
    <w:rsid w:val="00433A86"/>
    <w:rsid w:val="004347D3"/>
    <w:rsid w:val="0043627A"/>
    <w:rsid w:val="004365BD"/>
    <w:rsid w:val="004372B9"/>
    <w:rsid w:val="004414F4"/>
    <w:rsid w:val="00447439"/>
    <w:rsid w:val="00447AB2"/>
    <w:rsid w:val="00447BD8"/>
    <w:rsid w:val="00450A9D"/>
    <w:rsid w:val="004540AD"/>
    <w:rsid w:val="00456F57"/>
    <w:rsid w:val="004572AA"/>
    <w:rsid w:val="004602E1"/>
    <w:rsid w:val="00462E74"/>
    <w:rsid w:val="0046404C"/>
    <w:rsid w:val="00464557"/>
    <w:rsid w:val="00466902"/>
    <w:rsid w:val="00467F1F"/>
    <w:rsid w:val="004710C4"/>
    <w:rsid w:val="004729F8"/>
    <w:rsid w:val="00473906"/>
    <w:rsid w:val="00473C8C"/>
    <w:rsid w:val="0047769E"/>
    <w:rsid w:val="004812F2"/>
    <w:rsid w:val="0048162E"/>
    <w:rsid w:val="004834C2"/>
    <w:rsid w:val="004856E4"/>
    <w:rsid w:val="00485974"/>
    <w:rsid w:val="00490430"/>
    <w:rsid w:val="0049385D"/>
    <w:rsid w:val="004943ED"/>
    <w:rsid w:val="00494F22"/>
    <w:rsid w:val="00495D38"/>
    <w:rsid w:val="004A1229"/>
    <w:rsid w:val="004A1618"/>
    <w:rsid w:val="004A2461"/>
    <w:rsid w:val="004A24E8"/>
    <w:rsid w:val="004A28D6"/>
    <w:rsid w:val="004A52A9"/>
    <w:rsid w:val="004B1073"/>
    <w:rsid w:val="004B2DAC"/>
    <w:rsid w:val="004B2F4E"/>
    <w:rsid w:val="004B3504"/>
    <w:rsid w:val="004B44EC"/>
    <w:rsid w:val="004B4EED"/>
    <w:rsid w:val="004B57C7"/>
    <w:rsid w:val="004B684E"/>
    <w:rsid w:val="004B68A2"/>
    <w:rsid w:val="004C0BDE"/>
    <w:rsid w:val="004C371F"/>
    <w:rsid w:val="004C38AC"/>
    <w:rsid w:val="004C4241"/>
    <w:rsid w:val="004C4BD9"/>
    <w:rsid w:val="004C6569"/>
    <w:rsid w:val="004C6841"/>
    <w:rsid w:val="004C7399"/>
    <w:rsid w:val="004D0146"/>
    <w:rsid w:val="004D0654"/>
    <w:rsid w:val="004D13C0"/>
    <w:rsid w:val="004D596C"/>
    <w:rsid w:val="004D72D4"/>
    <w:rsid w:val="004D79A2"/>
    <w:rsid w:val="004E0010"/>
    <w:rsid w:val="004E01B1"/>
    <w:rsid w:val="004E2C23"/>
    <w:rsid w:val="004E5AC5"/>
    <w:rsid w:val="004E64FE"/>
    <w:rsid w:val="004E7253"/>
    <w:rsid w:val="004E7C15"/>
    <w:rsid w:val="004F22D9"/>
    <w:rsid w:val="004F2A5F"/>
    <w:rsid w:val="004F38A9"/>
    <w:rsid w:val="004F4EB4"/>
    <w:rsid w:val="004F52F7"/>
    <w:rsid w:val="004F6873"/>
    <w:rsid w:val="004F76C4"/>
    <w:rsid w:val="00502F09"/>
    <w:rsid w:val="005077A1"/>
    <w:rsid w:val="005102E8"/>
    <w:rsid w:val="00513E97"/>
    <w:rsid w:val="0051408F"/>
    <w:rsid w:val="00514501"/>
    <w:rsid w:val="00517131"/>
    <w:rsid w:val="00523471"/>
    <w:rsid w:val="005252B2"/>
    <w:rsid w:val="005252D7"/>
    <w:rsid w:val="005275AF"/>
    <w:rsid w:val="005277B1"/>
    <w:rsid w:val="00531835"/>
    <w:rsid w:val="00531A4C"/>
    <w:rsid w:val="00532A90"/>
    <w:rsid w:val="0053340B"/>
    <w:rsid w:val="00533B09"/>
    <w:rsid w:val="00535DEB"/>
    <w:rsid w:val="00536561"/>
    <w:rsid w:val="005406A3"/>
    <w:rsid w:val="005418AB"/>
    <w:rsid w:val="00542D49"/>
    <w:rsid w:val="00544150"/>
    <w:rsid w:val="005455B3"/>
    <w:rsid w:val="005461A4"/>
    <w:rsid w:val="0054777D"/>
    <w:rsid w:val="00551530"/>
    <w:rsid w:val="0055192C"/>
    <w:rsid w:val="0055226D"/>
    <w:rsid w:val="005539B7"/>
    <w:rsid w:val="00554751"/>
    <w:rsid w:val="00555F81"/>
    <w:rsid w:val="005571D9"/>
    <w:rsid w:val="0055746F"/>
    <w:rsid w:val="00557D4C"/>
    <w:rsid w:val="00557EF9"/>
    <w:rsid w:val="005626EA"/>
    <w:rsid w:val="00563CD5"/>
    <w:rsid w:val="00564147"/>
    <w:rsid w:val="00564ECB"/>
    <w:rsid w:val="005651FA"/>
    <w:rsid w:val="0056594F"/>
    <w:rsid w:val="0056625C"/>
    <w:rsid w:val="00570A03"/>
    <w:rsid w:val="00570B0E"/>
    <w:rsid w:val="0057202D"/>
    <w:rsid w:val="005751E6"/>
    <w:rsid w:val="00575722"/>
    <w:rsid w:val="005777AD"/>
    <w:rsid w:val="00580553"/>
    <w:rsid w:val="005807A3"/>
    <w:rsid w:val="0058175D"/>
    <w:rsid w:val="00583230"/>
    <w:rsid w:val="00583A8D"/>
    <w:rsid w:val="00585A36"/>
    <w:rsid w:val="0058657F"/>
    <w:rsid w:val="00586880"/>
    <w:rsid w:val="00587D14"/>
    <w:rsid w:val="005934B6"/>
    <w:rsid w:val="00593BF7"/>
    <w:rsid w:val="005A09D4"/>
    <w:rsid w:val="005A1166"/>
    <w:rsid w:val="005A203C"/>
    <w:rsid w:val="005A2D5D"/>
    <w:rsid w:val="005A53A1"/>
    <w:rsid w:val="005A62A8"/>
    <w:rsid w:val="005B1592"/>
    <w:rsid w:val="005B2666"/>
    <w:rsid w:val="005B3551"/>
    <w:rsid w:val="005B38BF"/>
    <w:rsid w:val="005B3CB1"/>
    <w:rsid w:val="005B3FFB"/>
    <w:rsid w:val="005B4772"/>
    <w:rsid w:val="005B545B"/>
    <w:rsid w:val="005B6F16"/>
    <w:rsid w:val="005C01D8"/>
    <w:rsid w:val="005C0B01"/>
    <w:rsid w:val="005C1152"/>
    <w:rsid w:val="005C1349"/>
    <w:rsid w:val="005C4C5E"/>
    <w:rsid w:val="005C6086"/>
    <w:rsid w:val="005C63E8"/>
    <w:rsid w:val="005C6582"/>
    <w:rsid w:val="005D02C7"/>
    <w:rsid w:val="005D1447"/>
    <w:rsid w:val="005D3474"/>
    <w:rsid w:val="005D3B87"/>
    <w:rsid w:val="005D3DDB"/>
    <w:rsid w:val="005D4122"/>
    <w:rsid w:val="005D55CB"/>
    <w:rsid w:val="005D5A00"/>
    <w:rsid w:val="005E0ED5"/>
    <w:rsid w:val="005E33CF"/>
    <w:rsid w:val="005E3A97"/>
    <w:rsid w:val="005E40D9"/>
    <w:rsid w:val="005E431E"/>
    <w:rsid w:val="005E4404"/>
    <w:rsid w:val="005E515E"/>
    <w:rsid w:val="005E628B"/>
    <w:rsid w:val="005E656D"/>
    <w:rsid w:val="005E6CE3"/>
    <w:rsid w:val="005E72CB"/>
    <w:rsid w:val="005E7C0A"/>
    <w:rsid w:val="005F11EA"/>
    <w:rsid w:val="005F145A"/>
    <w:rsid w:val="005F266E"/>
    <w:rsid w:val="005F26E2"/>
    <w:rsid w:val="005F32EC"/>
    <w:rsid w:val="005F37F5"/>
    <w:rsid w:val="005F50EB"/>
    <w:rsid w:val="005F5D34"/>
    <w:rsid w:val="005F5DF5"/>
    <w:rsid w:val="005F66CD"/>
    <w:rsid w:val="005F71D7"/>
    <w:rsid w:val="005F7D52"/>
    <w:rsid w:val="005F7DF2"/>
    <w:rsid w:val="00600134"/>
    <w:rsid w:val="00601282"/>
    <w:rsid w:val="00601F2F"/>
    <w:rsid w:val="00604019"/>
    <w:rsid w:val="006061D2"/>
    <w:rsid w:val="00607429"/>
    <w:rsid w:val="00607941"/>
    <w:rsid w:val="006111CB"/>
    <w:rsid w:val="006123EC"/>
    <w:rsid w:val="00612F33"/>
    <w:rsid w:val="0061353A"/>
    <w:rsid w:val="00613711"/>
    <w:rsid w:val="0061510C"/>
    <w:rsid w:val="006155B5"/>
    <w:rsid w:val="006168D4"/>
    <w:rsid w:val="00621808"/>
    <w:rsid w:val="006218A2"/>
    <w:rsid w:val="006225A2"/>
    <w:rsid w:val="00623350"/>
    <w:rsid w:val="00623665"/>
    <w:rsid w:val="00624BE2"/>
    <w:rsid w:val="00625E17"/>
    <w:rsid w:val="00627445"/>
    <w:rsid w:val="006300EC"/>
    <w:rsid w:val="006355EB"/>
    <w:rsid w:val="00635C9D"/>
    <w:rsid w:val="00641B16"/>
    <w:rsid w:val="0064310C"/>
    <w:rsid w:val="00643709"/>
    <w:rsid w:val="00643957"/>
    <w:rsid w:val="0064412B"/>
    <w:rsid w:val="00651A62"/>
    <w:rsid w:val="00652216"/>
    <w:rsid w:val="00654873"/>
    <w:rsid w:val="00654BA8"/>
    <w:rsid w:val="00657D44"/>
    <w:rsid w:val="00660EF3"/>
    <w:rsid w:val="00663F99"/>
    <w:rsid w:val="00664A22"/>
    <w:rsid w:val="00667056"/>
    <w:rsid w:val="00667151"/>
    <w:rsid w:val="006679FE"/>
    <w:rsid w:val="00667C61"/>
    <w:rsid w:val="00671B0E"/>
    <w:rsid w:val="00671D01"/>
    <w:rsid w:val="00671D83"/>
    <w:rsid w:val="00672F90"/>
    <w:rsid w:val="00676CA4"/>
    <w:rsid w:val="00677BDC"/>
    <w:rsid w:val="00684E44"/>
    <w:rsid w:val="00686899"/>
    <w:rsid w:val="00690789"/>
    <w:rsid w:val="00694589"/>
    <w:rsid w:val="006960CA"/>
    <w:rsid w:val="00696BA4"/>
    <w:rsid w:val="006A01F1"/>
    <w:rsid w:val="006A11F0"/>
    <w:rsid w:val="006A2FF8"/>
    <w:rsid w:val="006A4C05"/>
    <w:rsid w:val="006A4D2C"/>
    <w:rsid w:val="006A7B42"/>
    <w:rsid w:val="006B22E1"/>
    <w:rsid w:val="006B6885"/>
    <w:rsid w:val="006B68A3"/>
    <w:rsid w:val="006B7875"/>
    <w:rsid w:val="006B7D49"/>
    <w:rsid w:val="006C0555"/>
    <w:rsid w:val="006C1695"/>
    <w:rsid w:val="006C1722"/>
    <w:rsid w:val="006C3453"/>
    <w:rsid w:val="006C3A1F"/>
    <w:rsid w:val="006C3EE0"/>
    <w:rsid w:val="006C5C1D"/>
    <w:rsid w:val="006C5C8F"/>
    <w:rsid w:val="006C626C"/>
    <w:rsid w:val="006C75C6"/>
    <w:rsid w:val="006D01E2"/>
    <w:rsid w:val="006D1B50"/>
    <w:rsid w:val="006D3BB1"/>
    <w:rsid w:val="006D4BB7"/>
    <w:rsid w:val="006D6263"/>
    <w:rsid w:val="006D6710"/>
    <w:rsid w:val="006D7BC1"/>
    <w:rsid w:val="006E12FD"/>
    <w:rsid w:val="006E193B"/>
    <w:rsid w:val="006E222C"/>
    <w:rsid w:val="006E37DF"/>
    <w:rsid w:val="006E5188"/>
    <w:rsid w:val="006E5242"/>
    <w:rsid w:val="006E5619"/>
    <w:rsid w:val="006E65C6"/>
    <w:rsid w:val="006E7506"/>
    <w:rsid w:val="006E7ECE"/>
    <w:rsid w:val="006F0AC5"/>
    <w:rsid w:val="006F0F35"/>
    <w:rsid w:val="006F13AB"/>
    <w:rsid w:val="006F1FB9"/>
    <w:rsid w:val="006F328F"/>
    <w:rsid w:val="006F5E2A"/>
    <w:rsid w:val="006F7C98"/>
    <w:rsid w:val="00702D72"/>
    <w:rsid w:val="00703982"/>
    <w:rsid w:val="00703A18"/>
    <w:rsid w:val="007040EC"/>
    <w:rsid w:val="007049F5"/>
    <w:rsid w:val="00704B35"/>
    <w:rsid w:val="00707F34"/>
    <w:rsid w:val="007135C6"/>
    <w:rsid w:val="00713734"/>
    <w:rsid w:val="00715D1C"/>
    <w:rsid w:val="00717D7D"/>
    <w:rsid w:val="00720FBB"/>
    <w:rsid w:val="00721889"/>
    <w:rsid w:val="00721A23"/>
    <w:rsid w:val="007222CF"/>
    <w:rsid w:val="00724D8B"/>
    <w:rsid w:val="00726D5D"/>
    <w:rsid w:val="00726FCF"/>
    <w:rsid w:val="00727CF3"/>
    <w:rsid w:val="00732AF2"/>
    <w:rsid w:val="00735CB1"/>
    <w:rsid w:val="00737D68"/>
    <w:rsid w:val="007414A1"/>
    <w:rsid w:val="00741833"/>
    <w:rsid w:val="00741DA2"/>
    <w:rsid w:val="007421E9"/>
    <w:rsid w:val="00743338"/>
    <w:rsid w:val="007441C5"/>
    <w:rsid w:val="00745B58"/>
    <w:rsid w:val="0075174F"/>
    <w:rsid w:val="00751A9D"/>
    <w:rsid w:val="00752DF0"/>
    <w:rsid w:val="0075660E"/>
    <w:rsid w:val="007610C1"/>
    <w:rsid w:val="007618CA"/>
    <w:rsid w:val="00763D9A"/>
    <w:rsid w:val="00764688"/>
    <w:rsid w:val="00766B05"/>
    <w:rsid w:val="0076757E"/>
    <w:rsid w:val="007708DB"/>
    <w:rsid w:val="00771496"/>
    <w:rsid w:val="007724BB"/>
    <w:rsid w:val="00772522"/>
    <w:rsid w:val="00773AC7"/>
    <w:rsid w:val="0077564A"/>
    <w:rsid w:val="00775CB7"/>
    <w:rsid w:val="00777F6C"/>
    <w:rsid w:val="00784B21"/>
    <w:rsid w:val="007867A3"/>
    <w:rsid w:val="00786C1D"/>
    <w:rsid w:val="007917D5"/>
    <w:rsid w:val="0079299B"/>
    <w:rsid w:val="0079356A"/>
    <w:rsid w:val="007970E3"/>
    <w:rsid w:val="00797E70"/>
    <w:rsid w:val="007A1D40"/>
    <w:rsid w:val="007A212A"/>
    <w:rsid w:val="007A5B7B"/>
    <w:rsid w:val="007A6840"/>
    <w:rsid w:val="007A6FB1"/>
    <w:rsid w:val="007A7245"/>
    <w:rsid w:val="007A7E24"/>
    <w:rsid w:val="007B18CB"/>
    <w:rsid w:val="007B248B"/>
    <w:rsid w:val="007B7D86"/>
    <w:rsid w:val="007C0A77"/>
    <w:rsid w:val="007C156A"/>
    <w:rsid w:val="007C2167"/>
    <w:rsid w:val="007C2633"/>
    <w:rsid w:val="007C39A1"/>
    <w:rsid w:val="007C3C40"/>
    <w:rsid w:val="007C3E48"/>
    <w:rsid w:val="007C4457"/>
    <w:rsid w:val="007C6950"/>
    <w:rsid w:val="007C7322"/>
    <w:rsid w:val="007D019D"/>
    <w:rsid w:val="007D02D2"/>
    <w:rsid w:val="007D0435"/>
    <w:rsid w:val="007D1D10"/>
    <w:rsid w:val="007D2A26"/>
    <w:rsid w:val="007E0036"/>
    <w:rsid w:val="007E1C4D"/>
    <w:rsid w:val="007E2B5F"/>
    <w:rsid w:val="007E3529"/>
    <w:rsid w:val="007E4AE6"/>
    <w:rsid w:val="007E4C46"/>
    <w:rsid w:val="007E50BD"/>
    <w:rsid w:val="007E55B7"/>
    <w:rsid w:val="007F08AB"/>
    <w:rsid w:val="007F0F00"/>
    <w:rsid w:val="007F1431"/>
    <w:rsid w:val="007F3A22"/>
    <w:rsid w:val="007F3B9C"/>
    <w:rsid w:val="007F50E4"/>
    <w:rsid w:val="007F6A7B"/>
    <w:rsid w:val="00800056"/>
    <w:rsid w:val="0080404E"/>
    <w:rsid w:val="00807870"/>
    <w:rsid w:val="0081244F"/>
    <w:rsid w:val="00812C61"/>
    <w:rsid w:val="00813806"/>
    <w:rsid w:val="00814225"/>
    <w:rsid w:val="00814658"/>
    <w:rsid w:val="00816BB1"/>
    <w:rsid w:val="00817C08"/>
    <w:rsid w:val="008227D0"/>
    <w:rsid w:val="00825C13"/>
    <w:rsid w:val="00826425"/>
    <w:rsid w:val="00826D39"/>
    <w:rsid w:val="0083027E"/>
    <w:rsid w:val="00831AF7"/>
    <w:rsid w:val="00834CDD"/>
    <w:rsid w:val="00835DD0"/>
    <w:rsid w:val="00836594"/>
    <w:rsid w:val="0083757E"/>
    <w:rsid w:val="00842488"/>
    <w:rsid w:val="00843FC3"/>
    <w:rsid w:val="0084442E"/>
    <w:rsid w:val="008472A4"/>
    <w:rsid w:val="00853906"/>
    <w:rsid w:val="00854B40"/>
    <w:rsid w:val="0085687C"/>
    <w:rsid w:val="00856A6C"/>
    <w:rsid w:val="00861029"/>
    <w:rsid w:val="008610C5"/>
    <w:rsid w:val="00864C2B"/>
    <w:rsid w:val="00864C6E"/>
    <w:rsid w:val="00864F6E"/>
    <w:rsid w:val="00865913"/>
    <w:rsid w:val="00872AD7"/>
    <w:rsid w:val="00874A99"/>
    <w:rsid w:val="00876101"/>
    <w:rsid w:val="00877D3B"/>
    <w:rsid w:val="00882BA0"/>
    <w:rsid w:val="00882BA3"/>
    <w:rsid w:val="0088645F"/>
    <w:rsid w:val="00886F33"/>
    <w:rsid w:val="00887185"/>
    <w:rsid w:val="00890BDE"/>
    <w:rsid w:val="00891692"/>
    <w:rsid w:val="00895384"/>
    <w:rsid w:val="008966DA"/>
    <w:rsid w:val="00896DD9"/>
    <w:rsid w:val="00896E45"/>
    <w:rsid w:val="008A0B5A"/>
    <w:rsid w:val="008A1C52"/>
    <w:rsid w:val="008A20E4"/>
    <w:rsid w:val="008A542C"/>
    <w:rsid w:val="008A66C8"/>
    <w:rsid w:val="008A729E"/>
    <w:rsid w:val="008B0EBD"/>
    <w:rsid w:val="008B0EC0"/>
    <w:rsid w:val="008B1495"/>
    <w:rsid w:val="008B24E9"/>
    <w:rsid w:val="008B4243"/>
    <w:rsid w:val="008B48D0"/>
    <w:rsid w:val="008B650E"/>
    <w:rsid w:val="008B6960"/>
    <w:rsid w:val="008B7D53"/>
    <w:rsid w:val="008C0EAC"/>
    <w:rsid w:val="008C1DE8"/>
    <w:rsid w:val="008C2250"/>
    <w:rsid w:val="008C329D"/>
    <w:rsid w:val="008C4F11"/>
    <w:rsid w:val="008C5113"/>
    <w:rsid w:val="008C5848"/>
    <w:rsid w:val="008C62F0"/>
    <w:rsid w:val="008C7CE0"/>
    <w:rsid w:val="008D65CE"/>
    <w:rsid w:val="008D6A44"/>
    <w:rsid w:val="008D7FB7"/>
    <w:rsid w:val="008E0B26"/>
    <w:rsid w:val="008E0C41"/>
    <w:rsid w:val="008E1730"/>
    <w:rsid w:val="008E1BF9"/>
    <w:rsid w:val="008E30D9"/>
    <w:rsid w:val="008E3B35"/>
    <w:rsid w:val="008E40F1"/>
    <w:rsid w:val="008E425D"/>
    <w:rsid w:val="008E4BE9"/>
    <w:rsid w:val="008E510A"/>
    <w:rsid w:val="008E5BA8"/>
    <w:rsid w:val="008E5DE9"/>
    <w:rsid w:val="008E5E0F"/>
    <w:rsid w:val="008E6A68"/>
    <w:rsid w:val="008E735D"/>
    <w:rsid w:val="008E7A85"/>
    <w:rsid w:val="008F2060"/>
    <w:rsid w:val="008F768F"/>
    <w:rsid w:val="00900476"/>
    <w:rsid w:val="009011B5"/>
    <w:rsid w:val="00902EF8"/>
    <w:rsid w:val="00903C83"/>
    <w:rsid w:val="00907010"/>
    <w:rsid w:val="00910A35"/>
    <w:rsid w:val="00910BE5"/>
    <w:rsid w:val="00912547"/>
    <w:rsid w:val="0091318D"/>
    <w:rsid w:val="00920BF1"/>
    <w:rsid w:val="00921C0A"/>
    <w:rsid w:val="00921EF1"/>
    <w:rsid w:val="00922C1D"/>
    <w:rsid w:val="00923E64"/>
    <w:rsid w:val="0092455A"/>
    <w:rsid w:val="009255D5"/>
    <w:rsid w:val="00926415"/>
    <w:rsid w:val="0092687B"/>
    <w:rsid w:val="00927B0C"/>
    <w:rsid w:val="00930BB8"/>
    <w:rsid w:val="0093145B"/>
    <w:rsid w:val="00937C87"/>
    <w:rsid w:val="00941168"/>
    <w:rsid w:val="009411F5"/>
    <w:rsid w:val="00941579"/>
    <w:rsid w:val="0094238D"/>
    <w:rsid w:val="00942494"/>
    <w:rsid w:val="0094314D"/>
    <w:rsid w:val="00943F87"/>
    <w:rsid w:val="00945E89"/>
    <w:rsid w:val="00946B2F"/>
    <w:rsid w:val="0094713C"/>
    <w:rsid w:val="00947167"/>
    <w:rsid w:val="009506F8"/>
    <w:rsid w:val="00951796"/>
    <w:rsid w:val="0095266C"/>
    <w:rsid w:val="00952F81"/>
    <w:rsid w:val="0095327B"/>
    <w:rsid w:val="00953830"/>
    <w:rsid w:val="00953BC5"/>
    <w:rsid w:val="00953EDC"/>
    <w:rsid w:val="00955D66"/>
    <w:rsid w:val="009561F5"/>
    <w:rsid w:val="009571C3"/>
    <w:rsid w:val="00957D42"/>
    <w:rsid w:val="00961527"/>
    <w:rsid w:val="00963BD2"/>
    <w:rsid w:val="00964B44"/>
    <w:rsid w:val="00966772"/>
    <w:rsid w:val="009672A9"/>
    <w:rsid w:val="00970204"/>
    <w:rsid w:val="00971304"/>
    <w:rsid w:val="00971740"/>
    <w:rsid w:val="009724B6"/>
    <w:rsid w:val="009731A6"/>
    <w:rsid w:val="00973E36"/>
    <w:rsid w:val="00975D8B"/>
    <w:rsid w:val="009776E5"/>
    <w:rsid w:val="009778CB"/>
    <w:rsid w:val="00977949"/>
    <w:rsid w:val="009802E8"/>
    <w:rsid w:val="009816D0"/>
    <w:rsid w:val="009836F4"/>
    <w:rsid w:val="00986F86"/>
    <w:rsid w:val="009871C7"/>
    <w:rsid w:val="00990574"/>
    <w:rsid w:val="00990A6E"/>
    <w:rsid w:val="00991990"/>
    <w:rsid w:val="00991DA3"/>
    <w:rsid w:val="00991F7D"/>
    <w:rsid w:val="0099235A"/>
    <w:rsid w:val="00994EFB"/>
    <w:rsid w:val="00996B3F"/>
    <w:rsid w:val="00997684"/>
    <w:rsid w:val="00997FE9"/>
    <w:rsid w:val="009A33BB"/>
    <w:rsid w:val="009A38FF"/>
    <w:rsid w:val="009A624B"/>
    <w:rsid w:val="009A6587"/>
    <w:rsid w:val="009A6BAF"/>
    <w:rsid w:val="009B2552"/>
    <w:rsid w:val="009B37AA"/>
    <w:rsid w:val="009B37E6"/>
    <w:rsid w:val="009B43A2"/>
    <w:rsid w:val="009B513E"/>
    <w:rsid w:val="009B5851"/>
    <w:rsid w:val="009B60EC"/>
    <w:rsid w:val="009C033A"/>
    <w:rsid w:val="009C06E8"/>
    <w:rsid w:val="009C0AAC"/>
    <w:rsid w:val="009C1414"/>
    <w:rsid w:val="009C2558"/>
    <w:rsid w:val="009C35A1"/>
    <w:rsid w:val="009C399E"/>
    <w:rsid w:val="009C3D6D"/>
    <w:rsid w:val="009C549C"/>
    <w:rsid w:val="009C5AAC"/>
    <w:rsid w:val="009D1525"/>
    <w:rsid w:val="009D352F"/>
    <w:rsid w:val="009D4129"/>
    <w:rsid w:val="009D4F9E"/>
    <w:rsid w:val="009D5E28"/>
    <w:rsid w:val="009D62CD"/>
    <w:rsid w:val="009D6904"/>
    <w:rsid w:val="009D72CD"/>
    <w:rsid w:val="009E1D95"/>
    <w:rsid w:val="009E3839"/>
    <w:rsid w:val="009E3C8B"/>
    <w:rsid w:val="009E3E0E"/>
    <w:rsid w:val="009E46F7"/>
    <w:rsid w:val="009E4AF2"/>
    <w:rsid w:val="009E5873"/>
    <w:rsid w:val="009E7AD6"/>
    <w:rsid w:val="009F3D42"/>
    <w:rsid w:val="009F4D9D"/>
    <w:rsid w:val="009F7CCA"/>
    <w:rsid w:val="00A01A43"/>
    <w:rsid w:val="00A02291"/>
    <w:rsid w:val="00A0233B"/>
    <w:rsid w:val="00A02344"/>
    <w:rsid w:val="00A02717"/>
    <w:rsid w:val="00A0287F"/>
    <w:rsid w:val="00A04176"/>
    <w:rsid w:val="00A05543"/>
    <w:rsid w:val="00A07041"/>
    <w:rsid w:val="00A113D6"/>
    <w:rsid w:val="00A11401"/>
    <w:rsid w:val="00A12E60"/>
    <w:rsid w:val="00A13D25"/>
    <w:rsid w:val="00A17C74"/>
    <w:rsid w:val="00A21006"/>
    <w:rsid w:val="00A217A0"/>
    <w:rsid w:val="00A247F6"/>
    <w:rsid w:val="00A24EEA"/>
    <w:rsid w:val="00A255E7"/>
    <w:rsid w:val="00A25D97"/>
    <w:rsid w:val="00A26808"/>
    <w:rsid w:val="00A26A8D"/>
    <w:rsid w:val="00A26D6C"/>
    <w:rsid w:val="00A301A8"/>
    <w:rsid w:val="00A3065D"/>
    <w:rsid w:val="00A3328E"/>
    <w:rsid w:val="00A339A5"/>
    <w:rsid w:val="00A371A4"/>
    <w:rsid w:val="00A37428"/>
    <w:rsid w:val="00A37C34"/>
    <w:rsid w:val="00A40A9B"/>
    <w:rsid w:val="00A412CF"/>
    <w:rsid w:val="00A434C0"/>
    <w:rsid w:val="00A45EA1"/>
    <w:rsid w:val="00A47F1B"/>
    <w:rsid w:val="00A47FC7"/>
    <w:rsid w:val="00A5184A"/>
    <w:rsid w:val="00A529F5"/>
    <w:rsid w:val="00A539F7"/>
    <w:rsid w:val="00A539FB"/>
    <w:rsid w:val="00A53BBB"/>
    <w:rsid w:val="00A541F5"/>
    <w:rsid w:val="00A55542"/>
    <w:rsid w:val="00A61BB5"/>
    <w:rsid w:val="00A6231A"/>
    <w:rsid w:val="00A635DD"/>
    <w:rsid w:val="00A63C5D"/>
    <w:rsid w:val="00A64949"/>
    <w:rsid w:val="00A64F0D"/>
    <w:rsid w:val="00A65ADA"/>
    <w:rsid w:val="00A7052F"/>
    <w:rsid w:val="00A7060D"/>
    <w:rsid w:val="00A70A63"/>
    <w:rsid w:val="00A716E3"/>
    <w:rsid w:val="00A72A19"/>
    <w:rsid w:val="00A72A6C"/>
    <w:rsid w:val="00A7330E"/>
    <w:rsid w:val="00A74056"/>
    <w:rsid w:val="00A7551B"/>
    <w:rsid w:val="00A758F6"/>
    <w:rsid w:val="00A76AA3"/>
    <w:rsid w:val="00A82156"/>
    <w:rsid w:val="00A83526"/>
    <w:rsid w:val="00A8367E"/>
    <w:rsid w:val="00A8464A"/>
    <w:rsid w:val="00A86992"/>
    <w:rsid w:val="00A87293"/>
    <w:rsid w:val="00A87463"/>
    <w:rsid w:val="00A904F6"/>
    <w:rsid w:val="00A90B78"/>
    <w:rsid w:val="00A90CD0"/>
    <w:rsid w:val="00A91986"/>
    <w:rsid w:val="00A94745"/>
    <w:rsid w:val="00A96901"/>
    <w:rsid w:val="00A96F15"/>
    <w:rsid w:val="00A97D94"/>
    <w:rsid w:val="00AA06A8"/>
    <w:rsid w:val="00AA1DAE"/>
    <w:rsid w:val="00AA231C"/>
    <w:rsid w:val="00AA40BB"/>
    <w:rsid w:val="00AA5543"/>
    <w:rsid w:val="00AA6B57"/>
    <w:rsid w:val="00AB2119"/>
    <w:rsid w:val="00AB6F2B"/>
    <w:rsid w:val="00AC0B00"/>
    <w:rsid w:val="00AC1DF3"/>
    <w:rsid w:val="00AC2474"/>
    <w:rsid w:val="00AC2B86"/>
    <w:rsid w:val="00AC367E"/>
    <w:rsid w:val="00AC3AC7"/>
    <w:rsid w:val="00AD1463"/>
    <w:rsid w:val="00AD165E"/>
    <w:rsid w:val="00AD1F60"/>
    <w:rsid w:val="00AD1F9B"/>
    <w:rsid w:val="00AD5B01"/>
    <w:rsid w:val="00AD77BB"/>
    <w:rsid w:val="00AE1C57"/>
    <w:rsid w:val="00AE35B6"/>
    <w:rsid w:val="00AE36C5"/>
    <w:rsid w:val="00AE4503"/>
    <w:rsid w:val="00AE45C9"/>
    <w:rsid w:val="00AF0359"/>
    <w:rsid w:val="00AF0AA1"/>
    <w:rsid w:val="00AF0EE3"/>
    <w:rsid w:val="00AF1224"/>
    <w:rsid w:val="00AF31E6"/>
    <w:rsid w:val="00AF4B10"/>
    <w:rsid w:val="00AF4F07"/>
    <w:rsid w:val="00B007E1"/>
    <w:rsid w:val="00B02DDE"/>
    <w:rsid w:val="00B044AF"/>
    <w:rsid w:val="00B04850"/>
    <w:rsid w:val="00B04B0A"/>
    <w:rsid w:val="00B06DCC"/>
    <w:rsid w:val="00B101BC"/>
    <w:rsid w:val="00B11386"/>
    <w:rsid w:val="00B12D2E"/>
    <w:rsid w:val="00B14670"/>
    <w:rsid w:val="00B1519F"/>
    <w:rsid w:val="00B15CE0"/>
    <w:rsid w:val="00B16903"/>
    <w:rsid w:val="00B17086"/>
    <w:rsid w:val="00B2077D"/>
    <w:rsid w:val="00B210AB"/>
    <w:rsid w:val="00B23986"/>
    <w:rsid w:val="00B241BC"/>
    <w:rsid w:val="00B25462"/>
    <w:rsid w:val="00B2565C"/>
    <w:rsid w:val="00B26812"/>
    <w:rsid w:val="00B269F2"/>
    <w:rsid w:val="00B26A84"/>
    <w:rsid w:val="00B27063"/>
    <w:rsid w:val="00B27AF0"/>
    <w:rsid w:val="00B3016D"/>
    <w:rsid w:val="00B31274"/>
    <w:rsid w:val="00B40020"/>
    <w:rsid w:val="00B40E87"/>
    <w:rsid w:val="00B41732"/>
    <w:rsid w:val="00B41EBB"/>
    <w:rsid w:val="00B4266A"/>
    <w:rsid w:val="00B44A85"/>
    <w:rsid w:val="00B44D51"/>
    <w:rsid w:val="00B45C8B"/>
    <w:rsid w:val="00B46C2C"/>
    <w:rsid w:val="00B47925"/>
    <w:rsid w:val="00B508BF"/>
    <w:rsid w:val="00B51829"/>
    <w:rsid w:val="00B53883"/>
    <w:rsid w:val="00B53B77"/>
    <w:rsid w:val="00B543B5"/>
    <w:rsid w:val="00B55B62"/>
    <w:rsid w:val="00B55FD7"/>
    <w:rsid w:val="00B57B7C"/>
    <w:rsid w:val="00B61101"/>
    <w:rsid w:val="00B61406"/>
    <w:rsid w:val="00B6360D"/>
    <w:rsid w:val="00B63E62"/>
    <w:rsid w:val="00B66D56"/>
    <w:rsid w:val="00B6777C"/>
    <w:rsid w:val="00B70A3C"/>
    <w:rsid w:val="00B722D3"/>
    <w:rsid w:val="00B7378D"/>
    <w:rsid w:val="00B73835"/>
    <w:rsid w:val="00B743E2"/>
    <w:rsid w:val="00B74422"/>
    <w:rsid w:val="00B75770"/>
    <w:rsid w:val="00B760EF"/>
    <w:rsid w:val="00B76895"/>
    <w:rsid w:val="00B77CFA"/>
    <w:rsid w:val="00B815C0"/>
    <w:rsid w:val="00B8177B"/>
    <w:rsid w:val="00B8255E"/>
    <w:rsid w:val="00B83CEE"/>
    <w:rsid w:val="00B84740"/>
    <w:rsid w:val="00B85823"/>
    <w:rsid w:val="00B87DD4"/>
    <w:rsid w:val="00B90CA2"/>
    <w:rsid w:val="00B92758"/>
    <w:rsid w:val="00B928E9"/>
    <w:rsid w:val="00B92908"/>
    <w:rsid w:val="00B9466A"/>
    <w:rsid w:val="00B94A81"/>
    <w:rsid w:val="00B959F2"/>
    <w:rsid w:val="00BA1A08"/>
    <w:rsid w:val="00BA2D87"/>
    <w:rsid w:val="00BA3289"/>
    <w:rsid w:val="00BA35C4"/>
    <w:rsid w:val="00BA50F8"/>
    <w:rsid w:val="00BA5135"/>
    <w:rsid w:val="00BA5361"/>
    <w:rsid w:val="00BB3CD6"/>
    <w:rsid w:val="00BB4A4C"/>
    <w:rsid w:val="00BB51A8"/>
    <w:rsid w:val="00BB5EB3"/>
    <w:rsid w:val="00BB671D"/>
    <w:rsid w:val="00BB72CC"/>
    <w:rsid w:val="00BB742C"/>
    <w:rsid w:val="00BC0159"/>
    <w:rsid w:val="00BC1539"/>
    <w:rsid w:val="00BC39B7"/>
    <w:rsid w:val="00BC3E27"/>
    <w:rsid w:val="00BC4C3D"/>
    <w:rsid w:val="00BC6559"/>
    <w:rsid w:val="00BC6D47"/>
    <w:rsid w:val="00BD0EAB"/>
    <w:rsid w:val="00BD3C83"/>
    <w:rsid w:val="00BD42D9"/>
    <w:rsid w:val="00BD59AA"/>
    <w:rsid w:val="00BD62EC"/>
    <w:rsid w:val="00BE2722"/>
    <w:rsid w:val="00BE3A69"/>
    <w:rsid w:val="00BE77B9"/>
    <w:rsid w:val="00BF074C"/>
    <w:rsid w:val="00BF07B0"/>
    <w:rsid w:val="00BF12F0"/>
    <w:rsid w:val="00BF1724"/>
    <w:rsid w:val="00BF2714"/>
    <w:rsid w:val="00BF3F2D"/>
    <w:rsid w:val="00BF4057"/>
    <w:rsid w:val="00BF6342"/>
    <w:rsid w:val="00BF65F0"/>
    <w:rsid w:val="00BF7AD8"/>
    <w:rsid w:val="00C00D16"/>
    <w:rsid w:val="00C0734B"/>
    <w:rsid w:val="00C112B0"/>
    <w:rsid w:val="00C11729"/>
    <w:rsid w:val="00C11BD6"/>
    <w:rsid w:val="00C1201B"/>
    <w:rsid w:val="00C14068"/>
    <w:rsid w:val="00C14D52"/>
    <w:rsid w:val="00C178FD"/>
    <w:rsid w:val="00C21450"/>
    <w:rsid w:val="00C218DA"/>
    <w:rsid w:val="00C229AC"/>
    <w:rsid w:val="00C23028"/>
    <w:rsid w:val="00C23A32"/>
    <w:rsid w:val="00C240A9"/>
    <w:rsid w:val="00C25E2D"/>
    <w:rsid w:val="00C2653C"/>
    <w:rsid w:val="00C26A28"/>
    <w:rsid w:val="00C30057"/>
    <w:rsid w:val="00C31610"/>
    <w:rsid w:val="00C32CB3"/>
    <w:rsid w:val="00C34A99"/>
    <w:rsid w:val="00C3626A"/>
    <w:rsid w:val="00C3629B"/>
    <w:rsid w:val="00C370DB"/>
    <w:rsid w:val="00C41819"/>
    <w:rsid w:val="00C42BF6"/>
    <w:rsid w:val="00C44D0A"/>
    <w:rsid w:val="00C51CAF"/>
    <w:rsid w:val="00C534D2"/>
    <w:rsid w:val="00C55BB7"/>
    <w:rsid w:val="00C56C4B"/>
    <w:rsid w:val="00C574FA"/>
    <w:rsid w:val="00C6249C"/>
    <w:rsid w:val="00C6514D"/>
    <w:rsid w:val="00C70752"/>
    <w:rsid w:val="00C70FCE"/>
    <w:rsid w:val="00C71410"/>
    <w:rsid w:val="00C72EEE"/>
    <w:rsid w:val="00C7359D"/>
    <w:rsid w:val="00C769B5"/>
    <w:rsid w:val="00C77B5B"/>
    <w:rsid w:val="00C77C80"/>
    <w:rsid w:val="00C80D6C"/>
    <w:rsid w:val="00C819C2"/>
    <w:rsid w:val="00C84F55"/>
    <w:rsid w:val="00C86D3E"/>
    <w:rsid w:val="00C94278"/>
    <w:rsid w:val="00C96830"/>
    <w:rsid w:val="00C96CAC"/>
    <w:rsid w:val="00CA5EC3"/>
    <w:rsid w:val="00CB1294"/>
    <w:rsid w:val="00CB738F"/>
    <w:rsid w:val="00CB74EC"/>
    <w:rsid w:val="00CB7ACA"/>
    <w:rsid w:val="00CC000E"/>
    <w:rsid w:val="00CC155D"/>
    <w:rsid w:val="00CC16FF"/>
    <w:rsid w:val="00CC1827"/>
    <w:rsid w:val="00CC1C68"/>
    <w:rsid w:val="00CC21A1"/>
    <w:rsid w:val="00CC3BCA"/>
    <w:rsid w:val="00CC77F0"/>
    <w:rsid w:val="00CD0425"/>
    <w:rsid w:val="00CD121A"/>
    <w:rsid w:val="00CD2158"/>
    <w:rsid w:val="00CD25A0"/>
    <w:rsid w:val="00CD3BB6"/>
    <w:rsid w:val="00CD4A03"/>
    <w:rsid w:val="00CD4DD0"/>
    <w:rsid w:val="00CD6AC6"/>
    <w:rsid w:val="00CD72ED"/>
    <w:rsid w:val="00CD7A99"/>
    <w:rsid w:val="00CD7C86"/>
    <w:rsid w:val="00CE32C6"/>
    <w:rsid w:val="00CE4814"/>
    <w:rsid w:val="00CE5013"/>
    <w:rsid w:val="00CE5992"/>
    <w:rsid w:val="00CE6948"/>
    <w:rsid w:val="00CE772F"/>
    <w:rsid w:val="00CF3296"/>
    <w:rsid w:val="00CF5023"/>
    <w:rsid w:val="00CF61C3"/>
    <w:rsid w:val="00CF6D98"/>
    <w:rsid w:val="00D02873"/>
    <w:rsid w:val="00D02FF5"/>
    <w:rsid w:val="00D04747"/>
    <w:rsid w:val="00D055EA"/>
    <w:rsid w:val="00D058F9"/>
    <w:rsid w:val="00D07C35"/>
    <w:rsid w:val="00D10795"/>
    <w:rsid w:val="00D108AE"/>
    <w:rsid w:val="00D10A2C"/>
    <w:rsid w:val="00D10A3B"/>
    <w:rsid w:val="00D159EE"/>
    <w:rsid w:val="00D165A0"/>
    <w:rsid w:val="00D20B1A"/>
    <w:rsid w:val="00D20D8F"/>
    <w:rsid w:val="00D238F6"/>
    <w:rsid w:val="00D2599C"/>
    <w:rsid w:val="00D311D6"/>
    <w:rsid w:val="00D31207"/>
    <w:rsid w:val="00D333FA"/>
    <w:rsid w:val="00D35FD9"/>
    <w:rsid w:val="00D36A70"/>
    <w:rsid w:val="00D41661"/>
    <w:rsid w:val="00D41DE9"/>
    <w:rsid w:val="00D45682"/>
    <w:rsid w:val="00D45F3B"/>
    <w:rsid w:val="00D46738"/>
    <w:rsid w:val="00D47BAC"/>
    <w:rsid w:val="00D50956"/>
    <w:rsid w:val="00D51805"/>
    <w:rsid w:val="00D51C26"/>
    <w:rsid w:val="00D5218A"/>
    <w:rsid w:val="00D521CD"/>
    <w:rsid w:val="00D52581"/>
    <w:rsid w:val="00D545C8"/>
    <w:rsid w:val="00D55A3F"/>
    <w:rsid w:val="00D55D9E"/>
    <w:rsid w:val="00D57CCF"/>
    <w:rsid w:val="00D607B4"/>
    <w:rsid w:val="00D61750"/>
    <w:rsid w:val="00D61789"/>
    <w:rsid w:val="00D620D6"/>
    <w:rsid w:val="00D632FA"/>
    <w:rsid w:val="00D6484B"/>
    <w:rsid w:val="00D653A5"/>
    <w:rsid w:val="00D66AFA"/>
    <w:rsid w:val="00D70801"/>
    <w:rsid w:val="00D70A99"/>
    <w:rsid w:val="00D71339"/>
    <w:rsid w:val="00D810F4"/>
    <w:rsid w:val="00D83CCB"/>
    <w:rsid w:val="00D84E22"/>
    <w:rsid w:val="00D86886"/>
    <w:rsid w:val="00D8783A"/>
    <w:rsid w:val="00D87C71"/>
    <w:rsid w:val="00D90522"/>
    <w:rsid w:val="00D914BB"/>
    <w:rsid w:val="00D92413"/>
    <w:rsid w:val="00D92455"/>
    <w:rsid w:val="00D92CAC"/>
    <w:rsid w:val="00D92D68"/>
    <w:rsid w:val="00D94922"/>
    <w:rsid w:val="00D951D2"/>
    <w:rsid w:val="00D95D70"/>
    <w:rsid w:val="00D96B72"/>
    <w:rsid w:val="00D96E4B"/>
    <w:rsid w:val="00D97A3F"/>
    <w:rsid w:val="00D97D51"/>
    <w:rsid w:val="00DA3CC2"/>
    <w:rsid w:val="00DA42D9"/>
    <w:rsid w:val="00DA7F1B"/>
    <w:rsid w:val="00DB100B"/>
    <w:rsid w:val="00DB3717"/>
    <w:rsid w:val="00DB58A1"/>
    <w:rsid w:val="00DB655A"/>
    <w:rsid w:val="00DB7756"/>
    <w:rsid w:val="00DB7942"/>
    <w:rsid w:val="00DC0682"/>
    <w:rsid w:val="00DC0E5A"/>
    <w:rsid w:val="00DC3734"/>
    <w:rsid w:val="00DC462B"/>
    <w:rsid w:val="00DC7FD7"/>
    <w:rsid w:val="00DD088F"/>
    <w:rsid w:val="00DD1C3F"/>
    <w:rsid w:val="00DD2B20"/>
    <w:rsid w:val="00DD4CC9"/>
    <w:rsid w:val="00DD516D"/>
    <w:rsid w:val="00DD7373"/>
    <w:rsid w:val="00DE1BF5"/>
    <w:rsid w:val="00DE1C94"/>
    <w:rsid w:val="00DE501C"/>
    <w:rsid w:val="00DE5566"/>
    <w:rsid w:val="00DE7554"/>
    <w:rsid w:val="00DE7A99"/>
    <w:rsid w:val="00DE7CE8"/>
    <w:rsid w:val="00DE7E2A"/>
    <w:rsid w:val="00DF09D2"/>
    <w:rsid w:val="00DF2532"/>
    <w:rsid w:val="00DF2DCD"/>
    <w:rsid w:val="00DF31A1"/>
    <w:rsid w:val="00DF5B8A"/>
    <w:rsid w:val="00DF5C1D"/>
    <w:rsid w:val="00DF5DA2"/>
    <w:rsid w:val="00DF6887"/>
    <w:rsid w:val="00DF6F70"/>
    <w:rsid w:val="00E01C8B"/>
    <w:rsid w:val="00E021DF"/>
    <w:rsid w:val="00E03DF7"/>
    <w:rsid w:val="00E10160"/>
    <w:rsid w:val="00E102EC"/>
    <w:rsid w:val="00E1403E"/>
    <w:rsid w:val="00E145AD"/>
    <w:rsid w:val="00E14F14"/>
    <w:rsid w:val="00E1687E"/>
    <w:rsid w:val="00E22351"/>
    <w:rsid w:val="00E23A26"/>
    <w:rsid w:val="00E253AB"/>
    <w:rsid w:val="00E304FD"/>
    <w:rsid w:val="00E30572"/>
    <w:rsid w:val="00E31FA9"/>
    <w:rsid w:val="00E3219F"/>
    <w:rsid w:val="00E3329B"/>
    <w:rsid w:val="00E3342C"/>
    <w:rsid w:val="00E35AD8"/>
    <w:rsid w:val="00E36BD5"/>
    <w:rsid w:val="00E37004"/>
    <w:rsid w:val="00E37D27"/>
    <w:rsid w:val="00E37EC2"/>
    <w:rsid w:val="00E40C65"/>
    <w:rsid w:val="00E42DA3"/>
    <w:rsid w:val="00E44672"/>
    <w:rsid w:val="00E4575A"/>
    <w:rsid w:val="00E4772B"/>
    <w:rsid w:val="00E5035D"/>
    <w:rsid w:val="00E526D2"/>
    <w:rsid w:val="00E526E8"/>
    <w:rsid w:val="00E54864"/>
    <w:rsid w:val="00E568E1"/>
    <w:rsid w:val="00E57170"/>
    <w:rsid w:val="00E57331"/>
    <w:rsid w:val="00E60FE5"/>
    <w:rsid w:val="00E61FAA"/>
    <w:rsid w:val="00E628CA"/>
    <w:rsid w:val="00E634F3"/>
    <w:rsid w:val="00E63BF4"/>
    <w:rsid w:val="00E641D1"/>
    <w:rsid w:val="00E645AC"/>
    <w:rsid w:val="00E64ACF"/>
    <w:rsid w:val="00E65BD1"/>
    <w:rsid w:val="00E66D12"/>
    <w:rsid w:val="00E66D72"/>
    <w:rsid w:val="00E67F76"/>
    <w:rsid w:val="00E70852"/>
    <w:rsid w:val="00E72DF4"/>
    <w:rsid w:val="00E73934"/>
    <w:rsid w:val="00E75489"/>
    <w:rsid w:val="00E754FE"/>
    <w:rsid w:val="00E776AC"/>
    <w:rsid w:val="00E80521"/>
    <w:rsid w:val="00E8111D"/>
    <w:rsid w:val="00E81C34"/>
    <w:rsid w:val="00E81C36"/>
    <w:rsid w:val="00E82AF7"/>
    <w:rsid w:val="00E82DCB"/>
    <w:rsid w:val="00E82EE5"/>
    <w:rsid w:val="00E82F57"/>
    <w:rsid w:val="00E8331E"/>
    <w:rsid w:val="00E84E2F"/>
    <w:rsid w:val="00E8518F"/>
    <w:rsid w:val="00E85393"/>
    <w:rsid w:val="00E8588F"/>
    <w:rsid w:val="00E85A62"/>
    <w:rsid w:val="00E918FC"/>
    <w:rsid w:val="00E950C2"/>
    <w:rsid w:val="00E960D4"/>
    <w:rsid w:val="00E97D03"/>
    <w:rsid w:val="00EA1AFD"/>
    <w:rsid w:val="00EA308A"/>
    <w:rsid w:val="00EA3DA2"/>
    <w:rsid w:val="00EA70BE"/>
    <w:rsid w:val="00EB0C7A"/>
    <w:rsid w:val="00EB2177"/>
    <w:rsid w:val="00EB3004"/>
    <w:rsid w:val="00EB5475"/>
    <w:rsid w:val="00EB5A3C"/>
    <w:rsid w:val="00EB6916"/>
    <w:rsid w:val="00EC00CC"/>
    <w:rsid w:val="00EC4290"/>
    <w:rsid w:val="00EC6368"/>
    <w:rsid w:val="00ED1A60"/>
    <w:rsid w:val="00ED373A"/>
    <w:rsid w:val="00ED41E4"/>
    <w:rsid w:val="00ED7452"/>
    <w:rsid w:val="00ED7EEA"/>
    <w:rsid w:val="00EE17D1"/>
    <w:rsid w:val="00EE2B5D"/>
    <w:rsid w:val="00EE5AB5"/>
    <w:rsid w:val="00EF091A"/>
    <w:rsid w:val="00EF2369"/>
    <w:rsid w:val="00EF32FB"/>
    <w:rsid w:val="00EF3F3A"/>
    <w:rsid w:val="00F002F9"/>
    <w:rsid w:val="00F00B0A"/>
    <w:rsid w:val="00F010B2"/>
    <w:rsid w:val="00F04680"/>
    <w:rsid w:val="00F04B87"/>
    <w:rsid w:val="00F05B89"/>
    <w:rsid w:val="00F102F7"/>
    <w:rsid w:val="00F10360"/>
    <w:rsid w:val="00F107B1"/>
    <w:rsid w:val="00F10FCF"/>
    <w:rsid w:val="00F11701"/>
    <w:rsid w:val="00F11966"/>
    <w:rsid w:val="00F13335"/>
    <w:rsid w:val="00F145F6"/>
    <w:rsid w:val="00F1474E"/>
    <w:rsid w:val="00F1498B"/>
    <w:rsid w:val="00F14F08"/>
    <w:rsid w:val="00F150A7"/>
    <w:rsid w:val="00F15E33"/>
    <w:rsid w:val="00F23933"/>
    <w:rsid w:val="00F26064"/>
    <w:rsid w:val="00F26A98"/>
    <w:rsid w:val="00F32A48"/>
    <w:rsid w:val="00F36B56"/>
    <w:rsid w:val="00F36F00"/>
    <w:rsid w:val="00F375D4"/>
    <w:rsid w:val="00F40E86"/>
    <w:rsid w:val="00F40F20"/>
    <w:rsid w:val="00F420A4"/>
    <w:rsid w:val="00F45459"/>
    <w:rsid w:val="00F4690F"/>
    <w:rsid w:val="00F47822"/>
    <w:rsid w:val="00F50B0E"/>
    <w:rsid w:val="00F50EA6"/>
    <w:rsid w:val="00F51313"/>
    <w:rsid w:val="00F5150F"/>
    <w:rsid w:val="00F53004"/>
    <w:rsid w:val="00F530D6"/>
    <w:rsid w:val="00F53E92"/>
    <w:rsid w:val="00F5435F"/>
    <w:rsid w:val="00F54A3C"/>
    <w:rsid w:val="00F56B8F"/>
    <w:rsid w:val="00F60498"/>
    <w:rsid w:val="00F6079F"/>
    <w:rsid w:val="00F6208E"/>
    <w:rsid w:val="00F630CB"/>
    <w:rsid w:val="00F63AB8"/>
    <w:rsid w:val="00F656C3"/>
    <w:rsid w:val="00F65B08"/>
    <w:rsid w:val="00F70AA7"/>
    <w:rsid w:val="00F7100F"/>
    <w:rsid w:val="00F719D6"/>
    <w:rsid w:val="00F7290B"/>
    <w:rsid w:val="00F73AFB"/>
    <w:rsid w:val="00F748C0"/>
    <w:rsid w:val="00F759E7"/>
    <w:rsid w:val="00F77613"/>
    <w:rsid w:val="00F778D0"/>
    <w:rsid w:val="00F80707"/>
    <w:rsid w:val="00F847D1"/>
    <w:rsid w:val="00F85E20"/>
    <w:rsid w:val="00F8659B"/>
    <w:rsid w:val="00F90C7A"/>
    <w:rsid w:val="00F91A04"/>
    <w:rsid w:val="00F91B1B"/>
    <w:rsid w:val="00F91BEA"/>
    <w:rsid w:val="00F926EE"/>
    <w:rsid w:val="00F927F4"/>
    <w:rsid w:val="00F93DEF"/>
    <w:rsid w:val="00F94C42"/>
    <w:rsid w:val="00F96CC4"/>
    <w:rsid w:val="00FA0307"/>
    <w:rsid w:val="00FA04FE"/>
    <w:rsid w:val="00FA09D2"/>
    <w:rsid w:val="00FA0BB8"/>
    <w:rsid w:val="00FA0C81"/>
    <w:rsid w:val="00FA41BF"/>
    <w:rsid w:val="00FA4FA4"/>
    <w:rsid w:val="00FA522E"/>
    <w:rsid w:val="00FA64BF"/>
    <w:rsid w:val="00FA72CF"/>
    <w:rsid w:val="00FA7367"/>
    <w:rsid w:val="00FA78E2"/>
    <w:rsid w:val="00FB08F5"/>
    <w:rsid w:val="00FB0AFD"/>
    <w:rsid w:val="00FB0DB7"/>
    <w:rsid w:val="00FB4090"/>
    <w:rsid w:val="00FB72AB"/>
    <w:rsid w:val="00FC3BF1"/>
    <w:rsid w:val="00FC3F3A"/>
    <w:rsid w:val="00FC5BAA"/>
    <w:rsid w:val="00FC7A21"/>
    <w:rsid w:val="00FD4CC0"/>
    <w:rsid w:val="00FD69C4"/>
    <w:rsid w:val="00FE0778"/>
    <w:rsid w:val="00FE180F"/>
    <w:rsid w:val="00FE43E5"/>
    <w:rsid w:val="00FE69DF"/>
    <w:rsid w:val="00FE7DAB"/>
    <w:rsid w:val="00FE7E72"/>
    <w:rsid w:val="00FF1663"/>
    <w:rsid w:val="00FF5323"/>
    <w:rsid w:val="00FF6953"/>
    <w:rsid w:val="00FF6D84"/>
    <w:rsid w:val="00FF70B2"/>
    <w:rsid w:val="011AC6E7"/>
    <w:rsid w:val="029E6F90"/>
    <w:rsid w:val="06886CB5"/>
    <w:rsid w:val="06C1ED20"/>
    <w:rsid w:val="0866EDDA"/>
    <w:rsid w:val="15B00323"/>
    <w:rsid w:val="1651F538"/>
    <w:rsid w:val="1898DF8D"/>
    <w:rsid w:val="1B6E8306"/>
    <w:rsid w:val="1B7756AA"/>
    <w:rsid w:val="209A6472"/>
    <w:rsid w:val="2AB6DE49"/>
    <w:rsid w:val="2B361E70"/>
    <w:rsid w:val="347452E8"/>
    <w:rsid w:val="3769F267"/>
    <w:rsid w:val="3A559F6B"/>
    <w:rsid w:val="3BEE60CE"/>
    <w:rsid w:val="3C1125E2"/>
    <w:rsid w:val="3CF651F7"/>
    <w:rsid w:val="3F57B97F"/>
    <w:rsid w:val="47BED99C"/>
    <w:rsid w:val="50ECD0E6"/>
    <w:rsid w:val="5114CD4C"/>
    <w:rsid w:val="5A9A7C1D"/>
    <w:rsid w:val="5ED939BE"/>
    <w:rsid w:val="635C0F4F"/>
    <w:rsid w:val="63DE927D"/>
    <w:rsid w:val="6DF47E09"/>
    <w:rsid w:val="6E40D9A2"/>
    <w:rsid w:val="700FA7D9"/>
    <w:rsid w:val="705D2ED5"/>
    <w:rsid w:val="71A92B50"/>
    <w:rsid w:val="726747FE"/>
    <w:rsid w:val="7598B67A"/>
    <w:rsid w:val="7A1BCAF8"/>
    <w:rsid w:val="7B7B86AB"/>
    <w:rsid w:val="7BD8D82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C7DAE"/>
  <w15:chartTrackingRefBased/>
  <w15:docId w15:val="{C767985B-0DF4-4FBC-9961-FA79F96AF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2E1"/>
    <w:pPr>
      <w:spacing w:after="0" w:line="240" w:lineRule="auto"/>
    </w:pPr>
    <w:rPr>
      <w:rFonts w:ascii="Times New Roman" w:eastAsia="Times New Roman" w:hAnsi="Times New Roman" w:cs="Times New Roman"/>
      <w:sz w:val="24"/>
      <w:szCs w:val="24"/>
      <w:lang w:val="en-GB" w:eastAsia="en-GB"/>
    </w:rPr>
  </w:style>
  <w:style w:type="paragraph" w:styleId="Heading1">
    <w:name w:val="heading 1"/>
    <w:next w:val="Normal"/>
    <w:link w:val="Heading1Char"/>
    <w:uiPriority w:val="9"/>
    <w:qFormat/>
    <w:rsid w:val="00B46C2C"/>
    <w:pPr>
      <w:keepNext/>
      <w:keepLines/>
      <w:numPr>
        <w:numId w:val="2"/>
      </w:numPr>
      <w:spacing w:before="120" w:after="240" w:line="240" w:lineRule="auto"/>
      <w:outlineLvl w:val="0"/>
    </w:pPr>
    <w:rPr>
      <w:rFonts w:eastAsiaTheme="majorEastAsia" w:cstheme="majorBidi"/>
      <w:b/>
      <w:bCs/>
      <w:color w:val="2F5496" w:themeColor="accent1" w:themeShade="BF"/>
      <w:sz w:val="32"/>
      <w:szCs w:val="28"/>
      <w:lang w:val="de-DE" w:bidi="ar-SA"/>
    </w:rPr>
  </w:style>
  <w:style w:type="paragraph" w:styleId="Heading2">
    <w:name w:val="heading 2"/>
    <w:basedOn w:val="Heading1"/>
    <w:next w:val="Normal"/>
    <w:link w:val="Heading2Char"/>
    <w:uiPriority w:val="9"/>
    <w:unhideWhenUsed/>
    <w:qFormat/>
    <w:rsid w:val="00B46C2C"/>
    <w:pPr>
      <w:numPr>
        <w:ilvl w:val="1"/>
      </w:numPr>
      <w:spacing w:before="360"/>
      <w:outlineLvl w:val="1"/>
    </w:pPr>
    <w:rPr>
      <w:rFonts w:eastAsia="Arial" w:cs="Arial"/>
      <w:bCs w:val="0"/>
      <w:color w:val="auto"/>
      <w:sz w:val="28"/>
      <w:szCs w:val="26"/>
      <w:lang w:val="en-GB"/>
    </w:rPr>
  </w:style>
  <w:style w:type="paragraph" w:styleId="Heading3">
    <w:name w:val="heading 3"/>
    <w:basedOn w:val="Heading2"/>
    <w:next w:val="Normal"/>
    <w:link w:val="Heading3Char"/>
    <w:uiPriority w:val="9"/>
    <w:unhideWhenUsed/>
    <w:qFormat/>
    <w:rsid w:val="00B46C2C"/>
    <w:pPr>
      <w:numPr>
        <w:ilvl w:val="2"/>
      </w:numPr>
      <w:outlineLvl w:val="2"/>
    </w:pPr>
    <w:rPr>
      <w:bCs/>
      <w:sz w:val="24"/>
      <w:lang w:val="en-IE"/>
    </w:rPr>
  </w:style>
  <w:style w:type="paragraph" w:styleId="Heading4">
    <w:name w:val="heading 4"/>
    <w:basedOn w:val="Heading3"/>
    <w:next w:val="Normal"/>
    <w:link w:val="Heading4Char"/>
    <w:uiPriority w:val="9"/>
    <w:unhideWhenUsed/>
    <w:qFormat/>
    <w:rsid w:val="00B46C2C"/>
    <w:pPr>
      <w:numPr>
        <w:ilvl w:val="3"/>
      </w:numPr>
      <w:outlineLvl w:val="3"/>
    </w:pPr>
    <w:rPr>
      <w:rFonts w:asciiTheme="majorHAnsi" w:eastAsiaTheme="majorEastAsia" w:hAnsiTheme="majorHAnsi" w:cstheme="majorBidi"/>
      <w:b w:val="0"/>
      <w:bCs w:val="0"/>
      <w:i/>
      <w:iCs/>
    </w:rPr>
  </w:style>
  <w:style w:type="paragraph" w:styleId="Heading5">
    <w:name w:val="heading 5"/>
    <w:basedOn w:val="Normal"/>
    <w:next w:val="Normal"/>
    <w:link w:val="Heading5Char"/>
    <w:uiPriority w:val="9"/>
    <w:unhideWhenUsed/>
    <w:qFormat/>
    <w:rsid w:val="00B46C2C"/>
    <w:pPr>
      <w:keepNext/>
      <w:keepLines/>
      <w:numPr>
        <w:ilvl w:val="4"/>
        <w:numId w:val="2"/>
      </w:numPr>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unhideWhenUsed/>
    <w:qFormat/>
    <w:rsid w:val="00B46C2C"/>
    <w:pPr>
      <w:keepNext/>
      <w:keepLines/>
      <w:numPr>
        <w:ilvl w:val="5"/>
        <w:numId w:val="2"/>
      </w:numPr>
      <w:spacing w:before="20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unhideWhenUsed/>
    <w:qFormat/>
    <w:rsid w:val="00B46C2C"/>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B46C2C"/>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B46C2C"/>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46C2C"/>
    <w:rPr>
      <w:rFonts w:eastAsiaTheme="majorEastAsia" w:cstheme="majorBidi"/>
      <w:b/>
      <w:bCs/>
      <w:color w:val="2F5496" w:themeColor="accent1" w:themeShade="BF"/>
      <w:sz w:val="32"/>
      <w:szCs w:val="28"/>
      <w:lang w:val="de-DE" w:bidi="ar-SA"/>
    </w:rPr>
  </w:style>
  <w:style w:type="character" w:customStyle="1" w:styleId="Heading2Char">
    <w:name w:val="Heading 2 Char"/>
    <w:basedOn w:val="DefaultParagraphFont"/>
    <w:link w:val="Heading2"/>
    <w:rsid w:val="00B46C2C"/>
    <w:rPr>
      <w:rFonts w:eastAsia="Arial" w:cs="Arial"/>
      <w:b/>
      <w:sz w:val="28"/>
      <w:szCs w:val="26"/>
      <w:lang w:val="en-GB" w:bidi="ar-SA"/>
    </w:rPr>
  </w:style>
  <w:style w:type="character" w:customStyle="1" w:styleId="Heading3Char">
    <w:name w:val="Heading 3 Char"/>
    <w:basedOn w:val="DefaultParagraphFont"/>
    <w:link w:val="Heading3"/>
    <w:uiPriority w:val="9"/>
    <w:rsid w:val="00B46C2C"/>
    <w:rPr>
      <w:rFonts w:eastAsia="Arial" w:cs="Arial"/>
      <w:b/>
      <w:bCs/>
      <w:sz w:val="24"/>
      <w:szCs w:val="26"/>
      <w:lang w:val="en-IE" w:bidi="ar-SA"/>
    </w:rPr>
  </w:style>
  <w:style w:type="character" w:customStyle="1" w:styleId="Heading4Char">
    <w:name w:val="Heading 4 Char"/>
    <w:basedOn w:val="DefaultParagraphFont"/>
    <w:link w:val="Heading4"/>
    <w:uiPriority w:val="9"/>
    <w:rsid w:val="00B46C2C"/>
    <w:rPr>
      <w:rFonts w:asciiTheme="majorHAnsi" w:eastAsiaTheme="majorEastAsia" w:hAnsiTheme="majorHAnsi" w:cstheme="majorBidi"/>
      <w:i/>
      <w:iCs/>
      <w:sz w:val="24"/>
      <w:szCs w:val="26"/>
      <w:lang w:val="en-IE" w:bidi="ar-SA"/>
    </w:rPr>
  </w:style>
  <w:style w:type="character" w:customStyle="1" w:styleId="Heading5Char">
    <w:name w:val="Heading 5 Char"/>
    <w:basedOn w:val="DefaultParagraphFont"/>
    <w:link w:val="Heading5"/>
    <w:uiPriority w:val="9"/>
    <w:rsid w:val="00B46C2C"/>
    <w:rPr>
      <w:rFonts w:asciiTheme="majorHAnsi" w:eastAsiaTheme="majorEastAsia" w:hAnsiTheme="majorHAnsi" w:cstheme="majorBidi"/>
      <w:color w:val="1F3763" w:themeColor="accent1" w:themeShade="7F"/>
      <w:sz w:val="24"/>
      <w:szCs w:val="22"/>
      <w:lang w:val="de-DE" w:bidi="ar-SA"/>
    </w:rPr>
  </w:style>
  <w:style w:type="character" w:customStyle="1" w:styleId="Heading6Char">
    <w:name w:val="Heading 6 Char"/>
    <w:basedOn w:val="DefaultParagraphFont"/>
    <w:link w:val="Heading6"/>
    <w:uiPriority w:val="9"/>
    <w:rsid w:val="00B46C2C"/>
    <w:rPr>
      <w:rFonts w:asciiTheme="majorHAnsi" w:eastAsiaTheme="majorEastAsia" w:hAnsiTheme="majorHAnsi" w:cstheme="majorBidi"/>
      <w:i/>
      <w:iCs/>
      <w:color w:val="1F3763" w:themeColor="accent1" w:themeShade="7F"/>
      <w:sz w:val="24"/>
      <w:szCs w:val="22"/>
      <w:lang w:val="de-DE" w:bidi="ar-SA"/>
    </w:rPr>
  </w:style>
  <w:style w:type="character" w:customStyle="1" w:styleId="Heading7Char">
    <w:name w:val="Heading 7 Char"/>
    <w:basedOn w:val="DefaultParagraphFont"/>
    <w:link w:val="Heading7"/>
    <w:uiPriority w:val="9"/>
    <w:rsid w:val="00B46C2C"/>
    <w:rPr>
      <w:rFonts w:asciiTheme="majorHAnsi" w:eastAsiaTheme="majorEastAsia" w:hAnsiTheme="majorHAnsi" w:cstheme="majorBidi"/>
      <w:i/>
      <w:iCs/>
      <w:color w:val="404040" w:themeColor="text1" w:themeTint="BF"/>
      <w:sz w:val="24"/>
      <w:szCs w:val="22"/>
      <w:lang w:val="de-DE" w:bidi="ar-SA"/>
    </w:rPr>
  </w:style>
  <w:style w:type="character" w:customStyle="1" w:styleId="Heading8Char">
    <w:name w:val="Heading 8 Char"/>
    <w:basedOn w:val="DefaultParagraphFont"/>
    <w:link w:val="Heading8"/>
    <w:uiPriority w:val="9"/>
    <w:rsid w:val="00B46C2C"/>
    <w:rPr>
      <w:rFonts w:asciiTheme="majorHAnsi" w:eastAsiaTheme="majorEastAsia" w:hAnsiTheme="majorHAnsi" w:cstheme="majorBidi"/>
      <w:color w:val="404040" w:themeColor="text1" w:themeTint="BF"/>
      <w:sz w:val="20"/>
      <w:lang w:val="de-DE" w:bidi="ar-SA"/>
    </w:rPr>
  </w:style>
  <w:style w:type="character" w:customStyle="1" w:styleId="Heading9Char">
    <w:name w:val="Heading 9 Char"/>
    <w:basedOn w:val="DefaultParagraphFont"/>
    <w:link w:val="Heading9"/>
    <w:uiPriority w:val="9"/>
    <w:rsid w:val="00B46C2C"/>
    <w:rPr>
      <w:rFonts w:asciiTheme="majorHAnsi" w:eastAsiaTheme="majorEastAsia" w:hAnsiTheme="majorHAnsi" w:cstheme="majorBidi"/>
      <w:i/>
      <w:iCs/>
      <w:color w:val="404040" w:themeColor="text1" w:themeTint="BF"/>
      <w:sz w:val="20"/>
      <w:lang w:val="de-DE" w:bidi="ar-SA"/>
    </w:rPr>
  </w:style>
  <w:style w:type="paragraph" w:styleId="Header">
    <w:name w:val="header"/>
    <w:basedOn w:val="Normal"/>
    <w:link w:val="HeaderChar"/>
    <w:unhideWhenUsed/>
    <w:rsid w:val="00B46C2C"/>
    <w:pPr>
      <w:tabs>
        <w:tab w:val="center" w:pos="4536"/>
        <w:tab w:val="right" w:pos="9072"/>
      </w:tabs>
    </w:pPr>
  </w:style>
  <w:style w:type="character" w:customStyle="1" w:styleId="HeaderChar">
    <w:name w:val="Header Char"/>
    <w:basedOn w:val="DefaultParagraphFont"/>
    <w:link w:val="Header"/>
    <w:rsid w:val="00B46C2C"/>
    <w:rPr>
      <w:rFonts w:eastAsia="MS Mincho" w:cs="Times New Roman"/>
      <w:sz w:val="24"/>
      <w:szCs w:val="22"/>
      <w:lang w:val="de-DE" w:bidi="ar-SA"/>
    </w:rPr>
  </w:style>
  <w:style w:type="paragraph" w:styleId="Footer">
    <w:name w:val="footer"/>
    <w:basedOn w:val="Normal"/>
    <w:link w:val="FooterChar"/>
    <w:unhideWhenUsed/>
    <w:rsid w:val="00B46C2C"/>
    <w:pPr>
      <w:tabs>
        <w:tab w:val="center" w:pos="4536"/>
        <w:tab w:val="right" w:pos="9072"/>
      </w:tabs>
    </w:pPr>
  </w:style>
  <w:style w:type="character" w:customStyle="1" w:styleId="FooterChar">
    <w:name w:val="Footer Char"/>
    <w:basedOn w:val="DefaultParagraphFont"/>
    <w:link w:val="Footer"/>
    <w:rsid w:val="00B46C2C"/>
    <w:rPr>
      <w:rFonts w:eastAsia="MS Mincho" w:cs="Times New Roman"/>
      <w:sz w:val="24"/>
      <w:szCs w:val="22"/>
      <w:lang w:val="de-DE" w:bidi="ar-SA"/>
    </w:rPr>
  </w:style>
  <w:style w:type="numbering" w:customStyle="1" w:styleId="ListStyleJB">
    <w:name w:val="List_Style_JB"/>
    <w:uiPriority w:val="99"/>
    <w:rsid w:val="00B46C2C"/>
    <w:pPr>
      <w:numPr>
        <w:numId w:val="1"/>
      </w:numPr>
    </w:pPr>
  </w:style>
  <w:style w:type="numbering" w:customStyle="1" w:styleId="StyleList-JB">
    <w:name w:val="Style_List-JB"/>
    <w:uiPriority w:val="99"/>
    <w:rsid w:val="00B46C2C"/>
    <w:pPr>
      <w:numPr>
        <w:numId w:val="34"/>
      </w:numPr>
    </w:pPr>
  </w:style>
  <w:style w:type="paragraph" w:styleId="TOCHeading">
    <w:name w:val="TOC Heading"/>
    <w:basedOn w:val="Heading1"/>
    <w:next w:val="Normal"/>
    <w:uiPriority w:val="39"/>
    <w:semiHidden/>
    <w:unhideWhenUsed/>
    <w:qFormat/>
    <w:rsid w:val="00B46C2C"/>
    <w:pPr>
      <w:numPr>
        <w:numId w:val="0"/>
      </w:numPr>
      <w:spacing w:line="276" w:lineRule="auto"/>
      <w:outlineLvl w:val="9"/>
    </w:pPr>
    <w:rPr>
      <w:lang w:val="en-US" w:eastAsia="ja-JP"/>
    </w:rPr>
  </w:style>
  <w:style w:type="paragraph" w:styleId="TOC1">
    <w:name w:val="toc 1"/>
    <w:basedOn w:val="Normal"/>
    <w:next w:val="Normal"/>
    <w:autoRedefine/>
    <w:uiPriority w:val="39"/>
    <w:unhideWhenUsed/>
    <w:rsid w:val="007A7245"/>
    <w:pPr>
      <w:tabs>
        <w:tab w:val="left" w:pos="440"/>
        <w:tab w:val="right" w:leader="dot" w:pos="9060"/>
      </w:tabs>
      <w:spacing w:after="100"/>
    </w:pPr>
  </w:style>
  <w:style w:type="paragraph" w:styleId="TOC2">
    <w:name w:val="toc 2"/>
    <w:basedOn w:val="Normal"/>
    <w:next w:val="Normal"/>
    <w:autoRedefine/>
    <w:uiPriority w:val="39"/>
    <w:unhideWhenUsed/>
    <w:rsid w:val="000C5C84"/>
    <w:pPr>
      <w:tabs>
        <w:tab w:val="left" w:pos="880"/>
        <w:tab w:val="right" w:leader="dot" w:pos="9060"/>
      </w:tabs>
      <w:spacing w:after="100"/>
      <w:ind w:left="220"/>
    </w:pPr>
  </w:style>
  <w:style w:type="paragraph" w:styleId="TOC3">
    <w:name w:val="toc 3"/>
    <w:basedOn w:val="Normal"/>
    <w:next w:val="Normal"/>
    <w:autoRedefine/>
    <w:uiPriority w:val="39"/>
    <w:unhideWhenUsed/>
    <w:rsid w:val="00B46C2C"/>
    <w:pPr>
      <w:spacing w:after="100"/>
      <w:ind w:left="440"/>
    </w:pPr>
  </w:style>
  <w:style w:type="character" w:styleId="Hyperlink">
    <w:name w:val="Hyperlink"/>
    <w:basedOn w:val="DefaultParagraphFont"/>
    <w:uiPriority w:val="99"/>
    <w:unhideWhenUsed/>
    <w:rsid w:val="00B46C2C"/>
    <w:rPr>
      <w:color w:val="0563C1" w:themeColor="hyperlink"/>
      <w:u w:val="single"/>
    </w:rPr>
  </w:style>
  <w:style w:type="paragraph" w:styleId="BalloonText">
    <w:name w:val="Balloon Text"/>
    <w:basedOn w:val="Normal"/>
    <w:link w:val="BalloonTextChar"/>
    <w:semiHidden/>
    <w:unhideWhenUsed/>
    <w:rsid w:val="00B46C2C"/>
    <w:rPr>
      <w:rFonts w:ascii="Tahoma" w:hAnsi="Tahoma" w:cs="Tahoma"/>
      <w:sz w:val="16"/>
      <w:szCs w:val="16"/>
    </w:rPr>
  </w:style>
  <w:style w:type="character" w:customStyle="1" w:styleId="BalloonTextChar">
    <w:name w:val="Balloon Text Char"/>
    <w:basedOn w:val="DefaultParagraphFont"/>
    <w:link w:val="BalloonText"/>
    <w:semiHidden/>
    <w:rsid w:val="00B46C2C"/>
    <w:rPr>
      <w:rFonts w:ascii="Tahoma" w:eastAsia="MS Mincho" w:hAnsi="Tahoma" w:cs="Tahoma"/>
      <w:sz w:val="16"/>
      <w:szCs w:val="16"/>
      <w:lang w:val="de-DE" w:bidi="ar-SA"/>
    </w:rPr>
  </w:style>
  <w:style w:type="table" w:styleId="TableGrid">
    <w:name w:val="Table Grid"/>
    <w:basedOn w:val="TableNormal"/>
    <w:rsid w:val="00B46C2C"/>
    <w:pPr>
      <w:spacing w:after="0" w:line="240" w:lineRule="auto"/>
    </w:pPr>
    <w:rPr>
      <w:rFonts w:ascii="Calibri" w:eastAsia="MS Mincho" w:hAnsi="Calibri" w:cs="Times New Roman"/>
      <w:sz w:val="20"/>
      <w:lang w:val="de-DE" w:eastAsia="de-DE"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46C2C"/>
    <w:pPr>
      <w:ind w:left="720"/>
      <w:contextualSpacing/>
    </w:pPr>
  </w:style>
  <w:style w:type="character" w:styleId="CommentReference">
    <w:name w:val="annotation reference"/>
    <w:basedOn w:val="DefaultParagraphFont"/>
    <w:semiHidden/>
    <w:unhideWhenUsed/>
    <w:rsid w:val="00B46C2C"/>
    <w:rPr>
      <w:sz w:val="16"/>
      <w:szCs w:val="16"/>
    </w:rPr>
  </w:style>
  <w:style w:type="paragraph" w:styleId="CommentText">
    <w:name w:val="annotation text"/>
    <w:basedOn w:val="Normal"/>
    <w:link w:val="CommentTextChar"/>
    <w:unhideWhenUsed/>
    <w:rsid w:val="00B46C2C"/>
    <w:rPr>
      <w:sz w:val="20"/>
      <w:szCs w:val="20"/>
    </w:rPr>
  </w:style>
  <w:style w:type="character" w:customStyle="1" w:styleId="CommentTextChar">
    <w:name w:val="Comment Text Char"/>
    <w:basedOn w:val="DefaultParagraphFont"/>
    <w:link w:val="CommentText"/>
    <w:rsid w:val="00B46C2C"/>
    <w:rPr>
      <w:rFonts w:eastAsia="MS Mincho" w:cs="Times New Roman"/>
      <w:sz w:val="20"/>
      <w:lang w:val="de-DE" w:bidi="ar-SA"/>
    </w:rPr>
  </w:style>
  <w:style w:type="paragraph" w:styleId="CommentSubject">
    <w:name w:val="annotation subject"/>
    <w:basedOn w:val="CommentText"/>
    <w:next w:val="CommentText"/>
    <w:link w:val="CommentSubjectChar"/>
    <w:semiHidden/>
    <w:unhideWhenUsed/>
    <w:rsid w:val="00B46C2C"/>
    <w:rPr>
      <w:b/>
      <w:bCs/>
    </w:rPr>
  </w:style>
  <w:style w:type="character" w:customStyle="1" w:styleId="CommentSubjectChar">
    <w:name w:val="Comment Subject Char"/>
    <w:basedOn w:val="CommentTextChar"/>
    <w:link w:val="CommentSubject"/>
    <w:semiHidden/>
    <w:rsid w:val="00B46C2C"/>
    <w:rPr>
      <w:rFonts w:eastAsia="MS Mincho" w:cs="Times New Roman"/>
      <w:b/>
      <w:bCs/>
      <w:sz w:val="20"/>
      <w:lang w:val="de-DE" w:bidi="ar-SA"/>
    </w:rPr>
  </w:style>
  <w:style w:type="paragraph" w:customStyle="1" w:styleId="i">
    <w:name w:val="i"/>
    <w:basedOn w:val="Normal"/>
    <w:rsid w:val="00B46C2C"/>
    <w:pPr>
      <w:ind w:left="2160" w:hanging="2160"/>
    </w:pPr>
    <w:rPr>
      <w:szCs w:val="20"/>
    </w:rPr>
  </w:style>
  <w:style w:type="paragraph" w:customStyle="1" w:styleId="BodyText21">
    <w:name w:val="Body Text 21"/>
    <w:basedOn w:val="Normal"/>
    <w:rsid w:val="00B46C2C"/>
    <w:pPr>
      <w:jc w:val="both"/>
    </w:pPr>
    <w:rPr>
      <w:rFonts w:ascii="Tahoma" w:hAnsi="Tahoma"/>
      <w:szCs w:val="20"/>
    </w:rPr>
  </w:style>
  <w:style w:type="paragraph" w:customStyle="1" w:styleId="Default">
    <w:name w:val="Default"/>
    <w:rsid w:val="00B46C2C"/>
    <w:pPr>
      <w:autoSpaceDE w:val="0"/>
      <w:autoSpaceDN w:val="0"/>
      <w:adjustRightInd w:val="0"/>
      <w:spacing w:after="0" w:line="240" w:lineRule="auto"/>
    </w:pPr>
    <w:rPr>
      <w:rFonts w:ascii="Arial" w:eastAsia="MS Mincho" w:hAnsi="Arial" w:cs="Arial"/>
      <w:color w:val="000000"/>
      <w:sz w:val="24"/>
      <w:szCs w:val="24"/>
      <w:lang w:val="de-DE" w:eastAsia="de-DE" w:bidi="ar-SA"/>
    </w:rPr>
  </w:style>
  <w:style w:type="paragraph" w:styleId="Revision">
    <w:name w:val="Revision"/>
    <w:hidden/>
    <w:uiPriority w:val="99"/>
    <w:semiHidden/>
    <w:rsid w:val="00B46C2C"/>
    <w:pPr>
      <w:spacing w:after="0" w:line="240" w:lineRule="auto"/>
    </w:pPr>
    <w:rPr>
      <w:rFonts w:eastAsia="MS Mincho" w:cs="Times New Roman"/>
      <w:sz w:val="24"/>
      <w:szCs w:val="22"/>
      <w:lang w:val="de-DE" w:bidi="ar-SA"/>
    </w:rPr>
  </w:style>
  <w:style w:type="paragraph" w:customStyle="1" w:styleId="Char10CharCharCharCharCharCharCharChar1">
    <w:name w:val="Char10 Char Char Char Char Char Char Char Char1"/>
    <w:basedOn w:val="Normal"/>
    <w:rsid w:val="00B46C2C"/>
    <w:pPr>
      <w:widowControl w:val="0"/>
      <w:adjustRightInd w:val="0"/>
      <w:spacing w:after="160" w:line="240" w:lineRule="exact"/>
      <w:jc w:val="both"/>
      <w:textAlignment w:val="baseline"/>
    </w:pPr>
    <w:rPr>
      <w:rFonts w:ascii="Arial" w:hAnsi="Arial"/>
      <w:sz w:val="20"/>
      <w:lang w:val="en-US"/>
    </w:rPr>
  </w:style>
  <w:style w:type="character" w:customStyle="1" w:styleId="berschrift1Char">
    <w:name w:val="Überschrift 1 Char"/>
    <w:rsid w:val="00B46C2C"/>
    <w:rPr>
      <w:rFonts w:ascii="Arial" w:hAnsi="Arial" w:cs="Arial"/>
      <w:b/>
      <w:bCs/>
      <w:kern w:val="32"/>
      <w:sz w:val="32"/>
      <w:szCs w:val="32"/>
      <w:lang w:val="en-US" w:eastAsia="de-DE" w:bidi="ar-SA"/>
    </w:rPr>
  </w:style>
  <w:style w:type="character" w:customStyle="1" w:styleId="berschrift2Char">
    <w:name w:val="Überschrift 2 Char"/>
    <w:rsid w:val="00B46C2C"/>
    <w:rPr>
      <w:rFonts w:ascii="Arial" w:hAnsi="Arial" w:cs="Arial"/>
      <w:b/>
      <w:bCs/>
      <w:iCs/>
      <w:kern w:val="32"/>
      <w:sz w:val="28"/>
      <w:szCs w:val="28"/>
      <w:lang w:val="en-GB" w:eastAsia="de-DE" w:bidi="ar-SA"/>
    </w:rPr>
  </w:style>
  <w:style w:type="character" w:customStyle="1" w:styleId="berschrift3Char">
    <w:name w:val="Überschrift 3 Char"/>
    <w:rsid w:val="00B46C2C"/>
    <w:rPr>
      <w:rFonts w:ascii="Arial" w:hAnsi="Arial" w:cs="Arial"/>
      <w:b/>
      <w:bCs/>
      <w:i/>
      <w:sz w:val="24"/>
      <w:szCs w:val="24"/>
      <w:lang w:val="en-GB" w:eastAsia="de-DE" w:bidi="ar-SA"/>
    </w:rPr>
  </w:style>
  <w:style w:type="paragraph" w:styleId="TOC6">
    <w:name w:val="toc 6"/>
    <w:basedOn w:val="Normal"/>
    <w:next w:val="Normal"/>
    <w:autoRedefine/>
    <w:semiHidden/>
    <w:rsid w:val="00B46C2C"/>
    <w:pPr>
      <w:ind w:left="880"/>
    </w:pPr>
    <w:rPr>
      <w:sz w:val="20"/>
      <w:szCs w:val="20"/>
      <w:lang w:eastAsia="de-DE"/>
    </w:rPr>
  </w:style>
  <w:style w:type="character" w:styleId="PageNumber">
    <w:name w:val="page number"/>
    <w:rsid w:val="00B46C2C"/>
    <w:rPr>
      <w:rFonts w:ascii="Arial" w:hAnsi="Arial"/>
      <w:sz w:val="22"/>
    </w:rPr>
  </w:style>
  <w:style w:type="paragraph" w:customStyle="1" w:styleId="Spiegelstrich">
    <w:name w:val="Spiegelstrich"/>
    <w:basedOn w:val="Normal"/>
    <w:next w:val="Normal"/>
    <w:rsid w:val="00B46C2C"/>
    <w:pPr>
      <w:numPr>
        <w:numId w:val="11"/>
      </w:numPr>
      <w:tabs>
        <w:tab w:val="left" w:pos="1440"/>
        <w:tab w:val="left" w:pos="2880"/>
        <w:tab w:val="left" w:pos="6480"/>
        <w:tab w:val="right" w:pos="9960"/>
      </w:tabs>
      <w:spacing w:line="200" w:lineRule="exact"/>
      <w:ind w:right="142"/>
    </w:pPr>
    <w:rPr>
      <w:rFonts w:ascii="Arial" w:hAnsi="Arial"/>
      <w:sz w:val="18"/>
      <w:szCs w:val="20"/>
      <w:lang w:eastAsia="de-DE"/>
    </w:rPr>
  </w:style>
  <w:style w:type="paragraph" w:customStyle="1" w:styleId="Bedingungstitel">
    <w:name w:val="Bedingungstitel"/>
    <w:basedOn w:val="Normal"/>
    <w:rsid w:val="00B46C2C"/>
    <w:pPr>
      <w:spacing w:line="220" w:lineRule="exact"/>
    </w:pPr>
    <w:rPr>
      <w:rFonts w:ascii="Arial" w:hAnsi="Arial"/>
      <w:b/>
      <w:bCs/>
      <w:sz w:val="22"/>
      <w:lang w:eastAsia="de-DE"/>
    </w:rPr>
  </w:style>
  <w:style w:type="paragraph" w:styleId="PlainText">
    <w:name w:val="Plain Text"/>
    <w:basedOn w:val="Normal"/>
    <w:link w:val="PlainTextChar"/>
    <w:rsid w:val="00B46C2C"/>
    <w:pPr>
      <w:widowControl w:val="0"/>
      <w:adjustRightInd w:val="0"/>
      <w:textAlignment w:val="baseline"/>
    </w:pPr>
    <w:rPr>
      <w:rFonts w:ascii="Courier New" w:hAnsi="Courier New" w:cs="Courier New"/>
      <w:sz w:val="20"/>
      <w:szCs w:val="20"/>
      <w:lang w:eastAsia="de-DE"/>
    </w:rPr>
  </w:style>
  <w:style w:type="character" w:customStyle="1" w:styleId="PlainTextChar">
    <w:name w:val="Plain Text Char"/>
    <w:basedOn w:val="DefaultParagraphFont"/>
    <w:link w:val="PlainText"/>
    <w:rsid w:val="00B46C2C"/>
    <w:rPr>
      <w:rFonts w:ascii="Courier New" w:eastAsia="Times New Roman" w:hAnsi="Courier New" w:cs="Courier New"/>
      <w:sz w:val="20"/>
      <w:lang w:val="de-DE" w:eastAsia="de-DE" w:bidi="ar-SA"/>
    </w:rPr>
  </w:style>
  <w:style w:type="character" w:styleId="Emphasis">
    <w:name w:val="Emphasis"/>
    <w:qFormat/>
    <w:rsid w:val="00B46C2C"/>
    <w:rPr>
      <w:i/>
      <w:iCs/>
    </w:rPr>
  </w:style>
  <w:style w:type="paragraph" w:customStyle="1" w:styleId="Sprechblasentext1">
    <w:name w:val="Sprechblasentext1"/>
    <w:basedOn w:val="Normal"/>
    <w:semiHidden/>
    <w:rsid w:val="00B46C2C"/>
    <w:rPr>
      <w:rFonts w:ascii="Tahoma" w:hAnsi="Tahoma" w:cs="Tahoma"/>
      <w:sz w:val="16"/>
      <w:szCs w:val="16"/>
      <w:lang w:val="en-US" w:eastAsia="de-DE"/>
    </w:rPr>
  </w:style>
  <w:style w:type="paragraph" w:styleId="BodyText">
    <w:name w:val="Body Text"/>
    <w:basedOn w:val="Normal"/>
    <w:link w:val="BodyTextChar"/>
    <w:rsid w:val="00B46C2C"/>
    <w:pPr>
      <w:spacing w:line="240" w:lineRule="atLeast"/>
    </w:pPr>
    <w:rPr>
      <w:snapToGrid w:val="0"/>
      <w:color w:val="000000"/>
      <w:sz w:val="22"/>
      <w:szCs w:val="20"/>
      <w:lang w:eastAsia="de-DE"/>
    </w:rPr>
  </w:style>
  <w:style w:type="character" w:customStyle="1" w:styleId="BodyTextChar">
    <w:name w:val="Body Text Char"/>
    <w:basedOn w:val="DefaultParagraphFont"/>
    <w:link w:val="BodyText"/>
    <w:rsid w:val="00B46C2C"/>
    <w:rPr>
      <w:rFonts w:ascii="Times New Roman" w:eastAsia="Times New Roman" w:hAnsi="Times New Roman" w:cs="Times New Roman"/>
      <w:snapToGrid w:val="0"/>
      <w:color w:val="000000"/>
      <w:lang w:val="de-DE" w:eastAsia="de-DE" w:bidi="ar-SA"/>
    </w:rPr>
  </w:style>
  <w:style w:type="paragraph" w:styleId="BodyText3">
    <w:name w:val="Body Text 3"/>
    <w:basedOn w:val="Normal"/>
    <w:link w:val="BodyText3Char"/>
    <w:rsid w:val="00B46C2C"/>
    <w:pPr>
      <w:spacing w:after="120"/>
    </w:pPr>
    <w:rPr>
      <w:rFonts w:ascii="Arial" w:hAnsi="Arial"/>
      <w:sz w:val="16"/>
      <w:szCs w:val="16"/>
      <w:lang w:val="en-US" w:eastAsia="de-DE"/>
    </w:rPr>
  </w:style>
  <w:style w:type="character" w:customStyle="1" w:styleId="BodyText3Char">
    <w:name w:val="Body Text 3 Char"/>
    <w:basedOn w:val="DefaultParagraphFont"/>
    <w:link w:val="BodyText3"/>
    <w:rsid w:val="00B46C2C"/>
    <w:rPr>
      <w:rFonts w:ascii="Arial" w:eastAsia="Times New Roman" w:hAnsi="Arial" w:cs="Times New Roman"/>
      <w:sz w:val="16"/>
      <w:szCs w:val="16"/>
      <w:lang w:eastAsia="de-DE" w:bidi="ar-SA"/>
    </w:rPr>
  </w:style>
  <w:style w:type="paragraph" w:customStyle="1" w:styleId="MTDisplayEquation">
    <w:name w:val="MTDisplayEquation"/>
    <w:basedOn w:val="Normal"/>
    <w:rsid w:val="00B46C2C"/>
    <w:pPr>
      <w:tabs>
        <w:tab w:val="num" w:pos="360"/>
        <w:tab w:val="center" w:pos="4540"/>
        <w:tab w:val="right" w:pos="9080"/>
      </w:tabs>
      <w:ind w:left="360" w:hanging="360"/>
    </w:pPr>
    <w:rPr>
      <w:szCs w:val="20"/>
      <w:lang w:eastAsia="de-DE"/>
    </w:rPr>
  </w:style>
  <w:style w:type="paragraph" w:customStyle="1" w:styleId="Normaleingerckt">
    <w:name w:val="Normal eingerückt"/>
    <w:basedOn w:val="Normal"/>
    <w:rsid w:val="00B46C2C"/>
    <w:pPr>
      <w:tabs>
        <w:tab w:val="num" w:pos="360"/>
      </w:tabs>
      <w:ind w:left="357" w:hanging="357"/>
      <w:jc w:val="both"/>
    </w:pPr>
    <w:rPr>
      <w:rFonts w:ascii="Arial" w:hAnsi="Arial"/>
      <w:szCs w:val="20"/>
      <w:lang w:eastAsia="de-DE"/>
    </w:rPr>
  </w:style>
  <w:style w:type="paragraph" w:styleId="List3">
    <w:name w:val="List 3"/>
    <w:basedOn w:val="Normal"/>
    <w:rsid w:val="00B46C2C"/>
    <w:pPr>
      <w:tabs>
        <w:tab w:val="num" w:pos="360"/>
      </w:tabs>
      <w:ind w:left="360" w:hanging="360"/>
    </w:pPr>
    <w:rPr>
      <w:szCs w:val="20"/>
      <w:lang w:eastAsia="de-DE"/>
    </w:rPr>
  </w:style>
  <w:style w:type="paragraph" w:styleId="TOC4">
    <w:name w:val="toc 4"/>
    <w:basedOn w:val="Normal"/>
    <w:next w:val="Normal"/>
    <w:autoRedefine/>
    <w:semiHidden/>
    <w:rsid w:val="00B46C2C"/>
    <w:pPr>
      <w:ind w:left="440"/>
    </w:pPr>
    <w:rPr>
      <w:sz w:val="20"/>
      <w:szCs w:val="20"/>
      <w:lang w:eastAsia="de-DE"/>
    </w:rPr>
  </w:style>
  <w:style w:type="paragraph" w:styleId="TOC5">
    <w:name w:val="toc 5"/>
    <w:basedOn w:val="Normal"/>
    <w:next w:val="Normal"/>
    <w:autoRedefine/>
    <w:semiHidden/>
    <w:rsid w:val="00B46C2C"/>
    <w:pPr>
      <w:ind w:left="660"/>
    </w:pPr>
    <w:rPr>
      <w:sz w:val="20"/>
      <w:szCs w:val="20"/>
      <w:lang w:eastAsia="de-DE"/>
    </w:rPr>
  </w:style>
  <w:style w:type="paragraph" w:styleId="TOC7">
    <w:name w:val="toc 7"/>
    <w:basedOn w:val="Normal"/>
    <w:next w:val="Normal"/>
    <w:autoRedefine/>
    <w:semiHidden/>
    <w:rsid w:val="00B46C2C"/>
    <w:pPr>
      <w:ind w:left="1100"/>
    </w:pPr>
    <w:rPr>
      <w:sz w:val="20"/>
      <w:szCs w:val="20"/>
      <w:lang w:eastAsia="de-DE"/>
    </w:rPr>
  </w:style>
  <w:style w:type="paragraph" w:styleId="TOC8">
    <w:name w:val="toc 8"/>
    <w:basedOn w:val="Normal"/>
    <w:next w:val="Normal"/>
    <w:autoRedefine/>
    <w:semiHidden/>
    <w:rsid w:val="00B46C2C"/>
    <w:pPr>
      <w:ind w:left="1320"/>
    </w:pPr>
    <w:rPr>
      <w:sz w:val="20"/>
      <w:szCs w:val="20"/>
      <w:lang w:eastAsia="de-DE"/>
    </w:rPr>
  </w:style>
  <w:style w:type="paragraph" w:styleId="TOC9">
    <w:name w:val="toc 9"/>
    <w:basedOn w:val="Normal"/>
    <w:next w:val="Normal"/>
    <w:autoRedefine/>
    <w:semiHidden/>
    <w:rsid w:val="00B46C2C"/>
    <w:pPr>
      <w:ind w:left="1540"/>
    </w:pPr>
    <w:rPr>
      <w:sz w:val="20"/>
      <w:szCs w:val="20"/>
      <w:lang w:eastAsia="de-DE"/>
    </w:rPr>
  </w:style>
  <w:style w:type="character" w:customStyle="1" w:styleId="MTEquationSection">
    <w:name w:val="MTEquationSection"/>
    <w:rsid w:val="00B46C2C"/>
    <w:rPr>
      <w:vanish/>
      <w:color w:val="FF0000"/>
    </w:rPr>
  </w:style>
  <w:style w:type="paragraph" w:styleId="ListBullet">
    <w:name w:val="List Bullet"/>
    <w:basedOn w:val="Normal"/>
    <w:next w:val="Normal"/>
    <w:rsid w:val="00B46C2C"/>
    <w:pPr>
      <w:numPr>
        <w:numId w:val="12"/>
      </w:numPr>
      <w:spacing w:before="120" w:after="120"/>
    </w:pPr>
    <w:rPr>
      <w:rFonts w:ascii="Arial" w:hAnsi="Arial"/>
      <w:sz w:val="22"/>
      <w:szCs w:val="20"/>
      <w:lang w:eastAsia="de-DE"/>
    </w:rPr>
  </w:style>
  <w:style w:type="paragraph" w:styleId="BodyText2">
    <w:name w:val="Body Text 2"/>
    <w:basedOn w:val="Normal"/>
    <w:link w:val="BodyText2Char"/>
    <w:rsid w:val="00B46C2C"/>
    <w:pPr>
      <w:pBdr>
        <w:left w:val="single" w:sz="4" w:space="4" w:color="auto"/>
      </w:pBdr>
    </w:pPr>
    <w:rPr>
      <w:rFonts w:ascii="Arial" w:hAnsi="Arial"/>
      <w:szCs w:val="20"/>
      <w:lang w:eastAsia="de-DE"/>
    </w:rPr>
  </w:style>
  <w:style w:type="character" w:customStyle="1" w:styleId="BodyText2Char">
    <w:name w:val="Body Text 2 Char"/>
    <w:basedOn w:val="DefaultParagraphFont"/>
    <w:link w:val="BodyText2"/>
    <w:rsid w:val="00B46C2C"/>
    <w:rPr>
      <w:rFonts w:ascii="Arial" w:eastAsia="Times New Roman" w:hAnsi="Arial" w:cs="Times New Roman"/>
      <w:sz w:val="24"/>
      <w:lang w:val="de-DE" w:eastAsia="de-DE" w:bidi="ar-SA"/>
    </w:rPr>
  </w:style>
  <w:style w:type="paragraph" w:styleId="ListBullet2">
    <w:name w:val="List Bullet 2"/>
    <w:basedOn w:val="Normal"/>
    <w:rsid w:val="00B46C2C"/>
    <w:pPr>
      <w:tabs>
        <w:tab w:val="num" w:pos="643"/>
      </w:tabs>
      <w:spacing w:line="360" w:lineRule="auto"/>
      <w:ind w:left="643" w:hanging="360"/>
    </w:pPr>
    <w:rPr>
      <w:rFonts w:ascii="Arial" w:hAnsi="Arial"/>
      <w:snapToGrid w:val="0"/>
      <w:sz w:val="22"/>
      <w:szCs w:val="20"/>
      <w:lang w:eastAsia="de-DE"/>
    </w:rPr>
  </w:style>
  <w:style w:type="paragraph" w:customStyle="1" w:styleId="abs">
    <w:name w:val="abs"/>
    <w:basedOn w:val="Normal"/>
    <w:rsid w:val="00B46C2C"/>
    <w:pPr>
      <w:tabs>
        <w:tab w:val="left" w:pos="993"/>
        <w:tab w:val="left" w:pos="3402"/>
      </w:tabs>
      <w:spacing w:before="120"/>
    </w:pPr>
    <w:rPr>
      <w:rFonts w:ascii="Arial" w:hAnsi="Arial"/>
      <w:szCs w:val="20"/>
      <w:lang w:eastAsia="de-DE"/>
    </w:rPr>
  </w:style>
  <w:style w:type="paragraph" w:styleId="FootnoteText">
    <w:name w:val="footnote text"/>
    <w:basedOn w:val="Normal"/>
    <w:link w:val="FootnoteTextChar"/>
    <w:semiHidden/>
    <w:rsid w:val="00B46C2C"/>
    <w:pPr>
      <w:spacing w:line="360" w:lineRule="auto"/>
      <w:ind w:left="1134" w:hanging="1134"/>
    </w:pPr>
    <w:rPr>
      <w:rFonts w:ascii="Arial" w:hAnsi="Arial"/>
      <w:sz w:val="20"/>
      <w:szCs w:val="20"/>
      <w:lang w:eastAsia="de-DE"/>
    </w:rPr>
  </w:style>
  <w:style w:type="character" w:customStyle="1" w:styleId="FootnoteTextChar">
    <w:name w:val="Footnote Text Char"/>
    <w:basedOn w:val="DefaultParagraphFont"/>
    <w:link w:val="FootnoteText"/>
    <w:semiHidden/>
    <w:rsid w:val="00B46C2C"/>
    <w:rPr>
      <w:rFonts w:ascii="Arial" w:eastAsia="Times New Roman" w:hAnsi="Arial" w:cs="Times New Roman"/>
      <w:sz w:val="20"/>
      <w:lang w:val="de-DE" w:eastAsia="de-DE" w:bidi="ar-SA"/>
    </w:rPr>
  </w:style>
  <w:style w:type="paragraph" w:customStyle="1" w:styleId="Einrckung">
    <w:name w:val="Einrückung"/>
    <w:basedOn w:val="Normal"/>
    <w:rsid w:val="00B46C2C"/>
    <w:pPr>
      <w:spacing w:line="360" w:lineRule="auto"/>
      <w:ind w:left="397" w:hanging="397"/>
    </w:pPr>
    <w:rPr>
      <w:rFonts w:ascii="Courier New" w:hAnsi="Courier New"/>
      <w:szCs w:val="20"/>
      <w:lang w:eastAsia="de-DE"/>
    </w:rPr>
  </w:style>
  <w:style w:type="character" w:styleId="FootnoteReference">
    <w:name w:val="footnote reference"/>
    <w:semiHidden/>
    <w:rsid w:val="00B46C2C"/>
    <w:rPr>
      <w:vertAlign w:val="superscript"/>
    </w:rPr>
  </w:style>
  <w:style w:type="paragraph" w:styleId="Title">
    <w:name w:val="Title"/>
    <w:basedOn w:val="Normal"/>
    <w:link w:val="TitleChar"/>
    <w:qFormat/>
    <w:rsid w:val="00B46C2C"/>
    <w:pPr>
      <w:jc w:val="center"/>
    </w:pPr>
    <w:rPr>
      <w:rFonts w:ascii="Arial" w:hAnsi="Arial"/>
      <w:b/>
      <w:sz w:val="22"/>
      <w:szCs w:val="20"/>
      <w:lang w:eastAsia="de-DE"/>
    </w:rPr>
  </w:style>
  <w:style w:type="character" w:customStyle="1" w:styleId="TitleChar">
    <w:name w:val="Title Char"/>
    <w:basedOn w:val="DefaultParagraphFont"/>
    <w:link w:val="Title"/>
    <w:rsid w:val="00B46C2C"/>
    <w:rPr>
      <w:rFonts w:ascii="Arial" w:eastAsia="Times New Roman" w:hAnsi="Arial" w:cs="Times New Roman"/>
      <w:b/>
      <w:lang w:val="de-DE" w:eastAsia="de-DE" w:bidi="ar-SA"/>
    </w:rPr>
  </w:style>
  <w:style w:type="paragraph" w:styleId="ListBullet4">
    <w:name w:val="List Bullet 4"/>
    <w:basedOn w:val="Normal"/>
    <w:rsid w:val="00B46C2C"/>
    <w:pPr>
      <w:tabs>
        <w:tab w:val="num" w:pos="1209"/>
      </w:tabs>
    </w:pPr>
    <w:rPr>
      <w:rFonts w:ascii="Arial" w:hAnsi="Arial"/>
      <w:sz w:val="22"/>
      <w:szCs w:val="20"/>
      <w:lang w:eastAsia="de-DE"/>
    </w:rPr>
  </w:style>
  <w:style w:type="paragraph" w:styleId="Subtitle">
    <w:name w:val="Subtitle"/>
    <w:basedOn w:val="Normal"/>
    <w:link w:val="SubtitleChar"/>
    <w:qFormat/>
    <w:rsid w:val="00B46C2C"/>
    <w:pPr>
      <w:tabs>
        <w:tab w:val="num" w:pos="425"/>
      </w:tabs>
      <w:spacing w:after="120"/>
      <w:ind w:left="357" w:hanging="357"/>
    </w:pPr>
    <w:rPr>
      <w:rFonts w:ascii="Arial" w:hAnsi="Arial"/>
      <w:b/>
      <w:sz w:val="22"/>
      <w:szCs w:val="20"/>
      <w:lang w:eastAsia="de-DE"/>
    </w:rPr>
  </w:style>
  <w:style w:type="character" w:customStyle="1" w:styleId="SubtitleChar">
    <w:name w:val="Subtitle Char"/>
    <w:basedOn w:val="DefaultParagraphFont"/>
    <w:link w:val="Subtitle"/>
    <w:rsid w:val="00B46C2C"/>
    <w:rPr>
      <w:rFonts w:ascii="Arial" w:eastAsia="Times New Roman" w:hAnsi="Arial" w:cs="Times New Roman"/>
      <w:b/>
      <w:lang w:val="de-DE" w:eastAsia="de-DE" w:bidi="ar-SA"/>
    </w:rPr>
  </w:style>
  <w:style w:type="paragraph" w:customStyle="1" w:styleId="Normal1">
    <w:name w:val="Normal1"/>
    <w:basedOn w:val="Normal"/>
    <w:rsid w:val="00B46C2C"/>
    <w:pPr>
      <w:spacing w:line="360" w:lineRule="auto"/>
    </w:pPr>
    <w:rPr>
      <w:rFonts w:ascii="Courier New" w:hAnsi="Courier New"/>
      <w:szCs w:val="20"/>
      <w:lang w:eastAsia="de-DE"/>
    </w:rPr>
  </w:style>
  <w:style w:type="paragraph" w:customStyle="1" w:styleId="Fett1">
    <w:name w:val="Fett1"/>
    <w:basedOn w:val="Normal"/>
    <w:rsid w:val="00B46C2C"/>
    <w:pPr>
      <w:spacing w:line="360" w:lineRule="auto"/>
    </w:pPr>
    <w:rPr>
      <w:rFonts w:ascii="Courier New" w:hAnsi="Courier New"/>
      <w:b/>
      <w:szCs w:val="20"/>
      <w:lang w:eastAsia="de-DE"/>
    </w:rPr>
  </w:style>
  <w:style w:type="paragraph" w:customStyle="1" w:styleId="Text">
    <w:name w:val="Text"/>
    <w:rsid w:val="00B46C2C"/>
    <w:pPr>
      <w:widowControl w:val="0"/>
      <w:spacing w:after="0" w:line="240" w:lineRule="auto"/>
    </w:pPr>
    <w:rPr>
      <w:rFonts w:ascii="Courier New" w:eastAsia="Times New Roman" w:hAnsi="Courier New" w:cs="Times New Roman"/>
      <w:color w:val="000000"/>
      <w:sz w:val="24"/>
      <w:lang w:val="de-DE" w:eastAsia="de-DE" w:bidi="ar-SA"/>
    </w:rPr>
  </w:style>
  <w:style w:type="character" w:styleId="FollowedHyperlink">
    <w:name w:val="FollowedHyperlink"/>
    <w:uiPriority w:val="99"/>
    <w:rsid w:val="00B46C2C"/>
    <w:rPr>
      <w:color w:val="800080"/>
      <w:u w:val="single"/>
    </w:rPr>
  </w:style>
  <w:style w:type="paragraph" w:styleId="Index3">
    <w:name w:val="index 3"/>
    <w:basedOn w:val="Normal"/>
    <w:next w:val="Normal"/>
    <w:autoRedefine/>
    <w:semiHidden/>
    <w:rsid w:val="00B46C2C"/>
    <w:pPr>
      <w:spacing w:line="360" w:lineRule="auto"/>
      <w:ind w:left="720" w:hanging="240"/>
    </w:pPr>
    <w:rPr>
      <w:rFonts w:ascii="Courier New" w:hAnsi="Courier New"/>
      <w:szCs w:val="20"/>
      <w:lang w:eastAsia="de-DE"/>
    </w:rPr>
  </w:style>
  <w:style w:type="paragraph" w:styleId="BodyTextIndent">
    <w:name w:val="Body Text Indent"/>
    <w:basedOn w:val="Normal"/>
    <w:link w:val="BodyTextIndentChar"/>
    <w:rsid w:val="00B46C2C"/>
    <w:pPr>
      <w:ind w:left="1068"/>
    </w:pPr>
    <w:rPr>
      <w:rFonts w:ascii="Arial" w:hAnsi="Arial"/>
      <w:sz w:val="22"/>
      <w:szCs w:val="20"/>
      <w:lang w:eastAsia="de-DE"/>
    </w:rPr>
  </w:style>
  <w:style w:type="character" w:customStyle="1" w:styleId="BodyTextIndentChar">
    <w:name w:val="Body Text Indent Char"/>
    <w:basedOn w:val="DefaultParagraphFont"/>
    <w:link w:val="BodyTextIndent"/>
    <w:rsid w:val="00B46C2C"/>
    <w:rPr>
      <w:rFonts w:ascii="Arial" w:eastAsia="Times New Roman" w:hAnsi="Arial" w:cs="Times New Roman"/>
      <w:lang w:val="de-DE" w:eastAsia="de-DE" w:bidi="ar-SA"/>
    </w:rPr>
  </w:style>
  <w:style w:type="paragraph" w:styleId="BodyTextIndent2">
    <w:name w:val="Body Text Indent 2"/>
    <w:basedOn w:val="Normal"/>
    <w:link w:val="BodyTextIndent2Char"/>
    <w:rsid w:val="00B46C2C"/>
    <w:pPr>
      <w:ind w:left="360"/>
      <w:jc w:val="both"/>
    </w:pPr>
    <w:rPr>
      <w:rFonts w:ascii="Arial" w:hAnsi="Arial"/>
      <w:sz w:val="22"/>
      <w:szCs w:val="20"/>
      <w:lang w:eastAsia="de-DE"/>
    </w:rPr>
  </w:style>
  <w:style w:type="character" w:customStyle="1" w:styleId="BodyTextIndent2Char">
    <w:name w:val="Body Text Indent 2 Char"/>
    <w:basedOn w:val="DefaultParagraphFont"/>
    <w:link w:val="BodyTextIndent2"/>
    <w:rsid w:val="00B46C2C"/>
    <w:rPr>
      <w:rFonts w:ascii="Arial" w:eastAsia="Times New Roman" w:hAnsi="Arial" w:cs="Times New Roman"/>
      <w:lang w:val="de-DE" w:eastAsia="de-DE" w:bidi="ar-SA"/>
    </w:rPr>
  </w:style>
  <w:style w:type="paragraph" w:styleId="BodyTextIndent3">
    <w:name w:val="Body Text Indent 3"/>
    <w:basedOn w:val="Normal"/>
    <w:link w:val="BodyTextIndent3Char"/>
    <w:rsid w:val="00B46C2C"/>
    <w:pPr>
      <w:ind w:left="1080"/>
    </w:pPr>
    <w:rPr>
      <w:rFonts w:ascii="Arial" w:hAnsi="Arial"/>
      <w:sz w:val="22"/>
      <w:szCs w:val="20"/>
      <w:lang w:eastAsia="de-DE"/>
    </w:rPr>
  </w:style>
  <w:style w:type="character" w:customStyle="1" w:styleId="BodyTextIndent3Char">
    <w:name w:val="Body Text Indent 3 Char"/>
    <w:basedOn w:val="DefaultParagraphFont"/>
    <w:link w:val="BodyTextIndent3"/>
    <w:rsid w:val="00B46C2C"/>
    <w:rPr>
      <w:rFonts w:ascii="Arial" w:eastAsia="Times New Roman" w:hAnsi="Arial" w:cs="Times New Roman"/>
      <w:lang w:val="de-DE" w:eastAsia="de-DE" w:bidi="ar-SA"/>
    </w:rPr>
  </w:style>
  <w:style w:type="paragraph" w:customStyle="1" w:styleId="Tabs">
    <w:name w:val="Tabs"/>
    <w:rsid w:val="00B46C2C"/>
    <w:pPr>
      <w:spacing w:after="0" w:line="220" w:lineRule="exact"/>
      <w:ind w:right="144"/>
    </w:pPr>
    <w:rPr>
      <w:rFonts w:ascii="Arial" w:eastAsia="Times New Roman" w:hAnsi="Arial" w:cs="Times New Roman"/>
      <w:sz w:val="18"/>
      <w:lang w:val="de-DE" w:eastAsia="de-DE" w:bidi="ar-SA"/>
    </w:rPr>
  </w:style>
  <w:style w:type="paragraph" w:customStyle="1" w:styleId="Part0">
    <w:name w:val="Part 0"/>
    <w:basedOn w:val="Text"/>
    <w:rsid w:val="00B46C2C"/>
    <w:pPr>
      <w:spacing w:before="4440"/>
      <w:jc w:val="center"/>
    </w:pPr>
    <w:rPr>
      <w:snapToGrid w:val="0"/>
      <w:color w:val="auto"/>
    </w:rPr>
  </w:style>
  <w:style w:type="paragraph" w:customStyle="1" w:styleId="1">
    <w:name w:val="1."/>
    <w:basedOn w:val="Normal"/>
    <w:rsid w:val="00B46C2C"/>
    <w:pPr>
      <w:spacing w:line="360" w:lineRule="auto"/>
      <w:ind w:left="454" w:hanging="454"/>
    </w:pPr>
    <w:rPr>
      <w:rFonts w:ascii="Courier New" w:hAnsi="Courier New"/>
      <w:szCs w:val="20"/>
      <w:lang w:eastAsia="de-DE"/>
    </w:rPr>
  </w:style>
  <w:style w:type="character" w:styleId="Strong">
    <w:name w:val="Strong"/>
    <w:qFormat/>
    <w:rsid w:val="00B46C2C"/>
    <w:rPr>
      <w:b/>
      <w:bCs/>
    </w:rPr>
  </w:style>
  <w:style w:type="paragraph" w:customStyle="1" w:styleId="Formatvorlageberschrift3Arial">
    <w:name w:val="Formatvorlage Überschrift 3 + Arial"/>
    <w:basedOn w:val="Heading3"/>
    <w:rsid w:val="00B46C2C"/>
    <w:pPr>
      <w:keepLines w:val="0"/>
      <w:numPr>
        <w:ilvl w:val="0"/>
        <w:numId w:val="10"/>
      </w:numPr>
      <w:spacing w:before="240" w:after="120"/>
      <w:jc w:val="both"/>
    </w:pPr>
    <w:rPr>
      <w:rFonts w:ascii="Arial" w:eastAsia="Times New Roman" w:hAnsi="Arial" w:cs="Times New Roman"/>
      <w:snapToGrid w:val="0"/>
      <w:color w:val="000000"/>
      <w:kern w:val="28"/>
      <w:sz w:val="22"/>
      <w:szCs w:val="20"/>
      <w:lang w:val="de-DE" w:eastAsia="de-DE"/>
    </w:rPr>
  </w:style>
  <w:style w:type="paragraph" w:customStyle="1" w:styleId="Kommentarthema1">
    <w:name w:val="Kommentarthema1"/>
    <w:basedOn w:val="CommentText"/>
    <w:next w:val="CommentText"/>
    <w:semiHidden/>
    <w:rsid w:val="00B46C2C"/>
    <w:rPr>
      <w:rFonts w:ascii="Arial" w:hAnsi="Arial"/>
      <w:b/>
      <w:bCs/>
      <w:lang w:val="en-US" w:eastAsia="de-DE"/>
    </w:rPr>
  </w:style>
  <w:style w:type="character" w:customStyle="1" w:styleId="KSilbe">
    <w:name w:val="KSilbe"/>
    <w:rsid w:val="00B46C2C"/>
    <w:rPr>
      <w:noProof/>
    </w:rPr>
  </w:style>
  <w:style w:type="paragraph" w:customStyle="1" w:styleId="StandardFett">
    <w:name w:val="Standard_Fett"/>
    <w:basedOn w:val="Normal"/>
    <w:rsid w:val="00B46C2C"/>
    <w:pPr>
      <w:spacing w:line="200" w:lineRule="exact"/>
    </w:pPr>
    <w:rPr>
      <w:rFonts w:ascii="Arial" w:hAnsi="Arial"/>
      <w:b/>
      <w:sz w:val="18"/>
      <w:lang w:eastAsia="de-DE"/>
    </w:rPr>
  </w:style>
  <w:style w:type="paragraph" w:customStyle="1" w:styleId="SpiegelstrichEinrck">
    <w:name w:val="Spiegelstrich Einrück"/>
    <w:basedOn w:val="Normal"/>
    <w:next w:val="Normal"/>
    <w:rsid w:val="00B46C2C"/>
    <w:pPr>
      <w:tabs>
        <w:tab w:val="left" w:pos="1440"/>
        <w:tab w:val="left" w:pos="2880"/>
        <w:tab w:val="left" w:pos="6480"/>
        <w:tab w:val="right" w:pos="9960"/>
      </w:tabs>
      <w:spacing w:line="200" w:lineRule="exact"/>
      <w:ind w:left="397"/>
    </w:pPr>
    <w:rPr>
      <w:rFonts w:ascii="Arial" w:hAnsi="Arial"/>
      <w:sz w:val="18"/>
      <w:szCs w:val="20"/>
      <w:lang w:eastAsia="de-DE"/>
    </w:rPr>
  </w:style>
  <w:style w:type="paragraph" w:customStyle="1" w:styleId="ZKEinrckung">
    <w:name w:val="ZK Einrückung"/>
    <w:basedOn w:val="Normal"/>
    <w:next w:val="Normal"/>
    <w:rsid w:val="00B46C2C"/>
    <w:pPr>
      <w:tabs>
        <w:tab w:val="left" w:pos="1440"/>
        <w:tab w:val="left" w:pos="2880"/>
        <w:tab w:val="left" w:pos="6480"/>
        <w:tab w:val="right" w:pos="9960"/>
      </w:tabs>
      <w:spacing w:line="210" w:lineRule="exact"/>
      <w:ind w:left="700" w:right="144"/>
    </w:pPr>
    <w:rPr>
      <w:rFonts w:ascii="Arial" w:hAnsi="Arial"/>
      <w:sz w:val="18"/>
      <w:szCs w:val="20"/>
      <w:lang w:eastAsia="de-DE"/>
    </w:rPr>
  </w:style>
  <w:style w:type="paragraph" w:customStyle="1" w:styleId="ZK1">
    <w:name w:val="ZK 1."/>
    <w:basedOn w:val="Normal"/>
    <w:next w:val="Normal"/>
    <w:rsid w:val="00B46C2C"/>
    <w:pPr>
      <w:tabs>
        <w:tab w:val="left" w:pos="700"/>
      </w:tabs>
      <w:spacing w:line="210" w:lineRule="exact"/>
      <w:ind w:left="900" w:right="144" w:hanging="900"/>
    </w:pPr>
    <w:rPr>
      <w:rFonts w:ascii="Arial" w:hAnsi="Arial"/>
      <w:sz w:val="18"/>
      <w:szCs w:val="20"/>
      <w:lang w:eastAsia="de-DE"/>
    </w:rPr>
  </w:style>
  <w:style w:type="paragraph" w:customStyle="1" w:styleId="1Num">
    <w:name w:val="1 Num"/>
    <w:basedOn w:val="Normal"/>
    <w:rsid w:val="00B46C2C"/>
    <w:pPr>
      <w:numPr>
        <w:numId w:val="13"/>
      </w:numPr>
      <w:spacing w:line="200" w:lineRule="exact"/>
    </w:pPr>
    <w:rPr>
      <w:rFonts w:ascii="Arial" w:hAnsi="Arial"/>
      <w:sz w:val="18"/>
      <w:lang w:eastAsia="de-DE"/>
    </w:rPr>
  </w:style>
  <w:style w:type="paragraph" w:customStyle="1" w:styleId="SpiegelstrichEinrck2">
    <w:name w:val="Spiegelstrich Einrück2"/>
    <w:basedOn w:val="SpiegelstrichEinrck"/>
    <w:next w:val="Normal"/>
    <w:rsid w:val="00B46C2C"/>
    <w:pPr>
      <w:numPr>
        <w:numId w:val="14"/>
      </w:numPr>
    </w:pPr>
  </w:style>
  <w:style w:type="paragraph" w:customStyle="1" w:styleId="Gliederung">
    <w:name w:val="Gliederung"/>
    <w:basedOn w:val="Normal"/>
    <w:rsid w:val="00B46C2C"/>
    <w:pPr>
      <w:spacing w:line="200" w:lineRule="exact"/>
    </w:pPr>
    <w:rPr>
      <w:rFonts w:ascii="Arial" w:hAnsi="Arial"/>
      <w:sz w:val="18"/>
      <w:szCs w:val="18"/>
      <w:lang w:eastAsia="de-DE"/>
    </w:rPr>
  </w:style>
  <w:style w:type="paragraph" w:customStyle="1" w:styleId="PlainText1">
    <w:name w:val="Plain Text1"/>
    <w:basedOn w:val="Normal"/>
    <w:rsid w:val="00B46C2C"/>
    <w:rPr>
      <w:rFonts w:ascii="Courier New" w:hAnsi="Courier New"/>
      <w:sz w:val="20"/>
      <w:szCs w:val="20"/>
      <w:lang w:eastAsia="de-DE"/>
    </w:rPr>
  </w:style>
  <w:style w:type="paragraph" w:customStyle="1" w:styleId="Standard1">
    <w:name w:val="Standard1"/>
    <w:aliases w:val="5"/>
    <w:basedOn w:val="Normal"/>
    <w:rsid w:val="00B46C2C"/>
    <w:pPr>
      <w:tabs>
        <w:tab w:val="left" w:pos="1440"/>
        <w:tab w:val="left" w:pos="6924"/>
        <w:tab w:val="decimal" w:pos="8280"/>
      </w:tabs>
      <w:spacing w:line="360" w:lineRule="exact"/>
      <w:ind w:right="720"/>
    </w:pPr>
    <w:rPr>
      <w:rFonts w:ascii="Arial" w:hAnsi="Arial"/>
      <w:sz w:val="22"/>
      <w:szCs w:val="20"/>
      <w:lang w:eastAsia="de-DE"/>
    </w:rPr>
  </w:style>
  <w:style w:type="character" w:customStyle="1" w:styleId="Helv10">
    <w:name w:val="Helv10"/>
    <w:rsid w:val="00B46C2C"/>
    <w:rPr>
      <w:rFonts w:ascii="Helvetica" w:hAnsi="Helvetica"/>
      <w:sz w:val="20"/>
    </w:rPr>
  </w:style>
  <w:style w:type="paragraph" w:customStyle="1" w:styleId="StandardArial">
    <w:name w:val="Standard + Arial"/>
    <w:aliases w:val="8 pt"/>
    <w:basedOn w:val="Header"/>
    <w:rsid w:val="00B46C2C"/>
    <w:rPr>
      <w:rFonts w:ascii="Arial Narrow" w:hAnsi="Arial Narrow" w:cs="Arial Narrow"/>
      <w:sz w:val="22"/>
      <w:lang w:eastAsia="de-DE"/>
    </w:rPr>
  </w:style>
  <w:style w:type="paragraph" w:customStyle="1" w:styleId="mazus10l">
    <w:name w:val="mazus10l"/>
    <w:basedOn w:val="Normal"/>
    <w:rsid w:val="00B46C2C"/>
    <w:pPr>
      <w:spacing w:before="100" w:beforeAutospacing="1" w:after="100" w:afterAutospacing="1"/>
    </w:pPr>
    <w:rPr>
      <w:lang w:eastAsia="de-DE"/>
    </w:rPr>
  </w:style>
  <w:style w:type="character" w:customStyle="1" w:styleId="helv8">
    <w:name w:val="helv8"/>
    <w:basedOn w:val="DefaultParagraphFont"/>
    <w:rsid w:val="00B46C2C"/>
  </w:style>
  <w:style w:type="paragraph" w:customStyle="1" w:styleId="xl26">
    <w:name w:val="xl26"/>
    <w:basedOn w:val="Normal"/>
    <w:rsid w:val="00B46C2C"/>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b/>
      <w:bCs/>
    </w:rPr>
  </w:style>
  <w:style w:type="paragraph" w:customStyle="1" w:styleId="xl27">
    <w:name w:val="xl27"/>
    <w:basedOn w:val="Normal"/>
    <w:rsid w:val="00B46C2C"/>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b/>
      <w:bCs/>
    </w:rPr>
  </w:style>
  <w:style w:type="paragraph" w:customStyle="1" w:styleId="xl28">
    <w:name w:val="xl28"/>
    <w:basedOn w:val="Normal"/>
    <w:rsid w:val="00B46C2C"/>
    <w:pPr>
      <w:pBdr>
        <w:left w:val="single" w:sz="4" w:space="0" w:color="auto"/>
      </w:pBdr>
      <w:spacing w:before="100" w:beforeAutospacing="1" w:after="100" w:afterAutospacing="1"/>
    </w:pPr>
  </w:style>
  <w:style w:type="paragraph" w:customStyle="1" w:styleId="xl29">
    <w:name w:val="xl29"/>
    <w:basedOn w:val="Normal"/>
    <w:rsid w:val="00B46C2C"/>
    <w:pPr>
      <w:spacing w:before="100" w:beforeAutospacing="1" w:after="100" w:afterAutospacing="1"/>
    </w:pPr>
    <w:rPr>
      <w:rFonts w:ascii="Arial" w:hAnsi="Arial"/>
    </w:rPr>
  </w:style>
  <w:style w:type="paragraph" w:customStyle="1" w:styleId="xl30">
    <w:name w:val="xl30"/>
    <w:basedOn w:val="Normal"/>
    <w:rsid w:val="00B46C2C"/>
    <w:pPr>
      <w:pBdr>
        <w:right w:val="single" w:sz="4" w:space="0" w:color="auto"/>
      </w:pBdr>
      <w:spacing w:before="100" w:beforeAutospacing="1" w:after="100" w:afterAutospacing="1"/>
    </w:pPr>
    <w:rPr>
      <w:rFonts w:ascii="Arial" w:hAnsi="Arial"/>
    </w:rPr>
  </w:style>
  <w:style w:type="paragraph" w:customStyle="1" w:styleId="xl31">
    <w:name w:val="xl31"/>
    <w:basedOn w:val="Normal"/>
    <w:rsid w:val="00B46C2C"/>
    <w:pPr>
      <w:pBdr>
        <w:left w:val="single" w:sz="4" w:space="0" w:color="auto"/>
        <w:bottom w:val="single" w:sz="4" w:space="0" w:color="auto"/>
      </w:pBdr>
      <w:spacing w:before="100" w:beforeAutospacing="1" w:after="100" w:afterAutospacing="1"/>
    </w:pPr>
  </w:style>
  <w:style w:type="paragraph" w:customStyle="1" w:styleId="xl32">
    <w:name w:val="xl32"/>
    <w:basedOn w:val="Normal"/>
    <w:rsid w:val="00B46C2C"/>
    <w:pPr>
      <w:pBdr>
        <w:bottom w:val="single" w:sz="4" w:space="0" w:color="auto"/>
      </w:pBdr>
      <w:spacing w:before="100" w:beforeAutospacing="1" w:after="100" w:afterAutospacing="1"/>
    </w:pPr>
    <w:rPr>
      <w:rFonts w:ascii="Arial" w:hAnsi="Arial"/>
    </w:rPr>
  </w:style>
  <w:style w:type="paragraph" w:customStyle="1" w:styleId="xl33">
    <w:name w:val="xl33"/>
    <w:basedOn w:val="Normal"/>
    <w:rsid w:val="00B46C2C"/>
    <w:pPr>
      <w:pBdr>
        <w:bottom w:val="single" w:sz="4" w:space="0" w:color="auto"/>
      </w:pBdr>
      <w:spacing w:before="100" w:beforeAutospacing="1" w:after="100" w:afterAutospacing="1"/>
    </w:pPr>
  </w:style>
  <w:style w:type="paragraph" w:customStyle="1" w:styleId="xl34">
    <w:name w:val="xl34"/>
    <w:basedOn w:val="Normal"/>
    <w:rsid w:val="00B46C2C"/>
    <w:pPr>
      <w:pBdr>
        <w:bottom w:val="single" w:sz="4" w:space="0" w:color="auto"/>
        <w:right w:val="single" w:sz="4" w:space="0" w:color="auto"/>
      </w:pBdr>
      <w:spacing w:before="100" w:beforeAutospacing="1" w:after="100" w:afterAutospacing="1"/>
    </w:pPr>
    <w:rPr>
      <w:rFonts w:ascii="Arial" w:hAnsi="Arial"/>
    </w:rPr>
  </w:style>
  <w:style w:type="paragraph" w:customStyle="1" w:styleId="msonormal0">
    <w:name w:val="msonormal"/>
    <w:basedOn w:val="Normal"/>
    <w:rsid w:val="00B46C2C"/>
    <w:pPr>
      <w:spacing w:before="100" w:beforeAutospacing="1" w:after="100" w:afterAutospacing="1"/>
    </w:pPr>
    <w:rPr>
      <w:lang w:val="en-IE" w:eastAsia="en-IE"/>
    </w:rPr>
  </w:style>
  <w:style w:type="paragraph" w:customStyle="1" w:styleId="xl67">
    <w:name w:val="xl67"/>
    <w:basedOn w:val="Normal"/>
    <w:rsid w:val="00B46C2C"/>
    <w:pPr>
      <w:pBdr>
        <w:top w:val="single" w:sz="4" w:space="0" w:color="auto"/>
        <w:left w:val="single" w:sz="4" w:space="0" w:color="auto"/>
        <w:bottom w:val="single" w:sz="4" w:space="0" w:color="auto"/>
        <w:right w:val="single" w:sz="4" w:space="0" w:color="auto"/>
      </w:pBdr>
      <w:shd w:val="clear" w:color="000000" w:fill="003366"/>
      <w:spacing w:before="100" w:beforeAutospacing="1" w:after="100" w:afterAutospacing="1"/>
      <w:jc w:val="center"/>
    </w:pPr>
    <w:rPr>
      <w:color w:val="FFFFFF"/>
      <w:sz w:val="16"/>
      <w:szCs w:val="16"/>
      <w:lang w:val="en-IE" w:eastAsia="en-IE"/>
    </w:rPr>
  </w:style>
  <w:style w:type="paragraph" w:customStyle="1" w:styleId="xl68">
    <w:name w:val="xl68"/>
    <w:basedOn w:val="Normal"/>
    <w:rsid w:val="00B46C2C"/>
    <w:pPr>
      <w:pBdr>
        <w:top w:val="single" w:sz="4" w:space="0" w:color="auto"/>
        <w:left w:val="single" w:sz="4" w:space="0" w:color="auto"/>
        <w:bottom w:val="single" w:sz="4" w:space="0" w:color="auto"/>
        <w:right w:val="single" w:sz="4" w:space="0" w:color="auto"/>
      </w:pBdr>
      <w:shd w:val="clear" w:color="000000" w:fill="003366"/>
      <w:spacing w:before="100" w:beforeAutospacing="1" w:after="100" w:afterAutospacing="1"/>
      <w:jc w:val="center"/>
    </w:pPr>
    <w:rPr>
      <w:color w:val="FFFFFF"/>
      <w:sz w:val="16"/>
      <w:szCs w:val="16"/>
      <w:lang w:val="en-IE" w:eastAsia="en-IE"/>
    </w:rPr>
  </w:style>
  <w:style w:type="paragraph" w:customStyle="1" w:styleId="xl69">
    <w:name w:val="xl69"/>
    <w:basedOn w:val="Normal"/>
    <w:rsid w:val="00B46C2C"/>
    <w:pPr>
      <w:pBdr>
        <w:top w:val="single" w:sz="4" w:space="0" w:color="auto"/>
        <w:left w:val="single" w:sz="4" w:space="0" w:color="auto"/>
        <w:bottom w:val="single" w:sz="4" w:space="0" w:color="auto"/>
        <w:right w:val="single" w:sz="4" w:space="0" w:color="auto"/>
      </w:pBdr>
      <w:shd w:val="clear" w:color="CCFFFF" w:fill="CCFFFF"/>
      <w:spacing w:before="100" w:beforeAutospacing="1" w:after="100" w:afterAutospacing="1"/>
      <w:jc w:val="center"/>
    </w:pPr>
    <w:rPr>
      <w:sz w:val="16"/>
      <w:szCs w:val="16"/>
      <w:lang w:val="en-IE" w:eastAsia="en-IE"/>
    </w:rPr>
  </w:style>
  <w:style w:type="paragraph" w:customStyle="1" w:styleId="xl70">
    <w:name w:val="xl70"/>
    <w:basedOn w:val="Normal"/>
    <w:rsid w:val="00B46C2C"/>
    <w:pPr>
      <w:pBdr>
        <w:top w:val="single" w:sz="4" w:space="0" w:color="auto"/>
        <w:left w:val="single" w:sz="4" w:space="0" w:color="auto"/>
        <w:bottom w:val="single" w:sz="4" w:space="0" w:color="auto"/>
        <w:right w:val="single" w:sz="4" w:space="0" w:color="auto"/>
      </w:pBdr>
      <w:shd w:val="clear" w:color="CCFFFF" w:fill="92D050"/>
      <w:spacing w:before="100" w:beforeAutospacing="1" w:after="100" w:afterAutospacing="1"/>
      <w:jc w:val="center"/>
    </w:pPr>
    <w:rPr>
      <w:sz w:val="16"/>
      <w:szCs w:val="16"/>
      <w:lang w:val="en-IE" w:eastAsia="en-IE"/>
    </w:rPr>
  </w:style>
  <w:style w:type="character" w:customStyle="1" w:styleId="null1">
    <w:name w:val="null1"/>
    <w:basedOn w:val="DefaultParagraphFont"/>
    <w:rsid w:val="00B46C2C"/>
  </w:style>
  <w:style w:type="character" w:styleId="UnresolvedMention">
    <w:name w:val="Unresolved Mention"/>
    <w:basedOn w:val="DefaultParagraphFont"/>
    <w:uiPriority w:val="99"/>
    <w:semiHidden/>
    <w:unhideWhenUsed/>
    <w:rsid w:val="00B83C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50031">
      <w:bodyDiv w:val="1"/>
      <w:marLeft w:val="0"/>
      <w:marRight w:val="0"/>
      <w:marTop w:val="0"/>
      <w:marBottom w:val="0"/>
      <w:divBdr>
        <w:top w:val="none" w:sz="0" w:space="0" w:color="auto"/>
        <w:left w:val="none" w:sz="0" w:space="0" w:color="auto"/>
        <w:bottom w:val="none" w:sz="0" w:space="0" w:color="auto"/>
        <w:right w:val="none" w:sz="0" w:space="0" w:color="auto"/>
      </w:divBdr>
    </w:div>
    <w:div w:id="176165717">
      <w:bodyDiv w:val="1"/>
      <w:marLeft w:val="0"/>
      <w:marRight w:val="0"/>
      <w:marTop w:val="0"/>
      <w:marBottom w:val="0"/>
      <w:divBdr>
        <w:top w:val="none" w:sz="0" w:space="0" w:color="auto"/>
        <w:left w:val="none" w:sz="0" w:space="0" w:color="auto"/>
        <w:bottom w:val="none" w:sz="0" w:space="0" w:color="auto"/>
        <w:right w:val="none" w:sz="0" w:space="0" w:color="auto"/>
      </w:divBdr>
    </w:div>
    <w:div w:id="368841070">
      <w:bodyDiv w:val="1"/>
      <w:marLeft w:val="0"/>
      <w:marRight w:val="0"/>
      <w:marTop w:val="0"/>
      <w:marBottom w:val="0"/>
      <w:divBdr>
        <w:top w:val="none" w:sz="0" w:space="0" w:color="auto"/>
        <w:left w:val="none" w:sz="0" w:space="0" w:color="auto"/>
        <w:bottom w:val="none" w:sz="0" w:space="0" w:color="auto"/>
        <w:right w:val="none" w:sz="0" w:space="0" w:color="auto"/>
      </w:divBdr>
    </w:div>
    <w:div w:id="460460944">
      <w:bodyDiv w:val="1"/>
      <w:marLeft w:val="0"/>
      <w:marRight w:val="0"/>
      <w:marTop w:val="0"/>
      <w:marBottom w:val="0"/>
      <w:divBdr>
        <w:top w:val="none" w:sz="0" w:space="0" w:color="auto"/>
        <w:left w:val="none" w:sz="0" w:space="0" w:color="auto"/>
        <w:bottom w:val="none" w:sz="0" w:space="0" w:color="auto"/>
        <w:right w:val="none" w:sz="0" w:space="0" w:color="auto"/>
      </w:divBdr>
    </w:div>
    <w:div w:id="472143353">
      <w:bodyDiv w:val="1"/>
      <w:marLeft w:val="0"/>
      <w:marRight w:val="0"/>
      <w:marTop w:val="0"/>
      <w:marBottom w:val="0"/>
      <w:divBdr>
        <w:top w:val="none" w:sz="0" w:space="0" w:color="auto"/>
        <w:left w:val="none" w:sz="0" w:space="0" w:color="auto"/>
        <w:bottom w:val="none" w:sz="0" w:space="0" w:color="auto"/>
        <w:right w:val="none" w:sz="0" w:space="0" w:color="auto"/>
      </w:divBdr>
    </w:div>
    <w:div w:id="475605011">
      <w:bodyDiv w:val="1"/>
      <w:marLeft w:val="0"/>
      <w:marRight w:val="0"/>
      <w:marTop w:val="0"/>
      <w:marBottom w:val="0"/>
      <w:divBdr>
        <w:top w:val="none" w:sz="0" w:space="0" w:color="auto"/>
        <w:left w:val="none" w:sz="0" w:space="0" w:color="auto"/>
        <w:bottom w:val="none" w:sz="0" w:space="0" w:color="auto"/>
        <w:right w:val="none" w:sz="0" w:space="0" w:color="auto"/>
      </w:divBdr>
    </w:div>
    <w:div w:id="476847584">
      <w:bodyDiv w:val="1"/>
      <w:marLeft w:val="0"/>
      <w:marRight w:val="0"/>
      <w:marTop w:val="0"/>
      <w:marBottom w:val="0"/>
      <w:divBdr>
        <w:top w:val="none" w:sz="0" w:space="0" w:color="auto"/>
        <w:left w:val="none" w:sz="0" w:space="0" w:color="auto"/>
        <w:bottom w:val="none" w:sz="0" w:space="0" w:color="auto"/>
        <w:right w:val="none" w:sz="0" w:space="0" w:color="auto"/>
      </w:divBdr>
    </w:div>
    <w:div w:id="681053549">
      <w:bodyDiv w:val="1"/>
      <w:marLeft w:val="0"/>
      <w:marRight w:val="0"/>
      <w:marTop w:val="0"/>
      <w:marBottom w:val="0"/>
      <w:divBdr>
        <w:top w:val="none" w:sz="0" w:space="0" w:color="auto"/>
        <w:left w:val="none" w:sz="0" w:space="0" w:color="auto"/>
        <w:bottom w:val="none" w:sz="0" w:space="0" w:color="auto"/>
        <w:right w:val="none" w:sz="0" w:space="0" w:color="auto"/>
      </w:divBdr>
    </w:div>
    <w:div w:id="750156940">
      <w:bodyDiv w:val="1"/>
      <w:marLeft w:val="0"/>
      <w:marRight w:val="0"/>
      <w:marTop w:val="0"/>
      <w:marBottom w:val="0"/>
      <w:divBdr>
        <w:top w:val="none" w:sz="0" w:space="0" w:color="auto"/>
        <w:left w:val="none" w:sz="0" w:space="0" w:color="auto"/>
        <w:bottom w:val="none" w:sz="0" w:space="0" w:color="auto"/>
        <w:right w:val="none" w:sz="0" w:space="0" w:color="auto"/>
      </w:divBdr>
    </w:div>
    <w:div w:id="753016951">
      <w:bodyDiv w:val="1"/>
      <w:marLeft w:val="0"/>
      <w:marRight w:val="0"/>
      <w:marTop w:val="0"/>
      <w:marBottom w:val="0"/>
      <w:divBdr>
        <w:top w:val="none" w:sz="0" w:space="0" w:color="auto"/>
        <w:left w:val="none" w:sz="0" w:space="0" w:color="auto"/>
        <w:bottom w:val="none" w:sz="0" w:space="0" w:color="auto"/>
        <w:right w:val="none" w:sz="0" w:space="0" w:color="auto"/>
      </w:divBdr>
    </w:div>
    <w:div w:id="820852155">
      <w:bodyDiv w:val="1"/>
      <w:marLeft w:val="0"/>
      <w:marRight w:val="0"/>
      <w:marTop w:val="0"/>
      <w:marBottom w:val="0"/>
      <w:divBdr>
        <w:top w:val="none" w:sz="0" w:space="0" w:color="auto"/>
        <w:left w:val="none" w:sz="0" w:space="0" w:color="auto"/>
        <w:bottom w:val="none" w:sz="0" w:space="0" w:color="auto"/>
        <w:right w:val="none" w:sz="0" w:space="0" w:color="auto"/>
      </w:divBdr>
    </w:div>
    <w:div w:id="850417040">
      <w:bodyDiv w:val="1"/>
      <w:marLeft w:val="0"/>
      <w:marRight w:val="0"/>
      <w:marTop w:val="0"/>
      <w:marBottom w:val="0"/>
      <w:divBdr>
        <w:top w:val="none" w:sz="0" w:space="0" w:color="auto"/>
        <w:left w:val="none" w:sz="0" w:space="0" w:color="auto"/>
        <w:bottom w:val="none" w:sz="0" w:space="0" w:color="auto"/>
        <w:right w:val="none" w:sz="0" w:space="0" w:color="auto"/>
      </w:divBdr>
    </w:div>
    <w:div w:id="874389982">
      <w:bodyDiv w:val="1"/>
      <w:marLeft w:val="0"/>
      <w:marRight w:val="0"/>
      <w:marTop w:val="0"/>
      <w:marBottom w:val="0"/>
      <w:divBdr>
        <w:top w:val="none" w:sz="0" w:space="0" w:color="auto"/>
        <w:left w:val="none" w:sz="0" w:space="0" w:color="auto"/>
        <w:bottom w:val="none" w:sz="0" w:space="0" w:color="auto"/>
        <w:right w:val="none" w:sz="0" w:space="0" w:color="auto"/>
      </w:divBdr>
    </w:div>
    <w:div w:id="887575167">
      <w:bodyDiv w:val="1"/>
      <w:marLeft w:val="0"/>
      <w:marRight w:val="0"/>
      <w:marTop w:val="0"/>
      <w:marBottom w:val="0"/>
      <w:divBdr>
        <w:top w:val="none" w:sz="0" w:space="0" w:color="auto"/>
        <w:left w:val="none" w:sz="0" w:space="0" w:color="auto"/>
        <w:bottom w:val="none" w:sz="0" w:space="0" w:color="auto"/>
        <w:right w:val="none" w:sz="0" w:space="0" w:color="auto"/>
      </w:divBdr>
    </w:div>
    <w:div w:id="917905918">
      <w:bodyDiv w:val="1"/>
      <w:marLeft w:val="0"/>
      <w:marRight w:val="0"/>
      <w:marTop w:val="0"/>
      <w:marBottom w:val="0"/>
      <w:divBdr>
        <w:top w:val="none" w:sz="0" w:space="0" w:color="auto"/>
        <w:left w:val="none" w:sz="0" w:space="0" w:color="auto"/>
        <w:bottom w:val="none" w:sz="0" w:space="0" w:color="auto"/>
        <w:right w:val="none" w:sz="0" w:space="0" w:color="auto"/>
      </w:divBdr>
    </w:div>
    <w:div w:id="1074550752">
      <w:bodyDiv w:val="1"/>
      <w:marLeft w:val="0"/>
      <w:marRight w:val="0"/>
      <w:marTop w:val="0"/>
      <w:marBottom w:val="0"/>
      <w:divBdr>
        <w:top w:val="none" w:sz="0" w:space="0" w:color="auto"/>
        <w:left w:val="none" w:sz="0" w:space="0" w:color="auto"/>
        <w:bottom w:val="none" w:sz="0" w:space="0" w:color="auto"/>
        <w:right w:val="none" w:sz="0" w:space="0" w:color="auto"/>
      </w:divBdr>
    </w:div>
    <w:div w:id="1160077079">
      <w:bodyDiv w:val="1"/>
      <w:marLeft w:val="0"/>
      <w:marRight w:val="0"/>
      <w:marTop w:val="0"/>
      <w:marBottom w:val="0"/>
      <w:divBdr>
        <w:top w:val="none" w:sz="0" w:space="0" w:color="auto"/>
        <w:left w:val="none" w:sz="0" w:space="0" w:color="auto"/>
        <w:bottom w:val="none" w:sz="0" w:space="0" w:color="auto"/>
        <w:right w:val="none" w:sz="0" w:space="0" w:color="auto"/>
      </w:divBdr>
    </w:div>
    <w:div w:id="1181696217">
      <w:bodyDiv w:val="1"/>
      <w:marLeft w:val="0"/>
      <w:marRight w:val="0"/>
      <w:marTop w:val="0"/>
      <w:marBottom w:val="0"/>
      <w:divBdr>
        <w:top w:val="none" w:sz="0" w:space="0" w:color="auto"/>
        <w:left w:val="none" w:sz="0" w:space="0" w:color="auto"/>
        <w:bottom w:val="none" w:sz="0" w:space="0" w:color="auto"/>
        <w:right w:val="none" w:sz="0" w:space="0" w:color="auto"/>
      </w:divBdr>
    </w:div>
    <w:div w:id="1218667668">
      <w:bodyDiv w:val="1"/>
      <w:marLeft w:val="0"/>
      <w:marRight w:val="0"/>
      <w:marTop w:val="0"/>
      <w:marBottom w:val="0"/>
      <w:divBdr>
        <w:top w:val="none" w:sz="0" w:space="0" w:color="auto"/>
        <w:left w:val="none" w:sz="0" w:space="0" w:color="auto"/>
        <w:bottom w:val="none" w:sz="0" w:space="0" w:color="auto"/>
        <w:right w:val="none" w:sz="0" w:space="0" w:color="auto"/>
      </w:divBdr>
    </w:div>
    <w:div w:id="1254162668">
      <w:bodyDiv w:val="1"/>
      <w:marLeft w:val="0"/>
      <w:marRight w:val="0"/>
      <w:marTop w:val="0"/>
      <w:marBottom w:val="0"/>
      <w:divBdr>
        <w:top w:val="none" w:sz="0" w:space="0" w:color="auto"/>
        <w:left w:val="none" w:sz="0" w:space="0" w:color="auto"/>
        <w:bottom w:val="none" w:sz="0" w:space="0" w:color="auto"/>
        <w:right w:val="none" w:sz="0" w:space="0" w:color="auto"/>
      </w:divBdr>
    </w:div>
    <w:div w:id="1358047889">
      <w:bodyDiv w:val="1"/>
      <w:marLeft w:val="0"/>
      <w:marRight w:val="0"/>
      <w:marTop w:val="0"/>
      <w:marBottom w:val="0"/>
      <w:divBdr>
        <w:top w:val="none" w:sz="0" w:space="0" w:color="auto"/>
        <w:left w:val="none" w:sz="0" w:space="0" w:color="auto"/>
        <w:bottom w:val="none" w:sz="0" w:space="0" w:color="auto"/>
        <w:right w:val="none" w:sz="0" w:space="0" w:color="auto"/>
      </w:divBdr>
    </w:div>
    <w:div w:id="1716467378">
      <w:bodyDiv w:val="1"/>
      <w:marLeft w:val="0"/>
      <w:marRight w:val="0"/>
      <w:marTop w:val="0"/>
      <w:marBottom w:val="0"/>
      <w:divBdr>
        <w:top w:val="none" w:sz="0" w:space="0" w:color="auto"/>
        <w:left w:val="none" w:sz="0" w:space="0" w:color="auto"/>
        <w:bottom w:val="none" w:sz="0" w:space="0" w:color="auto"/>
        <w:right w:val="none" w:sz="0" w:space="0" w:color="auto"/>
      </w:divBdr>
    </w:div>
    <w:div w:id="1805198180">
      <w:bodyDiv w:val="1"/>
      <w:marLeft w:val="0"/>
      <w:marRight w:val="0"/>
      <w:marTop w:val="0"/>
      <w:marBottom w:val="0"/>
      <w:divBdr>
        <w:top w:val="none" w:sz="0" w:space="0" w:color="auto"/>
        <w:left w:val="none" w:sz="0" w:space="0" w:color="auto"/>
        <w:bottom w:val="none" w:sz="0" w:space="0" w:color="auto"/>
        <w:right w:val="none" w:sz="0" w:space="0" w:color="auto"/>
      </w:divBdr>
    </w:div>
    <w:div w:id="1840652750">
      <w:bodyDiv w:val="1"/>
      <w:marLeft w:val="0"/>
      <w:marRight w:val="0"/>
      <w:marTop w:val="0"/>
      <w:marBottom w:val="0"/>
      <w:divBdr>
        <w:top w:val="none" w:sz="0" w:space="0" w:color="auto"/>
        <w:left w:val="none" w:sz="0" w:space="0" w:color="auto"/>
        <w:bottom w:val="none" w:sz="0" w:space="0" w:color="auto"/>
        <w:right w:val="none" w:sz="0" w:space="0" w:color="auto"/>
      </w:divBdr>
    </w:div>
    <w:div w:id="1941139488">
      <w:bodyDiv w:val="1"/>
      <w:marLeft w:val="0"/>
      <w:marRight w:val="0"/>
      <w:marTop w:val="0"/>
      <w:marBottom w:val="0"/>
      <w:divBdr>
        <w:top w:val="none" w:sz="0" w:space="0" w:color="auto"/>
        <w:left w:val="none" w:sz="0" w:space="0" w:color="auto"/>
        <w:bottom w:val="none" w:sz="0" w:space="0" w:color="auto"/>
        <w:right w:val="none" w:sz="0" w:space="0" w:color="auto"/>
      </w:divBdr>
    </w:div>
    <w:div w:id="2000649132">
      <w:bodyDiv w:val="1"/>
      <w:marLeft w:val="0"/>
      <w:marRight w:val="0"/>
      <w:marTop w:val="0"/>
      <w:marBottom w:val="0"/>
      <w:divBdr>
        <w:top w:val="none" w:sz="0" w:space="0" w:color="auto"/>
        <w:left w:val="none" w:sz="0" w:space="0" w:color="auto"/>
        <w:bottom w:val="none" w:sz="0" w:space="0" w:color="auto"/>
        <w:right w:val="none" w:sz="0" w:space="0" w:color="auto"/>
      </w:divBdr>
    </w:div>
    <w:div w:id="2129271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allianzms.sharepoint.com/:f:/r/teams/IE0055-5607160/Shared%20Documents/02.%20Product%20Specs/RIF/Platform?csf=1&amp;web=1&amp;e=IRvEAp"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1/relationships/commentsExtended" Target="commentsExtended.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comments" Target="comments.xml"/><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8191d0c-7dba-4e67-bc1a-944c7ecd7586" xsi:nil="true"/>
    <MailPreviewData xmlns="88191d0c-7dba-4e67-bc1a-944c7ecd7586" xsi:nil="true"/>
    <DossierOwner xmlns="88191d0c-7dba-4e67-bc1a-944c7ecd7586">
      <UserInfo>
        <DisplayName/>
        <AccountId xsi:nil="true"/>
        <AccountType/>
      </UserInfo>
    </DossierOwner>
    <ContractExpirationDate xmlns="88191d0c-7dba-4e67-bc1a-944c7ecd7586" xsi:nil="true"/>
    <_dlc_DocIdUrl xmlns="88191d0c-7dba-4e67-bc1a-944c7ecd7586">
      <Url>https://allianzms.sharepoint.com/teams/IE0055-5607160/_layouts/15/DocIdRedir.aspx?ID=6YDFMZY2EF2N-31765008-9080</Url>
      <Description>6YDFMZY2EF2N-31765008-9080</Description>
    </_dlc_DocIdUrl>
    <TaxCatchAllLabel xmlns="88191d0c-7dba-4e67-bc1a-944c7ecd7586" xsi:nil="true"/>
    <_dlc_DocId xmlns="88191d0c-7dba-4e67-bc1a-944c7ecd7586">6YDFMZY2EF2N-31765008-9080</_dlc_DocId>
    <DossierStatus xmlns="88191d0c-7dba-4e67-bc1a-944c7ecd7586" xsi:nil="true"/>
    <_dlc_DocIdPersistId xmlns="88191d0c-7dba-4e67-bc1a-944c7ecd7586" xsi:nil="true"/>
    <p8f08ef432a74a0e8bf56ecede9e5f28 xmlns="88191d0c-7dba-4e67-bc1a-944c7ecd7586">
      <Terms xmlns="http://schemas.microsoft.com/office/infopath/2007/PartnerControls"/>
    </p8f08ef432a74a0e8bf56ecede9e5f28>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D91F6978924414791F400D21D594A3E" ma:contentTypeVersion="32" ma:contentTypeDescription="Create a new document." ma:contentTypeScope="" ma:versionID="5e32e9f264872c5f0496175fdcb7a0e2">
  <xsd:schema xmlns:xsd="http://www.w3.org/2001/XMLSchema" xmlns:xs="http://www.w3.org/2001/XMLSchema" xmlns:p="http://schemas.microsoft.com/office/2006/metadata/properties" xmlns:ns1="http://schemas.microsoft.com/sharepoint/v3" xmlns:ns2="88191d0c-7dba-4e67-bc1a-944c7ecd7586" xmlns:ns3="b10e1e99-703b-43cc-b71b-232994c6b594" targetNamespace="http://schemas.microsoft.com/office/2006/metadata/properties" ma:root="true" ma:fieldsID="4a1eb65c9d228cdd8ae15465f8fe64d2" ns1:_="" ns2:_="" ns3:_="">
    <xsd:import namespace="http://schemas.microsoft.com/sharepoint/v3"/>
    <xsd:import namespace="88191d0c-7dba-4e67-bc1a-944c7ecd7586"/>
    <xsd:import namespace="b10e1e99-703b-43cc-b71b-232994c6b594"/>
    <xsd:element name="properties">
      <xsd:complexType>
        <xsd:sequence>
          <xsd:element name="documentManagement">
            <xsd:complexType>
              <xsd:all>
                <xsd:element ref="ns2:_dlc_DocId" minOccurs="0"/>
                <xsd:element ref="ns2:_dlc_DocIdUrl" minOccurs="0"/>
                <xsd:element ref="ns2:_dlc_DocIdPersistId" minOccurs="0"/>
                <xsd:element ref="ns2:DossierOwner" minOccurs="0"/>
                <xsd:element ref="ns2:DossierStatus" minOccurs="0"/>
                <xsd:element ref="ns2:p8f08ef432a74a0e8bf56ecede9e5f28" minOccurs="0"/>
                <xsd:element ref="ns2:TaxCatchAll" minOccurs="0"/>
                <xsd:element ref="ns2:TaxCatchAllLabel" minOccurs="0"/>
                <xsd:element ref="ns2:MailPreviewData" minOccurs="0"/>
                <xsd:element ref="ns3:MediaServiceMetadata" minOccurs="0"/>
                <xsd:element ref="ns3:MediaServiceFastMetadata" minOccurs="0"/>
                <xsd:element ref="ns3:MediaServiceObjectDetectorVersions" minOccurs="0"/>
                <xsd:element ref="ns1:_ip_UnifiedCompliancePolicyProperties" minOccurs="0"/>
                <xsd:element ref="ns1:_ip_UnifiedCompliancePolicyUIAction" minOccurs="0"/>
                <xsd:element ref="ns2:ContractExpirationDate" minOccurs="0"/>
                <xsd:element ref="ns2:SharedWithUsers" minOccurs="0"/>
                <xsd:element ref="ns2:SharedWithDetails"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191d0c-7dba-4e67-bc1a-944c7ecd7586"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DossierOwner" ma:index="11" nillable="true" ma:displayName="Dossier owner(s)" ma:description="Person(s) owning the dossier." ma:hidden="true" ma:internalName="DossierOwn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ssierStatus" ma:index="12" nillable="true" ma:displayName="Dossier Status" ma:description="Indicate the status of the dossier." ma:hidden="true" ma:internalName="DossierStatus" ma:readOnly="false">
      <xsd:simpleType>
        <xsd:restriction base="dms:Choice">
          <xsd:enumeration value="Open"/>
          <xsd:enumeration value="Closed"/>
        </xsd:restriction>
      </xsd:simpleType>
    </xsd:element>
    <xsd:element name="p8f08ef432a74a0e8bf56ecede9e5f28" ma:index="13" nillable="true" ma:taxonomy="true" ma:internalName="p8f08ef432a74a0e8bf56ecede9e5f28" ma:taxonomyFieldName="Document_Class" ma:displayName="Document Class" ma:readOnly="false" ma:fieldId="{98f08ef4-32a7-4a0e-8bf5-6ecede9e5f28}" ma:sspId="10820af1-e82f-496e-bbcb-d9502914b7b2" ma:termSetId="a8fe5516-3f25-4a18-9fe8-9ec61fcfebb7" ma:anchorId="f3769284-ebf9-45c0-9e0f-a19a2a60e5c6" ma:open="false" ma:isKeyword="false">
      <xsd:complexType>
        <xsd:sequence>
          <xsd:element ref="pc:Terms" minOccurs="0" maxOccurs="1"/>
        </xsd:sequence>
      </xsd:complexType>
    </xsd:element>
    <xsd:element name="TaxCatchAll" ma:index="14" nillable="true" ma:displayName="Taxonomy Catch All Column" ma:hidden="true" ma:list="{c1873445-179c-4524-9905-54561f7d0b8e}" ma:internalName="TaxCatchAll" ma:showField="CatchAllData" ma:web="88191d0c-7dba-4e67-bc1a-944c7ecd7586">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hidden="true" ma:list="{c1873445-179c-4524-9905-54561f7d0b8e}" ma:internalName="TaxCatchAllLabel" ma:readOnly="true" ma:showField="CatchAllDataLabel" ma:web="88191d0c-7dba-4e67-bc1a-944c7ecd7586">
      <xsd:complexType>
        <xsd:complexContent>
          <xsd:extension base="dms:MultiChoiceLookup">
            <xsd:sequence>
              <xsd:element name="Value" type="dms:Lookup" maxOccurs="unbounded" minOccurs="0" nillable="true"/>
            </xsd:sequence>
          </xsd:extension>
        </xsd:complexContent>
      </xsd:complexType>
    </xsd:element>
    <xsd:element name="MailPreviewData" ma:index="17" nillable="true" ma:displayName="Mail Preview" ma:description="File preview for harmonie" ma:hidden="true" ma:internalName="MailPreviewData" ma:readOnly="false">
      <xsd:simpleType>
        <xsd:restriction base="dms:Note"/>
      </xsd:simpleType>
    </xsd:element>
    <xsd:element name="ContractExpirationDate" ma:index="23" nillable="true" ma:displayName="Expiry Date" ma:description="The formal expiration date of the subject, either according to the contractual agreement or because a termination has become (legally) effective. " ma:format="DateOnly" ma:hidden="true" ma:internalName="ContractExpirationDate" ma:readOnly="false">
      <xsd:simpleType>
        <xsd:restriction base="dms:DateTime"/>
      </xsd:simpleType>
    </xsd:element>
    <xsd:element name="SharedWithUsers" ma:index="2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10e1e99-703b-43cc-b71b-232994c6b594" elementFormDefault="qualified">
    <xsd:import namespace="http://schemas.microsoft.com/office/2006/documentManagement/types"/>
    <xsd:import namespace="http://schemas.microsoft.com/office/infopath/2007/PartnerControls"/>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OCR" ma:index="26" nillable="true" ma:displayName="Extracted Text" ma:internalName="MediaServiceOCR" ma:readOnly="true">
      <xsd:simpleType>
        <xsd:restriction base="dms:Note">
          <xsd:maxLength value="255"/>
        </xsd:restriction>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EventHashCode" ma:index="28" nillable="true" ma:displayName="MediaServiceEventHashCode" ma:hidden="true" ma:internalName="MediaServiceEventHashCode"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ateTaken" ma:index="30" nillable="true" ma:displayName="MediaServiceDateTaken" ma:hidden="true" ma:indexed="true" ma:internalName="MediaServiceDateTaken" ma:readOnly="true">
      <xsd:simpleType>
        <xsd:restriction base="dms:Text"/>
      </xsd:simpleType>
    </xsd:element>
    <xsd:element name="MediaLengthInSeconds" ma:index="3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E62175-697A-4675-AE81-5BD27D2C2338}">
  <ds:schemaRefs>
    <ds:schemaRef ds:uri="http://schemas.microsoft.com/office/2006/metadata/properties"/>
    <ds:schemaRef ds:uri="http://schemas.microsoft.com/office/infopath/2007/PartnerControls"/>
    <ds:schemaRef ds:uri="88191d0c-7dba-4e67-bc1a-944c7ecd7586"/>
    <ds:schemaRef ds:uri="http://schemas.microsoft.com/sharepoint/v3"/>
  </ds:schemaRefs>
</ds:datastoreItem>
</file>

<file path=customXml/itemProps2.xml><?xml version="1.0" encoding="utf-8"?>
<ds:datastoreItem xmlns:ds="http://schemas.openxmlformats.org/officeDocument/2006/customXml" ds:itemID="{B0BE278B-3A36-4CCC-A499-E20ECDCFE4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8191d0c-7dba-4e67-bc1a-944c7ecd7586"/>
    <ds:schemaRef ds:uri="b10e1e99-703b-43cc-b71b-232994c6b5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9DA8789-5E15-40F7-9404-AAEEBA72FC27}">
  <ds:schemaRefs>
    <ds:schemaRef ds:uri="http://schemas.microsoft.com/sharepoint/events"/>
  </ds:schemaRefs>
</ds:datastoreItem>
</file>

<file path=customXml/itemProps4.xml><?xml version="1.0" encoding="utf-8"?>
<ds:datastoreItem xmlns:ds="http://schemas.openxmlformats.org/officeDocument/2006/customXml" ds:itemID="{224C5C0D-9E9F-4394-A263-3BAEB08E83A5}">
  <ds:schemaRefs>
    <ds:schemaRef ds:uri="http://schemas.microsoft.com/sharepoint/v3/contenttype/forms"/>
  </ds:schemaRefs>
</ds:datastoreItem>
</file>

<file path=customXml/itemProps5.xml><?xml version="1.0" encoding="utf-8"?>
<ds:datastoreItem xmlns:ds="http://schemas.openxmlformats.org/officeDocument/2006/customXml" ds:itemID="{1AFCF1AD-E893-4A5C-93E4-D2315827A3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5499</Words>
  <Characters>26454</Characters>
  <Application>Microsoft Office Word</Application>
  <DocSecurity>0</DocSecurity>
  <Lines>2404</Lines>
  <Paragraphs>1681</Paragraphs>
  <ScaleCrop>false</ScaleCrop>
  <HeadingPairs>
    <vt:vector size="2" baseType="variant">
      <vt:variant>
        <vt:lpstr>Title</vt:lpstr>
      </vt:variant>
      <vt:variant>
        <vt:i4>1</vt:i4>
      </vt:variant>
    </vt:vector>
  </HeadingPairs>
  <TitlesOfParts>
    <vt:vector size="1" baseType="lpstr">
      <vt:lpstr/>
    </vt:vector>
  </TitlesOfParts>
  <Company>Allianz</Company>
  <LinksUpToDate>false</LinksUpToDate>
  <CharactersWithSpaces>30272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Gannon, Hugh (Allianz Global Life)</dc:creator>
  <cp:keywords/>
  <dc:description/>
  <cp:lastModifiedBy>Gannon, Hugh (Allianz Global Life)</cp:lastModifiedBy>
  <cp:revision>7</cp:revision>
  <dcterms:created xsi:type="dcterms:W3CDTF">2026-07-24T13:22:00Z</dcterms:created>
  <dcterms:modified xsi:type="dcterms:W3CDTF">2026-09-02T13:05:00Z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63bc15e-e7bf-41c1-bdb3-03882d8a2e2c_Enabled">
    <vt:lpwstr>true</vt:lpwstr>
  </property>
  <property fmtid="{D5CDD505-2E9C-101B-9397-08002B2CF9AE}" pid="3" name="MSIP_Label_863bc15e-e7bf-41c1-bdb3-03882d8a2e2c_SetDate">
    <vt:lpwstr>2024-02-19T10:30:35Z</vt:lpwstr>
  </property>
  <property fmtid="{D5CDD505-2E9C-101B-9397-08002B2CF9AE}" pid="4" name="MSIP_Label_863bc15e-e7bf-41c1-bdb3-03882d8a2e2c_Method">
    <vt:lpwstr>Privileged</vt:lpwstr>
  </property>
  <property fmtid="{D5CDD505-2E9C-101B-9397-08002B2CF9AE}" pid="5" name="MSIP_Label_863bc15e-e7bf-41c1-bdb3-03882d8a2e2c_Name">
    <vt:lpwstr>863bc15e-e7bf-41c1-bdb3-03882d8a2e2c</vt:lpwstr>
  </property>
  <property fmtid="{D5CDD505-2E9C-101B-9397-08002B2CF9AE}" pid="6" name="MSIP_Label_863bc15e-e7bf-41c1-bdb3-03882d8a2e2c_SiteId">
    <vt:lpwstr>6e06e42d-6925-47c6-b9e7-9581c7ca302a</vt:lpwstr>
  </property>
  <property fmtid="{D5CDD505-2E9C-101B-9397-08002B2CF9AE}" pid="7" name="MSIP_Label_863bc15e-e7bf-41c1-bdb3-03882d8a2e2c_ActionId">
    <vt:lpwstr>9ad3eb16-fb7b-4858-8e6e-e5c7edfe8c2d</vt:lpwstr>
  </property>
  <property fmtid="{D5CDD505-2E9C-101B-9397-08002B2CF9AE}" pid="8" name="MSIP_Label_863bc15e-e7bf-41c1-bdb3-03882d8a2e2c_ContentBits">
    <vt:lpwstr>1</vt:lpwstr>
  </property>
  <property fmtid="{D5CDD505-2E9C-101B-9397-08002B2CF9AE}" pid="9" name="ContentTypeId">
    <vt:lpwstr>0x010100CD91F6978924414791F400D21D594A3E</vt:lpwstr>
  </property>
  <property fmtid="{D5CDD505-2E9C-101B-9397-08002B2CF9AE}" pid="10" name="Contract_Type">
    <vt:lpwstr/>
  </property>
  <property fmtid="{D5CDD505-2E9C-101B-9397-08002B2CF9AE}" pid="11" name="Document_Class">
    <vt:lpwstr/>
  </property>
  <property fmtid="{D5CDD505-2E9C-101B-9397-08002B2CF9AE}" pid="12" name="DossierDepartment">
    <vt:lpwstr/>
  </property>
  <property fmtid="{D5CDD505-2E9C-101B-9397-08002B2CF9AE}" pid="13" name="AllianzContractingParties">
    <vt:lpwstr/>
  </property>
  <property fmtid="{D5CDD505-2E9C-101B-9397-08002B2CF9AE}" pid="14" name="ma7b428390fe40c3b3d8b7af449e714b">
    <vt:lpwstr/>
  </property>
  <property fmtid="{D5CDD505-2E9C-101B-9397-08002B2CF9AE}" pid="15" name="ga59c799abf245578f962211bc5f9e69">
    <vt:lpwstr/>
  </property>
  <property fmtid="{D5CDD505-2E9C-101B-9397-08002B2CF9AE}" pid="16" name="p32bb3fe03c6406096897a8ed08b5736">
    <vt:lpwstr/>
  </property>
  <property fmtid="{D5CDD505-2E9C-101B-9397-08002B2CF9AE}" pid="17" name="db9c6427edb84fd088a84e0c332473eb">
    <vt:lpwstr/>
  </property>
  <property fmtid="{D5CDD505-2E9C-101B-9397-08002B2CF9AE}" pid="18" name="hrmSubject">
    <vt:lpwstr>Untitled</vt:lpwstr>
  </property>
  <property fmtid="{D5CDD505-2E9C-101B-9397-08002B2CF9AE}" pid="19" name="hrmTo">
    <vt:lpwstr>NA</vt:lpwstr>
  </property>
  <property fmtid="{D5CDD505-2E9C-101B-9397-08002B2CF9AE}" pid="20" name="MediaServiceImageTags">
    <vt:lpwstr/>
  </property>
  <property fmtid="{D5CDD505-2E9C-101B-9397-08002B2CF9AE}" pid="21" name="ConversationID">
    <vt:lpwstr>isTrue</vt:lpwstr>
  </property>
  <property fmtid="{D5CDD505-2E9C-101B-9397-08002B2CF9AE}" pid="22" name="lcf76f155ced4ddcb4097134ff3c332f">
    <vt:lpwstr/>
  </property>
  <property fmtid="{D5CDD505-2E9C-101B-9397-08002B2CF9AE}" pid="23" name="ldb75da6076e4b4f86a8bd3bf27a7de1">
    <vt:lpwstr/>
  </property>
  <property fmtid="{D5CDD505-2E9C-101B-9397-08002B2CF9AE}" pid="24" name="f737e0e0de904e9f8d941eea0e30b6fd">
    <vt:lpwstr/>
  </property>
  <property fmtid="{D5CDD505-2E9C-101B-9397-08002B2CF9AE}" pid="25" name="Order">
    <vt:r8>14827800</vt:r8>
  </property>
  <property fmtid="{D5CDD505-2E9C-101B-9397-08002B2CF9AE}" pid="26" name="xd_ProgID">
    <vt:lpwstr/>
  </property>
  <property fmtid="{D5CDD505-2E9C-101B-9397-08002B2CF9AE}" pid="27" name="DocumentSetDescription">
    <vt:lpwstr/>
  </property>
  <property fmtid="{D5CDD505-2E9C-101B-9397-08002B2CF9AE}" pid="28" name="ComplianceAssetId">
    <vt:lpwstr/>
  </property>
  <property fmtid="{D5CDD505-2E9C-101B-9397-08002B2CF9AE}" pid="29" name="TemplateUrl">
    <vt:lpwstr/>
  </property>
  <property fmtid="{D5CDD505-2E9C-101B-9397-08002B2CF9AE}" pid="30" name="DossierConfidentiality">
    <vt:lpwstr/>
  </property>
  <property fmtid="{D5CDD505-2E9C-101B-9397-08002B2CF9AE}" pid="31" name="_ExtendedDescription">
    <vt:lpwstr/>
  </property>
  <property fmtid="{D5CDD505-2E9C-101B-9397-08002B2CF9AE}" pid="32" name="TriggerFlowInfo">
    <vt:lpwstr/>
  </property>
  <property fmtid="{D5CDD505-2E9C-101B-9397-08002B2CF9AE}" pid="33" name="xd_Signature">
    <vt:bool>false</vt:bool>
  </property>
  <property fmtid="{D5CDD505-2E9C-101B-9397-08002B2CF9AE}" pid="34" name="docLang">
    <vt:lpwstr>en</vt:lpwstr>
  </property>
  <property fmtid="{D5CDD505-2E9C-101B-9397-08002B2CF9AE}" pid="35" name="_dlc_DocIdItemGuid">
    <vt:lpwstr>0cf03654-33ad-4226-a270-5c486072ce47</vt:lpwstr>
  </property>
</Properties>
</file>